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ns1="http://schemas.openxmlformats.org/markup-compatibility/2006" xmlns:ns10="urn:schemas-microsoft-com:vml" xmlns:ns11="urn:schemas-microsoft-com:office:office" xmlns:ns12="urn:schemas-microsoft-com:office:word" xmlns:ns13="http://schemas.openxmlformats.org/officeDocument/2006/math" xmlns:ns14="http://schemas.microsoft.com/office/drawing/2018/sketchyshapes"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Shape" xmlns:w="http://schemas.openxmlformats.org/wordprocessingml/2006/main" ns1:Ignorable="w14 w15 w16se w16cid w16 w16cex w16sdtdh w16sdtfl w16du wp14">
  <w:body>
    <w:p ns2:paraId="75161E4B" ns2:textId="5409389C" w:rsidR="00012538" w:rsidRPr="00D333AA" w:rsidRDefault="00012538" w:rsidP="00012538">
      <w:pPr>
        <w:pBdr>
          <w:top w:val="nil"/>
          <w:left w:val="nil"/>
          <w:bottom w:val="nil"/>
          <w:right w:val="nil"/>
          <w:between w:val="nil"/>
        </w:pBdr>
        <w:spacing w:before="0" w:line="240" w:lineRule="auto"/>
        <w:ind w:firstLine="0"/>
        <w:jc w:val="center"/>
        <w:rPr>
          <w:b/>
          <w:color w:val="000000"/>
        </w:rPr>
      </w:pPr>
      <w:r w:rsidRPr="00D333AA">
        <w:rPr>
          <w:b/>
          <w:bCs/>
          <w:color w:val="FF0000"/>
        </w:rPr>
        <w:t>Shervice:</w:t>
      </w:r>
      <w:r w:rsidR="780751E0" w:rsidRPr="00D333AA">
        <w:rPr>
          <w:b/>
          <w:bCs/>
          <w:color w:val="FF0000"/>
        </w:rPr>
        <w:t xml:space="preserve"> A</w:t>
      </w:r>
      <w:r w:rsidRPr="00D333AA">
        <w:rPr>
          <w:b/>
          <w:bCs/>
          <w:color w:val="FF0000"/>
        </w:rPr>
        <w:t xml:space="preserve"> </w:t>
      </w:r>
      <w:r w:rsidR="00C165B7" w:rsidRPr="00D333AA">
        <w:rPr>
          <w:b/>
          <w:bCs/>
          <w:color w:val="FF0000"/>
        </w:rPr>
        <w:t>GT LANTIN Shuttle Service Management System with Driver Performance Analytics and Predictive</w:t>
      </w:r>
      <w:r w:rsidR="00C909CE" w:rsidRPr="00D333AA">
        <w:rPr>
          <w:b/>
          <w:bCs/>
          <w:color w:val="FF0000"/>
        </w:rPr>
        <w:t xml:space="preserve"> Maintenance</w:t>
      </w:r>
    </w:p>
    <w:p ns2:paraId="6C951476" ns2:textId="77777777" w:rsidR="00012538" w:rsidRPr="00D333AA" w:rsidRDefault="00012538" w:rsidP="00012538">
      <w:pPr>
        <w:pBdr>
          <w:top w:val="nil"/>
          <w:left w:val="nil"/>
          <w:bottom w:val="nil"/>
          <w:right w:val="nil"/>
          <w:between w:val="nil"/>
        </w:pBdr>
        <w:spacing w:before="0" w:line="240" w:lineRule="auto"/>
        <w:ind w:firstLine="0"/>
        <w:jc w:val="center"/>
        <w:rPr>
          <w:b/>
          <w:color w:val="000000"/>
          <w:szCs w:val="26"/>
        </w:rPr>
      </w:pPr>
    </w:p>
    <w:p ns2:paraId="2E3EDE64" ns2:textId="77777777" w:rsidR="00012538" w:rsidRPr="00D333AA" w:rsidRDefault="00012538" w:rsidP="00012538">
      <w:pPr>
        <w:pBdr>
          <w:top w:val="nil"/>
          <w:left w:val="nil"/>
          <w:bottom w:val="nil"/>
          <w:right w:val="nil"/>
          <w:between w:val="nil"/>
        </w:pBdr>
        <w:spacing w:before="0" w:line="240" w:lineRule="auto"/>
        <w:ind w:firstLine="0"/>
        <w:jc w:val="center"/>
        <w:rPr>
          <w:b/>
          <w:color w:val="000000"/>
          <w:szCs w:val="26"/>
        </w:rPr>
      </w:pPr>
    </w:p>
    <w:p ns2:paraId="3CE66EFB" ns2:textId="77777777" w:rsidR="00012538" w:rsidRPr="00D333AA" w:rsidRDefault="00012538" w:rsidP="00012538">
      <w:pPr>
        <w:pBdr>
          <w:top w:val="nil"/>
          <w:left w:val="nil"/>
          <w:bottom w:val="nil"/>
          <w:right w:val="nil"/>
          <w:between w:val="nil"/>
        </w:pBdr>
        <w:spacing w:before="0" w:line="240" w:lineRule="auto"/>
        <w:ind w:firstLine="0"/>
        <w:jc w:val="center"/>
        <w:rPr>
          <w:color w:val="000000"/>
          <w:szCs w:val="26"/>
          <w:lang w:val="en-PH"/>
        </w:rPr>
      </w:pPr>
      <w:r w:rsidRPr="00D333AA">
        <w:rPr>
          <w:color w:val="000000"/>
          <w:szCs w:val="26"/>
          <w:lang w:val="en-PH"/>
        </w:rPr>
        <w:t>A Capstone Project</w:t>
      </w:r>
    </w:p>
    <w:p ns2:paraId="6F3C660D" ns2:textId="77777777" w:rsidR="00012538" w:rsidRPr="00D333AA" w:rsidRDefault="00012538" w:rsidP="00012538">
      <w:pPr>
        <w:pBdr>
          <w:top w:val="nil"/>
          <w:left w:val="nil"/>
          <w:bottom w:val="nil"/>
          <w:right w:val="nil"/>
          <w:between w:val="nil"/>
        </w:pBdr>
        <w:spacing w:before="0" w:line="240" w:lineRule="auto"/>
        <w:ind w:firstLine="0"/>
        <w:jc w:val="center"/>
        <w:rPr>
          <w:color w:val="000000"/>
          <w:szCs w:val="26"/>
          <w:lang w:val="en-PH"/>
        </w:rPr>
      </w:pPr>
      <w:r w:rsidRPr="00D333AA">
        <w:rPr>
          <w:color w:val="000000"/>
          <w:szCs w:val="26"/>
          <w:lang w:val="en-PH"/>
        </w:rPr>
        <w:t>Presented to the Faculty of</w:t>
      </w:r>
    </w:p>
    <w:p ns2:paraId="7B23FCE0" ns2:textId="77777777" w:rsidR="00012538" w:rsidRPr="00D333AA" w:rsidRDefault="00012538" w:rsidP="00012538">
      <w:pPr>
        <w:pBdr>
          <w:top w:val="nil"/>
          <w:left w:val="nil"/>
          <w:bottom w:val="nil"/>
          <w:right w:val="nil"/>
          <w:between w:val="nil"/>
        </w:pBdr>
        <w:spacing w:before="0" w:line="240" w:lineRule="auto"/>
        <w:ind w:firstLine="0"/>
        <w:jc w:val="center"/>
        <w:rPr>
          <w:color w:val="000000"/>
          <w:szCs w:val="26"/>
          <w:lang w:val="en-PH"/>
        </w:rPr>
      </w:pPr>
      <w:r w:rsidRPr="00D333AA">
        <w:rPr>
          <w:color w:val="000000"/>
          <w:szCs w:val="26"/>
          <w:lang w:val="en-PH"/>
        </w:rPr>
        <w:t>College of Informatics and Computing Sciences</w:t>
      </w:r>
    </w:p>
    <w:p ns2:paraId="2EA91CD4" ns2:textId="77777777" w:rsidR="00012538" w:rsidRPr="00D333AA" w:rsidRDefault="00012538" w:rsidP="00012538">
      <w:pPr>
        <w:pBdr>
          <w:top w:val="nil"/>
          <w:left w:val="nil"/>
          <w:bottom w:val="nil"/>
          <w:right w:val="nil"/>
          <w:between w:val="nil"/>
        </w:pBdr>
        <w:spacing w:before="0" w:line="240" w:lineRule="auto"/>
        <w:ind w:firstLine="0"/>
        <w:jc w:val="center"/>
        <w:rPr>
          <w:color w:val="000000"/>
          <w:szCs w:val="26"/>
          <w:lang w:val="en-PH"/>
        </w:rPr>
      </w:pPr>
      <w:r w:rsidRPr="00D333AA">
        <w:rPr>
          <w:color w:val="000000"/>
          <w:szCs w:val="26"/>
          <w:lang w:val="en-PH"/>
        </w:rPr>
        <w:t>BATANGAS STATE UNIVERSITY</w:t>
      </w:r>
    </w:p>
    <w:p ns2:paraId="28C3C9CF" ns2:textId="77777777" w:rsidR="00012538" w:rsidRPr="00D333AA" w:rsidRDefault="00012538" w:rsidP="00012538">
      <w:pPr>
        <w:pBdr>
          <w:top w:val="nil"/>
          <w:left w:val="nil"/>
          <w:bottom w:val="nil"/>
          <w:right w:val="nil"/>
          <w:between w:val="nil"/>
        </w:pBdr>
        <w:spacing w:before="0" w:line="240" w:lineRule="auto"/>
        <w:ind w:firstLine="0"/>
        <w:jc w:val="center"/>
        <w:rPr>
          <w:color w:val="000000"/>
          <w:szCs w:val="26"/>
          <w:lang w:val="en-PH"/>
        </w:rPr>
      </w:pPr>
      <w:r w:rsidRPr="00D333AA">
        <w:rPr>
          <w:color w:val="000000"/>
          <w:szCs w:val="26"/>
          <w:lang w:val="en-PH"/>
        </w:rPr>
        <w:t>The National Engineering University</w:t>
      </w:r>
    </w:p>
    <w:p ns2:paraId="7A21C70A" ns2:textId="77777777" w:rsidR="00012538" w:rsidRPr="00D333AA" w:rsidRDefault="00012538" w:rsidP="00012538">
      <w:pPr>
        <w:pBdr>
          <w:top w:val="nil"/>
          <w:left w:val="nil"/>
          <w:bottom w:val="nil"/>
          <w:right w:val="nil"/>
          <w:between w:val="nil"/>
        </w:pBdr>
        <w:spacing w:before="0" w:line="240" w:lineRule="auto"/>
        <w:ind w:firstLine="0"/>
        <w:jc w:val="center"/>
        <w:rPr>
          <w:color w:val="000000"/>
          <w:szCs w:val="26"/>
          <w:lang w:val="en-PH"/>
        </w:rPr>
      </w:pPr>
      <w:r w:rsidRPr="00D333AA">
        <w:rPr>
          <w:color w:val="000000"/>
          <w:szCs w:val="26"/>
          <w:lang w:val="en-PH"/>
        </w:rPr>
        <w:t>Lipa City</w:t>
      </w:r>
    </w:p>
    <w:p ns2:paraId="7CDDB75A" ns2:textId="77777777" w:rsidR="00012538" w:rsidRPr="00D333AA" w:rsidRDefault="00012538" w:rsidP="00012538">
      <w:pPr>
        <w:pBdr>
          <w:top w:val="nil"/>
          <w:left w:val="nil"/>
          <w:bottom w:val="nil"/>
          <w:right w:val="nil"/>
          <w:between w:val="nil"/>
        </w:pBdr>
        <w:spacing w:before="0" w:line="240" w:lineRule="auto"/>
        <w:ind w:firstLine="0"/>
        <w:jc w:val="center"/>
        <w:rPr>
          <w:b/>
          <w:color w:val="000000"/>
          <w:szCs w:val="26"/>
        </w:rPr>
      </w:pPr>
    </w:p>
    <w:p ns2:paraId="60CFE71D" ns2:textId="77777777" w:rsidR="00012538" w:rsidRPr="00D333AA" w:rsidRDefault="00012538" w:rsidP="00012538">
      <w:pPr>
        <w:pBdr>
          <w:top w:val="nil"/>
          <w:left w:val="nil"/>
          <w:bottom w:val="nil"/>
          <w:right w:val="nil"/>
          <w:between w:val="nil"/>
        </w:pBdr>
        <w:spacing w:before="0" w:line="240" w:lineRule="auto"/>
        <w:ind w:firstLine="0"/>
        <w:jc w:val="center"/>
        <w:rPr>
          <w:b/>
          <w:color w:val="000000"/>
          <w:szCs w:val="26"/>
        </w:rPr>
      </w:pPr>
    </w:p>
    <w:p ns2:paraId="22E22146" ns2:textId="77777777" w:rsidR="00012538" w:rsidRPr="00D333AA" w:rsidRDefault="00012538" w:rsidP="00012538">
      <w:pPr>
        <w:pBdr>
          <w:top w:val="nil"/>
          <w:left w:val="nil"/>
          <w:bottom w:val="nil"/>
          <w:right w:val="nil"/>
          <w:between w:val="nil"/>
        </w:pBdr>
        <w:spacing w:before="0" w:line="240" w:lineRule="auto"/>
        <w:ind w:firstLine="0"/>
        <w:jc w:val="center"/>
        <w:rPr>
          <w:b/>
          <w:color w:val="000000"/>
          <w:szCs w:val="26"/>
        </w:rPr>
      </w:pPr>
    </w:p>
    <w:p ns2:paraId="582336D2" ns2:textId="77777777" w:rsidR="00012538" w:rsidRPr="00D333AA" w:rsidRDefault="00012538" w:rsidP="00012538">
      <w:pPr>
        <w:pBdr>
          <w:top w:val="nil"/>
          <w:left w:val="nil"/>
          <w:bottom w:val="nil"/>
          <w:right w:val="nil"/>
          <w:between w:val="nil"/>
        </w:pBdr>
        <w:spacing w:before="0" w:line="240" w:lineRule="auto"/>
        <w:ind w:firstLine="0"/>
        <w:jc w:val="center"/>
        <w:rPr>
          <w:b/>
          <w:color w:val="000000"/>
          <w:szCs w:val="26"/>
        </w:rPr>
      </w:pPr>
    </w:p>
    <w:p ns2:paraId="59FAFF90" ns2:textId="77777777" w:rsidR="00012538" w:rsidRPr="00D333AA" w:rsidRDefault="00012538" w:rsidP="00012538">
      <w:pPr>
        <w:pBdr>
          <w:top w:val="nil"/>
          <w:left w:val="nil"/>
          <w:bottom w:val="nil"/>
          <w:right w:val="nil"/>
          <w:between w:val="nil"/>
        </w:pBdr>
        <w:spacing w:before="0" w:line="240" w:lineRule="auto"/>
        <w:ind w:firstLine="0"/>
        <w:jc w:val="center"/>
        <w:rPr>
          <w:color w:val="000000"/>
          <w:szCs w:val="26"/>
        </w:rPr>
      </w:pPr>
      <w:r w:rsidRPr="00D333AA">
        <w:rPr>
          <w:color w:val="000000"/>
          <w:szCs w:val="26"/>
        </w:rPr>
        <w:t>In a Partial Fulfillment</w:t>
      </w:r>
    </w:p>
    <w:p ns2:paraId="0D2B1906" ns2:textId="77777777" w:rsidR="00012538" w:rsidRPr="00D333AA" w:rsidRDefault="00012538" w:rsidP="00012538">
      <w:pPr>
        <w:pBdr>
          <w:top w:val="nil"/>
          <w:left w:val="nil"/>
          <w:bottom w:val="nil"/>
          <w:right w:val="nil"/>
          <w:between w:val="nil"/>
        </w:pBdr>
        <w:spacing w:before="0" w:line="240" w:lineRule="auto"/>
        <w:ind w:firstLine="0"/>
        <w:jc w:val="center"/>
        <w:rPr>
          <w:color w:val="000000"/>
          <w:szCs w:val="26"/>
        </w:rPr>
      </w:pPr>
      <w:r w:rsidRPr="00D333AA">
        <w:rPr>
          <w:color w:val="000000"/>
          <w:szCs w:val="26"/>
        </w:rPr>
        <w:t>of the Requirements for the Degree</w:t>
      </w:r>
    </w:p>
    <w:p ns2:paraId="496BA943" ns2:textId="77777777" w:rsidR="00012538" w:rsidRPr="00D333AA" w:rsidRDefault="00012538" w:rsidP="00012538">
      <w:pPr>
        <w:pBdr>
          <w:top w:val="nil"/>
          <w:left w:val="nil"/>
          <w:bottom w:val="nil"/>
          <w:right w:val="nil"/>
          <w:between w:val="nil"/>
        </w:pBdr>
        <w:spacing w:before="0" w:line="240" w:lineRule="auto"/>
        <w:ind w:firstLine="0"/>
        <w:jc w:val="center"/>
        <w:rPr>
          <w:b/>
          <w:color w:val="FF0000"/>
          <w:szCs w:val="26"/>
        </w:rPr>
      </w:pPr>
      <w:r w:rsidRPr="00D333AA">
        <w:rPr>
          <w:b/>
          <w:color w:val="FF0000"/>
          <w:szCs w:val="26"/>
        </w:rPr>
        <w:t>Bachelor of Science in Information Technology</w:t>
      </w:r>
    </w:p>
    <w:p ns2:paraId="42493E04" ns2:textId="77777777" w:rsidR="00012538" w:rsidRPr="00D333AA" w:rsidRDefault="00012538" w:rsidP="00012538">
      <w:pPr>
        <w:pBdr>
          <w:top w:val="nil"/>
          <w:left w:val="nil"/>
          <w:bottom w:val="nil"/>
          <w:right w:val="nil"/>
          <w:between w:val="nil"/>
        </w:pBdr>
        <w:spacing w:before="0" w:line="240" w:lineRule="auto"/>
        <w:ind w:firstLine="0"/>
        <w:jc w:val="center"/>
        <w:rPr>
          <w:b/>
          <w:color w:val="000000"/>
          <w:szCs w:val="26"/>
        </w:rPr>
      </w:pPr>
      <w:r w:rsidRPr="00D333AA">
        <w:rPr>
          <w:b/>
          <w:bCs/>
          <w:color w:val="FF0000"/>
          <w:szCs w:val="26"/>
        </w:rPr>
        <w:t>Business Analytics</w:t>
      </w:r>
    </w:p>
    <w:p ns2:paraId="0EDCEEA8" ns2:textId="77777777" w:rsidR="00012538" w:rsidRPr="00D333AA" w:rsidRDefault="00012538" w:rsidP="00012538">
      <w:pPr>
        <w:pBdr>
          <w:top w:val="nil"/>
          <w:left w:val="nil"/>
          <w:bottom w:val="nil"/>
          <w:right w:val="nil"/>
          <w:between w:val="nil"/>
        </w:pBdr>
        <w:spacing w:before="0" w:line="240" w:lineRule="auto"/>
        <w:ind w:firstLine="0"/>
        <w:jc w:val="center"/>
        <w:rPr>
          <w:b/>
          <w:color w:val="000000"/>
          <w:szCs w:val="26"/>
        </w:rPr>
      </w:pPr>
    </w:p>
    <w:p ns2:paraId="4CBC5648" ns2:textId="77777777" w:rsidR="00012538" w:rsidRPr="00D333AA" w:rsidRDefault="00012538" w:rsidP="00012538">
      <w:pPr>
        <w:pBdr>
          <w:top w:val="nil"/>
          <w:left w:val="nil"/>
          <w:bottom w:val="nil"/>
          <w:right w:val="nil"/>
          <w:between w:val="nil"/>
        </w:pBdr>
        <w:spacing w:before="0" w:line="240" w:lineRule="auto"/>
        <w:ind w:firstLine="0"/>
        <w:jc w:val="center"/>
        <w:rPr>
          <w:b/>
          <w:color w:val="000000"/>
          <w:szCs w:val="26"/>
        </w:rPr>
      </w:pPr>
    </w:p>
    <w:p ns2:paraId="7046EB49" ns2:textId="77777777" w:rsidR="00012538" w:rsidRPr="00D333AA" w:rsidRDefault="00012538" w:rsidP="00012538">
      <w:pPr>
        <w:pBdr>
          <w:top w:val="nil"/>
          <w:left w:val="nil"/>
          <w:bottom w:val="nil"/>
          <w:right w:val="nil"/>
          <w:between w:val="nil"/>
        </w:pBdr>
        <w:spacing w:before="0" w:line="240" w:lineRule="auto"/>
        <w:ind w:firstLine="0"/>
        <w:jc w:val="center"/>
        <w:rPr>
          <w:b/>
          <w:color w:val="000000"/>
          <w:szCs w:val="26"/>
        </w:rPr>
      </w:pPr>
    </w:p>
    <w:p ns2:paraId="6BBD3545" ns2:textId="77777777" w:rsidR="00012538" w:rsidRPr="00D333AA" w:rsidRDefault="00012538" w:rsidP="00012538">
      <w:pPr>
        <w:pBdr>
          <w:top w:val="nil"/>
          <w:left w:val="nil"/>
          <w:bottom w:val="nil"/>
          <w:right w:val="nil"/>
          <w:between w:val="nil"/>
        </w:pBdr>
        <w:spacing w:before="0" w:line="240" w:lineRule="auto"/>
        <w:ind w:firstLine="0"/>
        <w:jc w:val="center"/>
        <w:rPr>
          <w:b/>
          <w:color w:val="000000"/>
          <w:szCs w:val="26"/>
        </w:rPr>
      </w:pPr>
      <w:r w:rsidRPr="00D333AA">
        <w:rPr>
          <w:b/>
          <w:color w:val="000000"/>
          <w:szCs w:val="26"/>
        </w:rPr>
        <w:t>By</w:t>
      </w:r>
    </w:p>
    <w:p ns2:paraId="3A48768A" ns2:textId="53E494E5" w:rsidR="00012538" w:rsidRPr="00D333AA" w:rsidRDefault="00012538" w:rsidP="00247B00">
      <w:pPr>
        <w:pBdr>
          <w:top w:val="nil"/>
          <w:left w:val="nil"/>
          <w:bottom w:val="nil"/>
          <w:right w:val="nil"/>
          <w:between w:val="nil"/>
        </w:pBdr>
        <w:spacing w:before="0" w:line="240" w:lineRule="auto"/>
        <w:ind w:firstLine="0"/>
        <w:rPr>
          <w:color w:val="000000"/>
          <w:szCs w:val="26"/>
          <w:lang w:val="en-PH"/>
        </w:rPr>
      </w:pPr>
    </w:p>
    <w:p ns2:paraId="08F86E4B" ns2:textId="6A50545A" w:rsidR="00012538" w:rsidRPr="00D333AA" w:rsidRDefault="00012538" w:rsidP="00012538">
      <w:pPr>
        <w:pBdr>
          <w:top w:val="nil"/>
          <w:left w:val="nil"/>
          <w:bottom w:val="nil"/>
          <w:right w:val="nil"/>
          <w:between w:val="nil"/>
        </w:pBdr>
        <w:spacing w:before="0" w:line="240" w:lineRule="auto"/>
        <w:ind w:firstLine="0"/>
        <w:jc w:val="center"/>
        <w:rPr>
          <w:color w:val="000000"/>
          <w:szCs w:val="26"/>
          <w:lang w:val="en-PH"/>
        </w:rPr>
      </w:pPr>
      <w:r w:rsidRPr="00D333AA">
        <w:rPr>
          <w:color w:val="000000"/>
          <w:szCs w:val="26"/>
          <w:lang w:val="en-PH"/>
        </w:rPr>
        <w:t>Sean Martin</w:t>
      </w:r>
      <w:r w:rsidR="008B08F2" w:rsidRPr="00D333AA">
        <w:rPr>
          <w:color w:val="000000"/>
          <w:szCs w:val="26"/>
          <w:lang w:val="en-PH"/>
        </w:rPr>
        <w:t xml:space="preserve"> L</w:t>
      </w:r>
      <w:r w:rsidRPr="00D333AA">
        <w:rPr>
          <w:color w:val="000000"/>
          <w:szCs w:val="26"/>
          <w:lang w:val="en-PH"/>
        </w:rPr>
        <w:t>.</w:t>
      </w:r>
      <w:r w:rsidR="008B08F2" w:rsidRPr="00D333AA">
        <w:rPr>
          <w:color w:val="000000"/>
          <w:szCs w:val="26"/>
          <w:lang w:val="en-PH"/>
        </w:rPr>
        <w:t xml:space="preserve"> Del</w:t>
      </w:r>
      <w:r w:rsidRPr="00D333AA">
        <w:rPr>
          <w:color w:val="000000"/>
          <w:szCs w:val="26"/>
          <w:lang w:val="en-PH"/>
        </w:rPr>
        <w:t xml:space="preserve"> Rosario</w:t>
      </w:r>
    </w:p>
    <w:p ns2:paraId="3DABE4C6" ns2:textId="77777777" w:rsidR="00012538" w:rsidRPr="00D333AA" w:rsidRDefault="00012538" w:rsidP="00012538">
      <w:pPr>
        <w:pBdr>
          <w:top w:val="nil"/>
          <w:left w:val="nil"/>
          <w:bottom w:val="nil"/>
          <w:right w:val="nil"/>
          <w:between w:val="nil"/>
        </w:pBdr>
        <w:spacing w:before="0" w:line="240" w:lineRule="auto"/>
        <w:ind w:firstLine="0"/>
        <w:jc w:val="center"/>
        <w:rPr>
          <w:color w:val="000000"/>
          <w:szCs w:val="26"/>
          <w:lang w:val="en-PH"/>
        </w:rPr>
      </w:pPr>
      <w:r w:rsidRPr="00D333AA">
        <w:rPr>
          <w:color w:val="000000"/>
          <w:szCs w:val="26"/>
          <w:lang w:val="en-PH"/>
        </w:rPr>
        <w:t>Ralph Emmerson V. Lucero</w:t>
      </w:r>
    </w:p>
    <w:p ns2:paraId="06745C3F" ns2:textId="221327A4" w:rsidR="00012538" w:rsidRPr="00D333AA" w:rsidRDefault="00247B00" w:rsidP="00012538">
      <w:pPr>
        <w:pBdr>
          <w:top w:val="nil"/>
          <w:left w:val="nil"/>
          <w:bottom w:val="nil"/>
          <w:right w:val="nil"/>
          <w:between w:val="nil"/>
        </w:pBdr>
        <w:spacing w:before="0" w:line="240" w:lineRule="auto"/>
        <w:ind w:firstLine="0"/>
        <w:jc w:val="center"/>
        <w:rPr>
          <w:color w:val="000000"/>
          <w:szCs w:val="26"/>
        </w:rPr>
      </w:pPr>
      <w:r w:rsidRPr="00D333AA">
        <w:rPr>
          <w:color w:val="000000"/>
          <w:szCs w:val="26"/>
          <w:lang w:val="en-PH"/>
        </w:rPr>
        <w:t>Filemon Laurel A. Mendoza</w:t>
      </w:r>
    </w:p>
    <w:p ns2:paraId="390387F9" ns2:textId="77777777" w:rsidR="00012538" w:rsidRPr="00D333AA" w:rsidRDefault="00012538" w:rsidP="00012538">
      <w:pPr>
        <w:pBdr>
          <w:top w:val="nil"/>
          <w:left w:val="nil"/>
          <w:bottom w:val="nil"/>
          <w:right w:val="nil"/>
          <w:between w:val="nil"/>
        </w:pBdr>
        <w:spacing w:before="0" w:line="240" w:lineRule="auto"/>
        <w:ind w:firstLine="0"/>
        <w:jc w:val="center"/>
        <w:rPr>
          <w:color w:val="000000"/>
          <w:szCs w:val="26"/>
        </w:rPr>
      </w:pPr>
    </w:p>
    <w:p ns2:paraId="57841FF1" ns2:textId="77777777" w:rsidR="00012538" w:rsidRPr="00D333AA" w:rsidRDefault="00012538" w:rsidP="00012538">
      <w:pPr>
        <w:pBdr>
          <w:top w:val="nil"/>
          <w:left w:val="nil"/>
          <w:bottom w:val="nil"/>
          <w:right w:val="nil"/>
          <w:between w:val="nil"/>
        </w:pBdr>
        <w:spacing w:before="0" w:line="240" w:lineRule="auto"/>
        <w:ind w:firstLine="0"/>
        <w:jc w:val="center"/>
        <w:rPr>
          <w:b/>
          <w:color w:val="000000"/>
          <w:szCs w:val="26"/>
        </w:rPr>
      </w:pPr>
    </w:p>
    <w:p ns2:paraId="02CA3B25" ns2:textId="77777777" w:rsidR="00012538" w:rsidRPr="00D333AA" w:rsidRDefault="00012538" w:rsidP="00012538">
      <w:pPr>
        <w:pBdr>
          <w:top w:val="nil"/>
          <w:left w:val="nil"/>
          <w:bottom w:val="nil"/>
          <w:right w:val="nil"/>
          <w:between w:val="nil"/>
        </w:pBdr>
        <w:spacing w:before="0" w:line="240" w:lineRule="auto"/>
        <w:ind w:firstLine="0"/>
        <w:jc w:val="center"/>
        <w:rPr>
          <w:color w:val="000000" w:themeColor="text1"/>
        </w:rPr>
      </w:pPr>
    </w:p>
    <w:p ns2:paraId="234B9EB5" ns2:textId="77777777" w:rsidR="00012538" w:rsidRPr="00D333AA" w:rsidRDefault="00012538" w:rsidP="00012538">
      <w:pPr>
        <w:pBdr>
          <w:top w:val="nil"/>
          <w:left w:val="nil"/>
          <w:bottom w:val="nil"/>
          <w:right w:val="nil"/>
          <w:between w:val="nil"/>
        </w:pBdr>
        <w:spacing w:before="0" w:line="240" w:lineRule="auto"/>
        <w:ind w:firstLine="0"/>
        <w:jc w:val="center"/>
        <w:rPr>
          <w:color w:val="000000" w:themeColor="text1"/>
        </w:rPr>
      </w:pPr>
    </w:p>
    <w:p ns2:paraId="27145C4D" ns2:textId="77777777" w:rsidR="00012538" w:rsidRPr="00D333AA" w:rsidRDefault="00012538" w:rsidP="00012538">
      <w:pPr>
        <w:pBdr>
          <w:top w:val="nil"/>
          <w:left w:val="nil"/>
          <w:bottom w:val="nil"/>
          <w:right w:val="nil"/>
          <w:between w:val="nil"/>
        </w:pBdr>
        <w:spacing w:before="0" w:line="240" w:lineRule="auto"/>
        <w:ind w:firstLine="0"/>
        <w:jc w:val="center"/>
        <w:rPr>
          <w:color w:val="000000" w:themeColor="text1"/>
        </w:rPr>
      </w:pPr>
      <w:r w:rsidRPr="00D333AA">
        <w:rPr>
          <w:color w:val="000000" w:themeColor="text1"/>
        </w:rPr>
        <w:t>Ms. Lovely Rose Tipan-Hernandez</w:t>
      </w:r>
    </w:p>
    <w:p ns2:paraId="5325B895" ns2:textId="77777777" w:rsidR="00012538" w:rsidRPr="00D333AA" w:rsidRDefault="00012538" w:rsidP="00012538">
      <w:pPr>
        <w:pBdr>
          <w:top w:val="nil"/>
          <w:left w:val="nil"/>
          <w:bottom w:val="nil"/>
          <w:right w:val="nil"/>
          <w:between w:val="nil"/>
        </w:pBdr>
        <w:spacing w:before="0" w:line="240" w:lineRule="auto"/>
        <w:ind w:firstLine="0"/>
        <w:jc w:val="center"/>
        <w:rPr>
          <w:color w:val="000000"/>
          <w:szCs w:val="26"/>
        </w:rPr>
      </w:pPr>
      <w:r w:rsidRPr="00D333AA">
        <w:rPr>
          <w:color w:val="000000"/>
          <w:szCs w:val="26"/>
        </w:rPr>
        <w:t>Adviser</w:t>
      </w:r>
    </w:p>
    <w:p ns2:paraId="140ADB20" ns2:textId="77777777" w:rsidR="00012538" w:rsidRPr="00D333AA" w:rsidRDefault="00012538" w:rsidP="00012538">
      <w:pPr>
        <w:pBdr>
          <w:top w:val="nil"/>
          <w:left w:val="nil"/>
          <w:bottom w:val="nil"/>
          <w:right w:val="nil"/>
          <w:between w:val="nil"/>
        </w:pBdr>
        <w:spacing w:before="0" w:line="240" w:lineRule="auto"/>
        <w:ind w:firstLine="0"/>
        <w:jc w:val="center"/>
        <w:rPr>
          <w:color w:val="000000"/>
          <w:szCs w:val="26"/>
        </w:rPr>
      </w:pPr>
    </w:p>
    <w:p ns2:paraId="5B446ED0" ns2:textId="1E82A2A1" w:rsidR="0B90AE40" w:rsidRPr="00D333AA" w:rsidRDefault="067C6F43" w:rsidP="067C6F43">
      <w:pPr>
        <w:pBdr>
          <w:top w:val="nil"/>
          <w:left w:val="nil"/>
          <w:bottom w:val="nil"/>
          <w:right w:val="nil"/>
          <w:between w:val="nil"/>
        </w:pBdr>
        <w:spacing w:before="0" w:line="240" w:lineRule="auto"/>
        <w:ind w:firstLine="0"/>
        <w:jc w:val="center"/>
        <w:rPr>
          <w:b/>
          <w:bCs/>
          <w:color w:val="000000"/>
        </w:rPr>
      </w:pPr>
      <w:r w:rsidRPr="00D333AA">
        <w:rPr>
          <w:color w:val="000000" w:themeColor="text1"/>
        </w:rPr>
        <w:t>October 2026</w:t>
      </w:r>
    </w:p>
    <w:p ns2:paraId="548E5D11" ns2:textId="77777777" w:rsidR="00012538" w:rsidRPr="00D333AA" w:rsidRDefault="00012538" w:rsidP="00012538">
      <w:pPr>
        <w:pStyle w:val="Title"/>
        <w:jc w:val="both"/>
      </w:pPr>
      <w:r w:rsidRPr="00D333AA">
        <w:lastRenderedPageBreak/>
        <w:t>Table of Contents</w:t>
      </w:r>
    </w:p>
    <w:sdt>
      <w:sdtPr>
        <w:rPr>
          <w:b/>
          <w:sz w:val="26"/>
          <w:szCs w:val="26"/>
        </w:rPr>
        <w:id w:val="-1615049611"/>
        <w:docPartObj>
          <w:docPartGallery w:val="Table of Contents"/>
          <w:docPartUnique/>
        </w:docPartObj>
      </w:sdtPr>
      <w:sdtEndPr>
        <w:rPr>
          <w:b w:val="0"/>
          <w:bCs w:val="0"/>
        </w:rPr>
      </w:sdtEndPr>
      <w:sdtContent>
        <w:p ns2:paraId="1094ABC4" ns2:textId="005932F8" w:rsidR="00662026" w:rsidRDefault="00012538" w:rsidP="008E06E5">
          <w:pPr>
            <w:pStyle w:val="TOC1"/>
            <w:rPr>
              <w:rFonts w:asciiTheme="minorHAnsi" w:eastAsiaTheme="minorEastAsia" w:hAnsiTheme="minorHAnsi" w:cstheme="minorBidi"/>
              <w:b/>
              <w:kern w:val="2"/>
              <w:lang w:val="en-PH"/>
              <ns2:ligatures ns2:val="standardContextual"/>
            </w:rPr>
          </w:pPr>
          <w:r w:rsidRPr="00D333AA">
            <w:fldChar w:fldCharType="begin"/>
          </w:r>
          <w:r w:rsidRPr="00D333AA">
            <w:instrText xml:space="preserve"> TOC \h \u \z \t "Heading 1,1,Heading 2,2,Heading 3,3,"</w:instrText>
          </w:r>
          <w:r w:rsidRPr="00D333AA">
            <w:fldChar w:fldCharType="separate"/>
          </w:r>
          <w:hyperlink w:anchor="_Toc242911149" w:history="1">
            <w:r w:rsidR="00662026" w:rsidRPr="00E63E6E">
              <w:rPr>
                <w:rStyle w:val="Hyperlink"/>
                <w:noProof/>
              </w:rPr>
              <w:t>1.</w:t>
            </w:r>
            <w:r w:rsidR="00662026">
              <w:rPr>
                <w:rFonts w:asciiTheme="minorHAnsi" w:eastAsiaTheme="minorEastAsia" w:hAnsiTheme="minorHAnsi" w:cstheme="minorBidi"/>
                <w:kern w:val="2"/>
                <w:lang w:val="en-PH"/>
                <ns2:ligatures ns2:val="standardContextual"/>
              </w:rPr>
              <w:tab/>
            </w:r>
            <w:r w:rsidR="00662026" w:rsidRPr="00E63E6E">
              <w:rPr>
                <w:rStyle w:val="Hyperlink"/>
                <w:noProof/>
              </w:rPr>
              <w:t>INTRODUCTION</w:t>
            </w:r>
            <w:r w:rsidR="00662026">
              <w:rPr>
                <w:noProof/>
                <w:webHidden/>
              </w:rPr>
              <w:tab/>
            </w:r>
            <w:r w:rsidR="00662026">
              <w:rPr>
                <w:noProof/>
                <w:webHidden/>
              </w:rPr>
              <w:fldChar w:fldCharType="begin"/>
            </w:r>
            <w:r w:rsidR="00662026">
              <w:rPr>
                <w:noProof/>
                <w:webHidden/>
              </w:rPr>
              <w:instrText xml:space="preserve"> PAGEREF _Toc242911149 \h </w:instrText>
            </w:r>
            <w:r w:rsidR="00662026">
              <w:rPr>
                <w:noProof/>
                <w:webHidden/>
              </w:rPr>
            </w:r>
            <w:r w:rsidR="00662026">
              <w:rPr>
                <w:noProof/>
                <w:webHidden/>
              </w:rPr>
              <w:fldChar w:fldCharType="separate"/>
            </w:r>
            <w:r w:rsidR="00662026">
              <w:rPr>
                <w:noProof/>
                <w:webHidden/>
              </w:rPr>
              <w:t>11</w:t>
            </w:r>
            <w:r w:rsidR="00662026">
              <w:rPr>
                <w:noProof/>
                <w:webHidden/>
              </w:rPr>
              <w:fldChar w:fldCharType="end"/>
            </w:r>
          </w:hyperlink>
        </w:p>
        <w:p ns2:paraId="328E3B92" ns2:textId="4FC12C11" w:rsidR="00662026" w:rsidRDefault="00662026">
          <w:pPr>
            <w:pStyle w:val="TOC2"/>
            <w:tabs>
              <w:tab w:val="left" w:pos="1440"/>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50" w:history="1">
            <w:r w:rsidRPr="00E63E6E">
              <w:rPr>
                <w:rStyle w:val="Hyperlink"/>
                <w:noProof/>
              </w:rPr>
              <w:t>1.1</w:t>
            </w:r>
            <w:r>
              <w:rPr>
                <w:rFonts w:asciiTheme="minorHAnsi" w:eastAsiaTheme="minorEastAsia" w:hAnsiTheme="minorHAnsi" w:cstheme="minorBidi"/>
                <w:b w:val="0"/>
                <w:bCs w:val="0"/>
                <w:noProof/>
                <w:kern w:val="2"/>
                <w:sz w:val="24"/>
                <w:szCs w:val="24"/>
                <w:lang w:val="en-PH"/>
                <ns2:ligatures ns2:val="standardContextual"/>
              </w:rPr>
              <w:tab/>
            </w:r>
            <w:r w:rsidRPr="00E63E6E">
              <w:rPr>
                <w:rStyle w:val="Hyperlink"/>
                <w:noProof/>
              </w:rPr>
              <w:t>Project Context</w:t>
            </w:r>
            <w:r>
              <w:rPr>
                <w:noProof/>
                <w:webHidden/>
              </w:rPr>
              <w:tab/>
            </w:r>
            <w:r>
              <w:rPr>
                <w:noProof/>
                <w:webHidden/>
              </w:rPr>
              <w:fldChar w:fldCharType="begin"/>
            </w:r>
            <w:r>
              <w:rPr>
                <w:noProof/>
                <w:webHidden/>
              </w:rPr>
              <w:instrText xml:space="preserve"> PAGEREF _Toc242911150 \h </w:instrText>
            </w:r>
            <w:r>
              <w:rPr>
                <w:noProof/>
                <w:webHidden/>
              </w:rPr>
            </w:r>
            <w:r>
              <w:rPr>
                <w:noProof/>
                <w:webHidden/>
              </w:rPr>
              <w:fldChar w:fldCharType="separate"/>
            </w:r>
            <w:r>
              <w:rPr>
                <w:noProof/>
                <w:webHidden/>
              </w:rPr>
              <w:t>11</w:t>
            </w:r>
            <w:r>
              <w:rPr>
                <w:noProof/>
                <w:webHidden/>
              </w:rPr>
              <w:fldChar w:fldCharType="end"/>
            </w:r>
          </w:hyperlink>
        </w:p>
        <w:p ns2:paraId="159020D1" ns2:textId="4A9A71FC" w:rsidR="00662026" w:rsidRDefault="00662026">
          <w:pPr>
            <w:pStyle w:val="TOC2"/>
            <w:tabs>
              <w:tab w:val="left" w:pos="1440"/>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51" w:history="1">
            <w:r w:rsidRPr="00E63E6E">
              <w:rPr>
                <w:rStyle w:val="Hyperlink"/>
                <w:noProof/>
              </w:rPr>
              <w:t>1.2</w:t>
            </w:r>
            <w:r>
              <w:rPr>
                <w:rFonts w:asciiTheme="minorHAnsi" w:eastAsiaTheme="minorEastAsia" w:hAnsiTheme="minorHAnsi" w:cstheme="minorBidi"/>
                <w:b w:val="0"/>
                <w:bCs w:val="0"/>
                <w:noProof/>
                <w:kern w:val="2"/>
                <w:sz w:val="24"/>
                <w:szCs w:val="24"/>
                <w:lang w:val="en-PH"/>
                <ns2:ligatures ns2:val="standardContextual"/>
              </w:rPr>
              <w:tab/>
            </w:r>
            <w:r w:rsidRPr="00E63E6E">
              <w:rPr>
                <w:rStyle w:val="Hyperlink"/>
                <w:noProof/>
              </w:rPr>
              <w:t>Purpose and Description</w:t>
            </w:r>
            <w:r>
              <w:rPr>
                <w:noProof/>
                <w:webHidden/>
              </w:rPr>
              <w:tab/>
            </w:r>
            <w:r>
              <w:rPr>
                <w:noProof/>
                <w:webHidden/>
              </w:rPr>
              <w:fldChar w:fldCharType="begin"/>
            </w:r>
            <w:r>
              <w:rPr>
                <w:noProof/>
                <w:webHidden/>
              </w:rPr>
              <w:instrText xml:space="preserve"> PAGEREF _Toc242911151 \h </w:instrText>
            </w:r>
            <w:r>
              <w:rPr>
                <w:noProof/>
                <w:webHidden/>
              </w:rPr>
            </w:r>
            <w:r>
              <w:rPr>
                <w:noProof/>
                <w:webHidden/>
              </w:rPr>
              <w:fldChar w:fldCharType="separate"/>
            </w:r>
            <w:r>
              <w:rPr>
                <w:noProof/>
                <w:webHidden/>
              </w:rPr>
              <w:t>15</w:t>
            </w:r>
            <w:r>
              <w:rPr>
                <w:noProof/>
                <w:webHidden/>
              </w:rPr>
              <w:fldChar w:fldCharType="end"/>
            </w:r>
          </w:hyperlink>
        </w:p>
        <w:p ns2:paraId="55479E0F" ns2:textId="6800A3B0" w:rsidR="00662026" w:rsidRDefault="00662026">
          <w:pPr>
            <w:pStyle w:val="TOC2"/>
            <w:tabs>
              <w:tab w:val="left" w:pos="1440"/>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52" w:history="1">
            <w:r w:rsidRPr="00E63E6E">
              <w:rPr>
                <w:rStyle w:val="Hyperlink"/>
                <w:noProof/>
              </w:rPr>
              <w:t>1.3</w:t>
            </w:r>
            <w:r>
              <w:rPr>
                <w:rFonts w:asciiTheme="minorHAnsi" w:eastAsiaTheme="minorEastAsia" w:hAnsiTheme="minorHAnsi" w:cstheme="minorBidi"/>
                <w:b w:val="0"/>
                <w:bCs w:val="0"/>
                <w:noProof/>
                <w:kern w:val="2"/>
                <w:sz w:val="24"/>
                <w:szCs w:val="24"/>
                <w:lang w:val="en-PH"/>
                <ns2:ligatures ns2:val="standardContextual"/>
              </w:rPr>
              <w:tab/>
            </w:r>
            <w:r w:rsidRPr="00E63E6E">
              <w:rPr>
                <w:rStyle w:val="Hyperlink"/>
                <w:noProof/>
              </w:rPr>
              <w:t>Objectives of the Study</w:t>
            </w:r>
            <w:r>
              <w:rPr>
                <w:noProof/>
                <w:webHidden/>
              </w:rPr>
              <w:tab/>
            </w:r>
            <w:r>
              <w:rPr>
                <w:noProof/>
                <w:webHidden/>
              </w:rPr>
              <w:fldChar w:fldCharType="begin"/>
            </w:r>
            <w:r>
              <w:rPr>
                <w:noProof/>
                <w:webHidden/>
              </w:rPr>
              <w:instrText xml:space="preserve"> PAGEREF _Toc242911152 \h </w:instrText>
            </w:r>
            <w:r>
              <w:rPr>
                <w:noProof/>
                <w:webHidden/>
              </w:rPr>
            </w:r>
            <w:r>
              <w:rPr>
                <w:noProof/>
                <w:webHidden/>
              </w:rPr>
              <w:fldChar w:fldCharType="separate"/>
            </w:r>
            <w:r>
              <w:rPr>
                <w:noProof/>
                <w:webHidden/>
              </w:rPr>
              <w:t>17</w:t>
            </w:r>
            <w:r>
              <w:rPr>
                <w:noProof/>
                <w:webHidden/>
              </w:rPr>
              <w:fldChar w:fldCharType="end"/>
            </w:r>
          </w:hyperlink>
        </w:p>
        <w:p ns2:paraId="37877EC4" ns2:textId="08FC50DD"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53" w:history="1">
            <w:r w:rsidRPr="00E63E6E">
              <w:rPr>
                <w:rStyle w:val="Hyperlink"/>
                <w:noProof/>
              </w:rPr>
              <w:t>1.4 Scope and Limitations</w:t>
            </w:r>
            <w:r>
              <w:rPr>
                <w:noProof/>
                <w:webHidden/>
              </w:rPr>
              <w:tab/>
            </w:r>
            <w:r>
              <w:rPr>
                <w:noProof/>
                <w:webHidden/>
              </w:rPr>
              <w:fldChar w:fldCharType="begin"/>
            </w:r>
            <w:r>
              <w:rPr>
                <w:noProof/>
                <w:webHidden/>
              </w:rPr>
              <w:instrText xml:space="preserve"> PAGEREF _Toc242911153 \h </w:instrText>
            </w:r>
            <w:r>
              <w:rPr>
                <w:noProof/>
                <w:webHidden/>
              </w:rPr>
            </w:r>
            <w:r>
              <w:rPr>
                <w:noProof/>
                <w:webHidden/>
              </w:rPr>
              <w:fldChar w:fldCharType="separate"/>
            </w:r>
            <w:r>
              <w:rPr>
                <w:noProof/>
                <w:webHidden/>
              </w:rPr>
              <w:t>19</w:t>
            </w:r>
            <w:r>
              <w:rPr>
                <w:noProof/>
                <w:webHidden/>
              </w:rPr>
              <w:fldChar w:fldCharType="end"/>
            </w:r>
          </w:hyperlink>
        </w:p>
        <w:p ns2:paraId="6416EC75" ns2:textId="4F612C18"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54" w:history="1">
            <w:r w:rsidRPr="00E63E6E">
              <w:rPr>
                <w:rStyle w:val="Hyperlink"/>
                <w:noProof/>
              </w:rPr>
              <w:t>1.5 Definition of Terms</w:t>
            </w:r>
            <w:r>
              <w:rPr>
                <w:noProof/>
                <w:webHidden/>
              </w:rPr>
              <w:tab/>
            </w:r>
            <w:r>
              <w:rPr>
                <w:noProof/>
                <w:webHidden/>
              </w:rPr>
              <w:fldChar w:fldCharType="begin"/>
            </w:r>
            <w:r>
              <w:rPr>
                <w:noProof/>
                <w:webHidden/>
              </w:rPr>
              <w:instrText xml:space="preserve"> PAGEREF _Toc242911154 \h </w:instrText>
            </w:r>
            <w:r>
              <w:rPr>
                <w:noProof/>
                <w:webHidden/>
              </w:rPr>
            </w:r>
            <w:r>
              <w:rPr>
                <w:noProof/>
                <w:webHidden/>
              </w:rPr>
              <w:fldChar w:fldCharType="separate"/>
            </w:r>
            <w:r>
              <w:rPr>
                <w:noProof/>
                <w:webHidden/>
              </w:rPr>
              <w:t>22</w:t>
            </w:r>
            <w:r>
              <w:rPr>
                <w:noProof/>
                <w:webHidden/>
              </w:rPr>
              <w:fldChar w:fldCharType="end"/>
            </w:r>
          </w:hyperlink>
        </w:p>
        <w:p ns2:paraId="5E7A3ABD" ns2:textId="470B6765" w:rsidR="00662026" w:rsidRDefault="00662026" w:rsidP="008E06E5">
          <w:pPr>
            <w:pStyle w:val="TOC1"/>
            <w:rPr>
              <w:rFonts w:asciiTheme="minorHAnsi" w:eastAsiaTheme="minorEastAsia" w:hAnsiTheme="minorHAnsi" w:cstheme="minorBidi"/>
              <w:b/>
              <w:kern w:val="2"/>
              <w:lang w:val="en-PH"/>
              <ns2:ligatures ns2:val="standardContextual"/>
            </w:rPr>
          </w:pPr>
          <w:hyperlink w:anchor="_Toc242911155" w:history="1">
            <w:r w:rsidRPr="00E63E6E">
              <w:rPr>
                <w:rStyle w:val="Hyperlink"/>
                <w:noProof/>
              </w:rPr>
              <w:t>2.</w:t>
            </w:r>
            <w:r>
              <w:rPr>
                <w:rFonts w:asciiTheme="minorHAnsi" w:eastAsiaTheme="minorEastAsia" w:hAnsiTheme="minorHAnsi" w:cstheme="minorBidi"/>
                <w:kern w:val="2"/>
                <w:lang w:val="en-PH"/>
                <ns2:ligatures ns2:val="standardContextual"/>
              </w:rPr>
              <w:tab/>
            </w:r>
            <w:r w:rsidRPr="00E63E6E">
              <w:rPr>
                <w:rStyle w:val="Hyperlink"/>
                <w:noProof/>
              </w:rPr>
              <w:t>REVIEW OF RELATED SYSTEMS/STUDIES</w:t>
            </w:r>
            <w:r>
              <w:rPr>
                <w:noProof/>
                <w:webHidden/>
              </w:rPr>
              <w:tab/>
            </w:r>
            <w:r>
              <w:rPr>
                <w:noProof/>
                <w:webHidden/>
              </w:rPr>
              <w:fldChar w:fldCharType="begin"/>
            </w:r>
            <w:r>
              <w:rPr>
                <w:noProof/>
                <w:webHidden/>
              </w:rPr>
              <w:instrText xml:space="preserve"> PAGEREF _Toc242911155 \h </w:instrText>
            </w:r>
            <w:r>
              <w:rPr>
                <w:noProof/>
                <w:webHidden/>
              </w:rPr>
            </w:r>
            <w:r>
              <w:rPr>
                <w:noProof/>
                <w:webHidden/>
              </w:rPr>
              <w:fldChar w:fldCharType="separate"/>
            </w:r>
            <w:r>
              <w:rPr>
                <w:noProof/>
                <w:webHidden/>
              </w:rPr>
              <w:t>25</w:t>
            </w:r>
            <w:r>
              <w:rPr>
                <w:noProof/>
                <w:webHidden/>
              </w:rPr>
              <w:fldChar w:fldCharType="end"/>
            </w:r>
          </w:hyperlink>
        </w:p>
        <w:p ns2:paraId="122C56A1" ns2:textId="28AF92B3"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56" w:history="1">
            <w:r w:rsidRPr="00E63E6E">
              <w:rPr>
                <w:rStyle w:val="Hyperlink"/>
                <w:noProof/>
              </w:rPr>
              <w:t>2.1 Technical Background</w:t>
            </w:r>
            <w:r>
              <w:rPr>
                <w:noProof/>
                <w:webHidden/>
              </w:rPr>
              <w:tab/>
            </w:r>
            <w:r>
              <w:rPr>
                <w:noProof/>
                <w:webHidden/>
              </w:rPr>
              <w:fldChar w:fldCharType="begin"/>
            </w:r>
            <w:r>
              <w:rPr>
                <w:noProof/>
                <w:webHidden/>
              </w:rPr>
              <w:instrText xml:space="preserve"> PAGEREF _Toc242911156 \h </w:instrText>
            </w:r>
            <w:r>
              <w:rPr>
                <w:noProof/>
                <w:webHidden/>
              </w:rPr>
            </w:r>
            <w:r>
              <w:rPr>
                <w:noProof/>
                <w:webHidden/>
              </w:rPr>
              <w:fldChar w:fldCharType="separate"/>
            </w:r>
            <w:r>
              <w:rPr>
                <w:noProof/>
                <w:webHidden/>
              </w:rPr>
              <w:t>25</w:t>
            </w:r>
            <w:r>
              <w:rPr>
                <w:noProof/>
                <w:webHidden/>
              </w:rPr>
              <w:fldChar w:fldCharType="end"/>
            </w:r>
          </w:hyperlink>
        </w:p>
        <w:p ns2:paraId="4A041C87" ns2:textId="58171319" w:rsidR="00662026" w:rsidRDefault="00662026">
          <w:pPr>
            <w:pStyle w:val="TOC3"/>
            <w:tabs>
              <w:tab w:val="right" w:leader="dot" w:pos="8630"/>
            </w:tabs>
            <w:rPr>
              <w:rFonts w:asciiTheme="minorHAnsi" w:eastAsiaTheme="minorEastAsia" w:hAnsiTheme="minorHAnsi" w:cstheme="minorBidi"/>
              <w:noProof/>
              <w:kern w:val="2"/>
              <w:sz w:val="24"/>
              <w:szCs w:val="24"/>
              <w:lang w:val="en-PH"/>
              <ns2:ligatures ns2:val="standardContextual"/>
            </w:rPr>
          </w:pPr>
          <w:hyperlink w:anchor="_Toc242911157" w:history="1">
            <w:r w:rsidRPr="00E63E6E">
              <w:rPr>
                <w:rStyle w:val="Hyperlink"/>
                <w:bCs/>
                <w:noProof/>
              </w:rPr>
              <w:t>2.1.1 Web System Technologies</w:t>
            </w:r>
            <w:r>
              <w:rPr>
                <w:noProof/>
                <w:webHidden/>
              </w:rPr>
              <w:tab/>
            </w:r>
            <w:r>
              <w:rPr>
                <w:noProof/>
                <w:webHidden/>
              </w:rPr>
              <w:fldChar w:fldCharType="begin"/>
            </w:r>
            <w:r>
              <w:rPr>
                <w:noProof/>
                <w:webHidden/>
              </w:rPr>
              <w:instrText xml:space="preserve"> PAGEREF _Toc242911157 \h </w:instrText>
            </w:r>
            <w:r>
              <w:rPr>
                <w:noProof/>
                <w:webHidden/>
              </w:rPr>
            </w:r>
            <w:r>
              <w:rPr>
                <w:noProof/>
                <w:webHidden/>
              </w:rPr>
              <w:fldChar w:fldCharType="separate"/>
            </w:r>
            <w:r>
              <w:rPr>
                <w:noProof/>
                <w:webHidden/>
              </w:rPr>
              <w:t>26</w:t>
            </w:r>
            <w:r>
              <w:rPr>
                <w:noProof/>
                <w:webHidden/>
              </w:rPr>
              <w:fldChar w:fldCharType="end"/>
            </w:r>
          </w:hyperlink>
        </w:p>
        <w:p ns2:paraId="1AC7502C" ns2:textId="4A1CADAD" w:rsidR="00662026" w:rsidRDefault="00662026">
          <w:pPr>
            <w:pStyle w:val="TOC3"/>
            <w:tabs>
              <w:tab w:val="right" w:leader="dot" w:pos="8630"/>
            </w:tabs>
            <w:rPr>
              <w:rFonts w:asciiTheme="minorHAnsi" w:eastAsiaTheme="minorEastAsia" w:hAnsiTheme="minorHAnsi" w:cstheme="minorBidi"/>
              <w:noProof/>
              <w:kern w:val="2"/>
              <w:sz w:val="24"/>
              <w:szCs w:val="24"/>
              <w:lang w:val="en-PH"/>
              <ns2:ligatures ns2:val="standardContextual"/>
            </w:rPr>
          </w:pPr>
          <w:hyperlink w:anchor="_Toc242911158" w:history="1">
            <w:r w:rsidRPr="00E63E6E">
              <w:rPr>
                <w:rStyle w:val="Hyperlink"/>
                <w:bCs/>
                <w:noProof/>
              </w:rPr>
              <w:t>2.1.2 Cloud-Based Infrastructure</w:t>
            </w:r>
            <w:r>
              <w:rPr>
                <w:noProof/>
                <w:webHidden/>
              </w:rPr>
              <w:tab/>
            </w:r>
            <w:r>
              <w:rPr>
                <w:noProof/>
                <w:webHidden/>
              </w:rPr>
              <w:fldChar w:fldCharType="begin"/>
            </w:r>
            <w:r>
              <w:rPr>
                <w:noProof/>
                <w:webHidden/>
              </w:rPr>
              <w:instrText xml:space="preserve"> PAGEREF _Toc242911158 \h </w:instrText>
            </w:r>
            <w:r>
              <w:rPr>
                <w:noProof/>
                <w:webHidden/>
              </w:rPr>
            </w:r>
            <w:r>
              <w:rPr>
                <w:noProof/>
                <w:webHidden/>
              </w:rPr>
              <w:fldChar w:fldCharType="separate"/>
            </w:r>
            <w:r>
              <w:rPr>
                <w:noProof/>
                <w:webHidden/>
              </w:rPr>
              <w:t>27</w:t>
            </w:r>
            <w:r>
              <w:rPr>
                <w:noProof/>
                <w:webHidden/>
              </w:rPr>
              <w:fldChar w:fldCharType="end"/>
            </w:r>
          </w:hyperlink>
        </w:p>
        <w:p ns2:paraId="6B5B5563" ns2:textId="2BA114CC" w:rsidR="00662026" w:rsidRDefault="00662026">
          <w:pPr>
            <w:pStyle w:val="TOC3"/>
            <w:tabs>
              <w:tab w:val="right" w:leader="dot" w:pos="8630"/>
            </w:tabs>
            <w:rPr>
              <w:rFonts w:asciiTheme="minorHAnsi" w:eastAsiaTheme="minorEastAsia" w:hAnsiTheme="minorHAnsi" w:cstheme="minorBidi"/>
              <w:noProof/>
              <w:kern w:val="2"/>
              <w:sz w:val="24"/>
              <w:szCs w:val="24"/>
              <w:lang w:val="en-PH"/>
              <ns2:ligatures ns2:val="standardContextual"/>
            </w:rPr>
          </w:pPr>
          <w:hyperlink w:anchor="_Toc242911159" w:history="1">
            <w:r w:rsidRPr="00E63E6E">
              <w:rPr>
                <w:rStyle w:val="Hyperlink"/>
                <w:bCs/>
                <w:noProof/>
              </w:rPr>
              <w:t>2.1.3 Predictive Analytics and Machine Learning</w:t>
            </w:r>
            <w:r>
              <w:rPr>
                <w:noProof/>
                <w:webHidden/>
              </w:rPr>
              <w:tab/>
            </w:r>
            <w:r>
              <w:rPr>
                <w:noProof/>
                <w:webHidden/>
              </w:rPr>
              <w:fldChar w:fldCharType="begin"/>
            </w:r>
            <w:r>
              <w:rPr>
                <w:noProof/>
                <w:webHidden/>
              </w:rPr>
              <w:instrText xml:space="preserve"> PAGEREF _Toc242911159 \h </w:instrText>
            </w:r>
            <w:r>
              <w:rPr>
                <w:noProof/>
                <w:webHidden/>
              </w:rPr>
            </w:r>
            <w:r>
              <w:rPr>
                <w:noProof/>
                <w:webHidden/>
              </w:rPr>
              <w:fldChar w:fldCharType="separate"/>
            </w:r>
            <w:r>
              <w:rPr>
                <w:noProof/>
                <w:webHidden/>
              </w:rPr>
              <w:t>28</w:t>
            </w:r>
            <w:r>
              <w:rPr>
                <w:noProof/>
                <w:webHidden/>
              </w:rPr>
              <w:fldChar w:fldCharType="end"/>
            </w:r>
          </w:hyperlink>
        </w:p>
        <w:p ns2:paraId="29E7BA04" ns2:textId="0291EBEC"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60" w:history="1">
            <w:r w:rsidRPr="00E63E6E">
              <w:rPr>
                <w:rStyle w:val="Hyperlink"/>
                <w:noProof/>
              </w:rPr>
              <w:t>2.2 Related Literature</w:t>
            </w:r>
            <w:r>
              <w:rPr>
                <w:noProof/>
                <w:webHidden/>
              </w:rPr>
              <w:tab/>
            </w:r>
            <w:r>
              <w:rPr>
                <w:noProof/>
                <w:webHidden/>
              </w:rPr>
              <w:fldChar w:fldCharType="begin"/>
            </w:r>
            <w:r>
              <w:rPr>
                <w:noProof/>
                <w:webHidden/>
              </w:rPr>
              <w:instrText xml:space="preserve"> PAGEREF _Toc242911160 \h </w:instrText>
            </w:r>
            <w:r>
              <w:rPr>
                <w:noProof/>
                <w:webHidden/>
              </w:rPr>
            </w:r>
            <w:r>
              <w:rPr>
                <w:noProof/>
                <w:webHidden/>
              </w:rPr>
              <w:fldChar w:fldCharType="separate"/>
            </w:r>
            <w:r>
              <w:rPr>
                <w:noProof/>
                <w:webHidden/>
              </w:rPr>
              <w:t>29</w:t>
            </w:r>
            <w:r>
              <w:rPr>
                <w:noProof/>
                <w:webHidden/>
              </w:rPr>
              <w:fldChar w:fldCharType="end"/>
            </w:r>
          </w:hyperlink>
        </w:p>
        <w:p ns2:paraId="39D7F974" ns2:textId="326C55EE"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61" w:history="1">
            <w:r w:rsidRPr="00E63E6E">
              <w:rPr>
                <w:rStyle w:val="Hyperlink"/>
                <w:noProof/>
              </w:rPr>
              <w:t>2.3 Related Studies</w:t>
            </w:r>
            <w:r>
              <w:rPr>
                <w:noProof/>
                <w:webHidden/>
              </w:rPr>
              <w:tab/>
            </w:r>
            <w:r>
              <w:rPr>
                <w:noProof/>
                <w:webHidden/>
              </w:rPr>
              <w:fldChar w:fldCharType="begin"/>
            </w:r>
            <w:r>
              <w:rPr>
                <w:noProof/>
                <w:webHidden/>
              </w:rPr>
              <w:instrText xml:space="preserve"> PAGEREF _Toc242911161 \h </w:instrText>
            </w:r>
            <w:r>
              <w:rPr>
                <w:noProof/>
                <w:webHidden/>
              </w:rPr>
            </w:r>
            <w:r>
              <w:rPr>
                <w:noProof/>
                <w:webHidden/>
              </w:rPr>
              <w:fldChar w:fldCharType="separate"/>
            </w:r>
            <w:r>
              <w:rPr>
                <w:noProof/>
                <w:webHidden/>
              </w:rPr>
              <w:t>32</w:t>
            </w:r>
            <w:r>
              <w:rPr>
                <w:noProof/>
                <w:webHidden/>
              </w:rPr>
              <w:fldChar w:fldCharType="end"/>
            </w:r>
          </w:hyperlink>
        </w:p>
        <w:p ns2:paraId="2D89B45A" ns2:textId="2AF23A3A"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62" w:history="1">
            <w:r w:rsidRPr="00E63E6E">
              <w:rPr>
                <w:rStyle w:val="Hyperlink"/>
                <w:noProof/>
              </w:rPr>
              <w:t>2.4 Related Systems</w:t>
            </w:r>
            <w:r>
              <w:rPr>
                <w:noProof/>
                <w:webHidden/>
              </w:rPr>
              <w:tab/>
            </w:r>
            <w:r>
              <w:rPr>
                <w:noProof/>
                <w:webHidden/>
              </w:rPr>
              <w:fldChar w:fldCharType="begin"/>
            </w:r>
            <w:r>
              <w:rPr>
                <w:noProof/>
                <w:webHidden/>
              </w:rPr>
              <w:instrText xml:space="preserve"> PAGEREF _Toc242911162 \h </w:instrText>
            </w:r>
            <w:r>
              <w:rPr>
                <w:noProof/>
                <w:webHidden/>
              </w:rPr>
            </w:r>
            <w:r>
              <w:rPr>
                <w:noProof/>
                <w:webHidden/>
              </w:rPr>
              <w:fldChar w:fldCharType="separate"/>
            </w:r>
            <w:r>
              <w:rPr>
                <w:noProof/>
                <w:webHidden/>
              </w:rPr>
              <w:t>40</w:t>
            </w:r>
            <w:r>
              <w:rPr>
                <w:noProof/>
                <w:webHidden/>
              </w:rPr>
              <w:fldChar w:fldCharType="end"/>
            </w:r>
          </w:hyperlink>
        </w:p>
        <w:p ns2:paraId="16D8B90A" ns2:textId="734A8450"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63" w:history="1">
            <w:r w:rsidRPr="00E63E6E">
              <w:rPr>
                <w:rStyle w:val="Hyperlink"/>
                <w:noProof/>
              </w:rPr>
              <w:t>2.5 Synthesis</w:t>
            </w:r>
            <w:r>
              <w:rPr>
                <w:noProof/>
                <w:webHidden/>
              </w:rPr>
              <w:tab/>
            </w:r>
            <w:r>
              <w:rPr>
                <w:noProof/>
                <w:webHidden/>
              </w:rPr>
              <w:fldChar w:fldCharType="begin"/>
            </w:r>
            <w:r>
              <w:rPr>
                <w:noProof/>
                <w:webHidden/>
              </w:rPr>
              <w:instrText xml:space="preserve"> PAGEREF _Toc242911163 \h </w:instrText>
            </w:r>
            <w:r>
              <w:rPr>
                <w:noProof/>
                <w:webHidden/>
              </w:rPr>
            </w:r>
            <w:r>
              <w:rPr>
                <w:noProof/>
                <w:webHidden/>
              </w:rPr>
              <w:fldChar w:fldCharType="separate"/>
            </w:r>
            <w:r>
              <w:rPr>
                <w:noProof/>
                <w:webHidden/>
              </w:rPr>
              <w:t>45</w:t>
            </w:r>
            <w:r>
              <w:rPr>
                <w:noProof/>
                <w:webHidden/>
              </w:rPr>
              <w:fldChar w:fldCharType="end"/>
            </w:r>
          </w:hyperlink>
        </w:p>
        <w:p ns2:paraId="133F6E08" ns2:textId="2BB0565F"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64" w:history="1">
            <w:r w:rsidRPr="00E63E6E">
              <w:rPr>
                <w:rStyle w:val="Hyperlink"/>
                <w:noProof/>
              </w:rPr>
              <w:t>2.6 Conceptual Framework</w:t>
            </w:r>
            <w:r>
              <w:rPr>
                <w:noProof/>
                <w:webHidden/>
              </w:rPr>
              <w:tab/>
            </w:r>
            <w:r>
              <w:rPr>
                <w:noProof/>
                <w:webHidden/>
              </w:rPr>
              <w:fldChar w:fldCharType="begin"/>
            </w:r>
            <w:r>
              <w:rPr>
                <w:noProof/>
                <w:webHidden/>
              </w:rPr>
              <w:instrText xml:space="preserve"> PAGEREF _Toc242911164 \h </w:instrText>
            </w:r>
            <w:r>
              <w:rPr>
                <w:noProof/>
                <w:webHidden/>
              </w:rPr>
            </w:r>
            <w:r>
              <w:rPr>
                <w:noProof/>
                <w:webHidden/>
              </w:rPr>
              <w:fldChar w:fldCharType="separate"/>
            </w:r>
            <w:r>
              <w:rPr>
                <w:noProof/>
                <w:webHidden/>
              </w:rPr>
              <w:t>46</w:t>
            </w:r>
            <w:r>
              <w:rPr>
                <w:noProof/>
                <w:webHidden/>
              </w:rPr>
              <w:fldChar w:fldCharType="end"/>
            </w:r>
          </w:hyperlink>
        </w:p>
        <w:p ns2:paraId="036CE1A2" ns2:textId="1B3EAAE3" w:rsidR="00662026" w:rsidRDefault="00662026" w:rsidP="008E06E5">
          <w:pPr>
            <w:pStyle w:val="TOC1"/>
            <w:rPr>
              <w:rFonts w:asciiTheme="minorHAnsi" w:eastAsiaTheme="minorEastAsia" w:hAnsiTheme="minorHAnsi" w:cstheme="minorBidi"/>
              <w:b/>
              <w:kern w:val="2"/>
              <w:lang w:val="en-PH"/>
              <ns2:ligatures ns2:val="standardContextual"/>
            </w:rPr>
          </w:pPr>
          <w:hyperlink w:anchor="_Toc242911165" w:history="1">
            <w:r w:rsidRPr="00E63E6E">
              <w:rPr>
                <w:rStyle w:val="Hyperlink"/>
                <w:noProof/>
              </w:rPr>
              <w:t>3.</w:t>
            </w:r>
            <w:r>
              <w:rPr>
                <w:rFonts w:asciiTheme="minorHAnsi" w:eastAsiaTheme="minorEastAsia" w:hAnsiTheme="minorHAnsi" w:cstheme="minorBidi"/>
                <w:kern w:val="2"/>
                <w:lang w:val="en-PH"/>
                <ns2:ligatures ns2:val="standardContextual"/>
              </w:rPr>
              <w:tab/>
            </w:r>
            <w:r w:rsidRPr="00E63E6E">
              <w:rPr>
                <w:rStyle w:val="Hyperlink"/>
                <w:noProof/>
              </w:rPr>
              <w:t>DESIGN AND METHODOLOGY</w:t>
            </w:r>
            <w:r>
              <w:rPr>
                <w:noProof/>
                <w:webHidden/>
              </w:rPr>
              <w:tab/>
            </w:r>
            <w:r>
              <w:rPr>
                <w:noProof/>
                <w:webHidden/>
              </w:rPr>
              <w:fldChar w:fldCharType="begin"/>
            </w:r>
            <w:r>
              <w:rPr>
                <w:noProof/>
                <w:webHidden/>
              </w:rPr>
              <w:instrText xml:space="preserve"> PAGEREF _Toc242911165 \h </w:instrText>
            </w:r>
            <w:r>
              <w:rPr>
                <w:noProof/>
                <w:webHidden/>
              </w:rPr>
            </w:r>
            <w:r>
              <w:rPr>
                <w:noProof/>
                <w:webHidden/>
              </w:rPr>
              <w:fldChar w:fldCharType="separate"/>
            </w:r>
            <w:r>
              <w:rPr>
                <w:noProof/>
                <w:webHidden/>
              </w:rPr>
              <w:t>48</w:t>
            </w:r>
            <w:r>
              <w:rPr>
                <w:noProof/>
                <w:webHidden/>
              </w:rPr>
              <w:fldChar w:fldCharType="end"/>
            </w:r>
          </w:hyperlink>
        </w:p>
        <w:p ns2:paraId="0318A43A" ns2:textId="67A448BF"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66" w:history="1">
            <w:r w:rsidRPr="00E63E6E">
              <w:rPr>
                <w:rStyle w:val="Hyperlink"/>
                <w:noProof/>
              </w:rPr>
              <w:t>3.1 Project Concepts</w:t>
            </w:r>
            <w:r>
              <w:rPr>
                <w:noProof/>
                <w:webHidden/>
              </w:rPr>
              <w:tab/>
            </w:r>
            <w:r>
              <w:rPr>
                <w:noProof/>
                <w:webHidden/>
              </w:rPr>
              <w:fldChar w:fldCharType="begin"/>
            </w:r>
            <w:r>
              <w:rPr>
                <w:noProof/>
                <w:webHidden/>
              </w:rPr>
              <w:instrText xml:space="preserve"> PAGEREF _Toc242911166 \h </w:instrText>
            </w:r>
            <w:r>
              <w:rPr>
                <w:noProof/>
                <w:webHidden/>
              </w:rPr>
            </w:r>
            <w:r>
              <w:rPr>
                <w:noProof/>
                <w:webHidden/>
              </w:rPr>
              <w:fldChar w:fldCharType="separate"/>
            </w:r>
            <w:r>
              <w:rPr>
                <w:noProof/>
                <w:webHidden/>
              </w:rPr>
              <w:t>48</w:t>
            </w:r>
            <w:r>
              <w:rPr>
                <w:noProof/>
                <w:webHidden/>
              </w:rPr>
              <w:fldChar w:fldCharType="end"/>
            </w:r>
          </w:hyperlink>
        </w:p>
        <w:p ns2:paraId="6360E42A" ns2:textId="068DEE37" w:rsidR="00662026" w:rsidRDefault="00662026">
          <w:pPr>
            <w:pStyle w:val="TOC2"/>
            <w:tabs>
              <w:tab w:val="left" w:pos="1440"/>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67" w:history="1">
            <w:r w:rsidRPr="00E63E6E">
              <w:rPr>
                <w:rStyle w:val="Hyperlink"/>
                <w:noProof/>
              </w:rPr>
              <w:t>3.2</w:t>
            </w:r>
            <w:r>
              <w:rPr>
                <w:rFonts w:asciiTheme="minorHAnsi" w:eastAsiaTheme="minorEastAsia" w:hAnsiTheme="minorHAnsi" w:cstheme="minorBidi"/>
                <w:b w:val="0"/>
                <w:bCs w:val="0"/>
                <w:noProof/>
                <w:kern w:val="2"/>
                <w:sz w:val="24"/>
                <w:szCs w:val="24"/>
                <w:lang w:val="en-PH"/>
                <ns2:ligatures ns2:val="standardContextual"/>
              </w:rPr>
              <w:tab/>
            </w:r>
            <w:r w:rsidRPr="00E63E6E">
              <w:rPr>
                <w:rStyle w:val="Hyperlink"/>
                <w:noProof/>
              </w:rPr>
              <w:t>Development Model</w:t>
            </w:r>
            <w:r>
              <w:rPr>
                <w:noProof/>
                <w:webHidden/>
              </w:rPr>
              <w:tab/>
            </w:r>
            <w:r>
              <w:rPr>
                <w:noProof/>
                <w:webHidden/>
              </w:rPr>
              <w:fldChar w:fldCharType="begin"/>
            </w:r>
            <w:r>
              <w:rPr>
                <w:noProof/>
                <w:webHidden/>
              </w:rPr>
              <w:instrText xml:space="preserve"> PAGEREF _Toc242911167 \h </w:instrText>
            </w:r>
            <w:r>
              <w:rPr>
                <w:noProof/>
                <w:webHidden/>
              </w:rPr>
            </w:r>
            <w:r>
              <w:rPr>
                <w:noProof/>
                <w:webHidden/>
              </w:rPr>
              <w:fldChar w:fldCharType="separate"/>
            </w:r>
            <w:r>
              <w:rPr>
                <w:noProof/>
                <w:webHidden/>
              </w:rPr>
              <w:t>50</w:t>
            </w:r>
            <w:r>
              <w:rPr>
                <w:noProof/>
                <w:webHidden/>
              </w:rPr>
              <w:fldChar w:fldCharType="end"/>
            </w:r>
          </w:hyperlink>
        </w:p>
        <w:p ns2:paraId="171E07B7" ns2:textId="0CC2AF65" w:rsidR="00662026" w:rsidRDefault="00662026">
          <w:pPr>
            <w:pStyle w:val="TOC2"/>
            <w:tabs>
              <w:tab w:val="left" w:pos="1440"/>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68" w:history="1">
            <w:r w:rsidRPr="00E63E6E">
              <w:rPr>
                <w:rStyle w:val="Hyperlink"/>
                <w:noProof/>
              </w:rPr>
              <w:t>3.3</w:t>
            </w:r>
            <w:r>
              <w:rPr>
                <w:rFonts w:asciiTheme="minorHAnsi" w:eastAsiaTheme="minorEastAsia" w:hAnsiTheme="minorHAnsi" w:cstheme="minorBidi"/>
                <w:b w:val="0"/>
                <w:bCs w:val="0"/>
                <w:noProof/>
                <w:kern w:val="2"/>
                <w:sz w:val="24"/>
                <w:szCs w:val="24"/>
                <w:lang w:val="en-PH"/>
                <ns2:ligatures ns2:val="standardContextual"/>
              </w:rPr>
              <w:tab/>
            </w:r>
            <w:r w:rsidRPr="00E63E6E">
              <w:rPr>
                <w:rStyle w:val="Hyperlink"/>
                <w:noProof/>
              </w:rPr>
              <w:t>Requirements Analysis</w:t>
            </w:r>
            <w:r>
              <w:rPr>
                <w:noProof/>
                <w:webHidden/>
              </w:rPr>
              <w:tab/>
            </w:r>
            <w:r>
              <w:rPr>
                <w:noProof/>
                <w:webHidden/>
              </w:rPr>
              <w:fldChar w:fldCharType="begin"/>
            </w:r>
            <w:r>
              <w:rPr>
                <w:noProof/>
                <w:webHidden/>
              </w:rPr>
              <w:instrText xml:space="preserve"> PAGEREF _Toc242911168 \h </w:instrText>
            </w:r>
            <w:r>
              <w:rPr>
                <w:noProof/>
                <w:webHidden/>
              </w:rPr>
            </w:r>
            <w:r>
              <w:rPr>
                <w:noProof/>
                <w:webHidden/>
              </w:rPr>
              <w:fldChar w:fldCharType="separate"/>
            </w:r>
            <w:r>
              <w:rPr>
                <w:noProof/>
                <w:webHidden/>
              </w:rPr>
              <w:t>52</w:t>
            </w:r>
            <w:r>
              <w:rPr>
                <w:noProof/>
                <w:webHidden/>
              </w:rPr>
              <w:fldChar w:fldCharType="end"/>
            </w:r>
          </w:hyperlink>
        </w:p>
        <w:p ns2:paraId="761AA389" ns2:textId="69BCE8DD"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69" w:history="1">
            <w:r w:rsidRPr="00E63E6E">
              <w:rPr>
                <w:rStyle w:val="Hyperlink"/>
                <w:noProof/>
              </w:rPr>
              <w:t>3.4 System Design</w:t>
            </w:r>
            <w:r>
              <w:rPr>
                <w:noProof/>
                <w:webHidden/>
              </w:rPr>
              <w:tab/>
            </w:r>
            <w:r>
              <w:rPr>
                <w:noProof/>
                <w:webHidden/>
              </w:rPr>
              <w:fldChar w:fldCharType="begin"/>
            </w:r>
            <w:r>
              <w:rPr>
                <w:noProof/>
                <w:webHidden/>
              </w:rPr>
              <w:instrText xml:space="preserve"> PAGEREF _Toc242911169 \h </w:instrText>
            </w:r>
            <w:r>
              <w:rPr>
                <w:noProof/>
                <w:webHidden/>
              </w:rPr>
            </w:r>
            <w:r>
              <w:rPr>
                <w:noProof/>
                <w:webHidden/>
              </w:rPr>
              <w:fldChar w:fldCharType="separate"/>
            </w:r>
            <w:r>
              <w:rPr>
                <w:noProof/>
                <w:webHidden/>
              </w:rPr>
              <w:t>55</w:t>
            </w:r>
            <w:r>
              <w:rPr>
                <w:noProof/>
                <w:webHidden/>
              </w:rPr>
              <w:fldChar w:fldCharType="end"/>
            </w:r>
          </w:hyperlink>
        </w:p>
        <w:p ns2:paraId="7700B77A" ns2:textId="674502B6" w:rsidR="00662026" w:rsidRDefault="00662026">
          <w:pPr>
            <w:pStyle w:val="TOC3"/>
            <w:tabs>
              <w:tab w:val="left" w:pos="1920"/>
              <w:tab w:val="right" w:leader="dot" w:pos="8630"/>
            </w:tabs>
            <w:rPr>
              <w:rFonts w:asciiTheme="minorHAnsi" w:eastAsiaTheme="minorEastAsia" w:hAnsiTheme="minorHAnsi" w:cstheme="minorBidi"/>
              <w:noProof/>
              <w:kern w:val="2"/>
              <w:sz w:val="24"/>
              <w:szCs w:val="24"/>
              <w:lang w:val="en-PH"/>
              <ns2:ligatures ns2:val="standardContextual"/>
            </w:rPr>
          </w:pPr>
          <w:hyperlink w:anchor="_Toc242911170" w:history="1">
            <w:r w:rsidRPr="00E63E6E">
              <w:rPr>
                <w:rStyle w:val="Hyperlink"/>
                <w:noProof/>
              </w:rPr>
              <w:t>3.4.1</w:t>
            </w:r>
            <w:r>
              <w:rPr>
                <w:rFonts w:asciiTheme="minorHAnsi" w:eastAsiaTheme="minorEastAsia" w:hAnsiTheme="minorHAnsi" w:cstheme="minorBidi"/>
                <w:noProof/>
                <w:kern w:val="2"/>
                <w:sz w:val="24"/>
                <w:szCs w:val="24"/>
                <w:lang w:val="en-PH"/>
                <ns2:ligatures ns2:val="standardContextual"/>
              </w:rPr>
              <w:tab/>
            </w:r>
            <w:r w:rsidRPr="00E63E6E">
              <w:rPr>
                <w:rStyle w:val="Hyperlink"/>
                <w:noProof/>
              </w:rPr>
              <w:t>Software Requirements Specifications</w:t>
            </w:r>
            <w:r>
              <w:rPr>
                <w:noProof/>
                <w:webHidden/>
              </w:rPr>
              <w:tab/>
            </w:r>
            <w:r>
              <w:rPr>
                <w:noProof/>
                <w:webHidden/>
              </w:rPr>
              <w:fldChar w:fldCharType="begin"/>
            </w:r>
            <w:r>
              <w:rPr>
                <w:noProof/>
                <w:webHidden/>
              </w:rPr>
              <w:instrText xml:space="preserve"> PAGEREF _Toc242911170 \h </w:instrText>
            </w:r>
            <w:r>
              <w:rPr>
                <w:noProof/>
                <w:webHidden/>
              </w:rPr>
            </w:r>
            <w:r>
              <w:rPr>
                <w:noProof/>
                <w:webHidden/>
              </w:rPr>
              <w:fldChar w:fldCharType="separate"/>
            </w:r>
            <w:r>
              <w:rPr>
                <w:noProof/>
                <w:webHidden/>
              </w:rPr>
              <w:t>89</w:t>
            </w:r>
            <w:r>
              <w:rPr>
                <w:noProof/>
                <w:webHidden/>
              </w:rPr>
              <w:fldChar w:fldCharType="end"/>
            </w:r>
          </w:hyperlink>
        </w:p>
        <w:p ns2:paraId="718BB522" ns2:textId="74E76813"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71" w:history="1">
            <w:r w:rsidRPr="00E63E6E">
              <w:rPr>
                <w:rStyle w:val="Hyperlink"/>
                <w:noProof/>
              </w:rPr>
              <w:t>3.5 Development</w:t>
            </w:r>
            <w:r>
              <w:rPr>
                <w:noProof/>
                <w:webHidden/>
              </w:rPr>
              <w:tab/>
            </w:r>
            <w:r>
              <w:rPr>
                <w:noProof/>
                <w:webHidden/>
              </w:rPr>
              <w:fldChar w:fldCharType="begin"/>
            </w:r>
            <w:r>
              <w:rPr>
                <w:noProof/>
                <w:webHidden/>
              </w:rPr>
              <w:instrText xml:space="preserve"> PAGEREF _Toc242911171 \h </w:instrText>
            </w:r>
            <w:r>
              <w:rPr>
                <w:noProof/>
                <w:webHidden/>
              </w:rPr>
            </w:r>
            <w:r>
              <w:rPr>
                <w:noProof/>
                <w:webHidden/>
              </w:rPr>
              <w:fldChar w:fldCharType="separate"/>
            </w:r>
            <w:r>
              <w:rPr>
                <w:noProof/>
                <w:webHidden/>
              </w:rPr>
              <w:t>96</w:t>
            </w:r>
            <w:r>
              <w:rPr>
                <w:noProof/>
                <w:webHidden/>
              </w:rPr>
              <w:fldChar w:fldCharType="end"/>
            </w:r>
          </w:hyperlink>
        </w:p>
        <w:p ns2:paraId="17B0D643" ns2:textId="03C93740"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72" w:history="1">
            <w:r w:rsidRPr="00E63E6E">
              <w:rPr>
                <w:rStyle w:val="Hyperlink"/>
                <w:noProof/>
              </w:rPr>
              <w:t>3.6 Testing and Evaluation</w:t>
            </w:r>
            <w:r>
              <w:rPr>
                <w:noProof/>
                <w:webHidden/>
              </w:rPr>
              <w:tab/>
            </w:r>
            <w:r>
              <w:rPr>
                <w:noProof/>
                <w:webHidden/>
              </w:rPr>
              <w:fldChar w:fldCharType="begin"/>
            </w:r>
            <w:r>
              <w:rPr>
                <w:noProof/>
                <w:webHidden/>
              </w:rPr>
              <w:instrText xml:space="preserve"> PAGEREF _Toc242911172 \h </w:instrText>
            </w:r>
            <w:r>
              <w:rPr>
                <w:noProof/>
                <w:webHidden/>
              </w:rPr>
            </w:r>
            <w:r>
              <w:rPr>
                <w:noProof/>
                <w:webHidden/>
              </w:rPr>
              <w:fldChar w:fldCharType="separate"/>
            </w:r>
            <w:r>
              <w:rPr>
                <w:noProof/>
                <w:webHidden/>
              </w:rPr>
              <w:t>102</w:t>
            </w:r>
            <w:r>
              <w:rPr>
                <w:noProof/>
                <w:webHidden/>
              </w:rPr>
              <w:fldChar w:fldCharType="end"/>
            </w:r>
          </w:hyperlink>
        </w:p>
        <w:p ns2:paraId="76187405" ns2:textId="52952E11"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73" w:history="1">
            <w:r w:rsidRPr="00E63E6E">
              <w:rPr>
                <w:rStyle w:val="Hyperlink"/>
                <w:noProof/>
              </w:rPr>
              <w:t>3.7 Deployment</w:t>
            </w:r>
            <w:r>
              <w:rPr>
                <w:noProof/>
                <w:webHidden/>
              </w:rPr>
              <w:tab/>
            </w:r>
            <w:r>
              <w:rPr>
                <w:noProof/>
                <w:webHidden/>
              </w:rPr>
              <w:fldChar w:fldCharType="begin"/>
            </w:r>
            <w:r>
              <w:rPr>
                <w:noProof/>
                <w:webHidden/>
              </w:rPr>
              <w:instrText xml:space="preserve"> PAGEREF _Toc242911173 \h </w:instrText>
            </w:r>
            <w:r>
              <w:rPr>
                <w:noProof/>
                <w:webHidden/>
              </w:rPr>
            </w:r>
            <w:r>
              <w:rPr>
                <w:noProof/>
                <w:webHidden/>
              </w:rPr>
              <w:fldChar w:fldCharType="separate"/>
            </w:r>
            <w:r>
              <w:rPr>
                <w:noProof/>
                <w:webHidden/>
              </w:rPr>
              <w:t>128</w:t>
            </w:r>
            <w:r>
              <w:rPr>
                <w:noProof/>
                <w:webHidden/>
              </w:rPr>
              <w:fldChar w:fldCharType="end"/>
            </w:r>
          </w:hyperlink>
        </w:p>
        <w:p ns2:paraId="2327E00D" ns2:textId="0633C7DE" w:rsidR="00662026" w:rsidRDefault="00662026">
          <w:pPr>
            <w:pStyle w:val="TOC3"/>
            <w:tabs>
              <w:tab w:val="right" w:leader="dot" w:pos="8630"/>
            </w:tabs>
            <w:rPr>
              <w:rFonts w:asciiTheme="minorHAnsi" w:eastAsiaTheme="minorEastAsia" w:hAnsiTheme="minorHAnsi" w:cstheme="minorBidi"/>
              <w:noProof/>
              <w:kern w:val="2"/>
              <w:sz w:val="24"/>
              <w:szCs w:val="24"/>
              <w:lang w:val="en-PH"/>
              <ns2:ligatures ns2:val="standardContextual"/>
            </w:rPr>
          </w:pPr>
          <w:hyperlink w:anchor="_Toc242911174" w:history="1">
            <w:r w:rsidRPr="00E63E6E">
              <w:rPr>
                <w:rStyle w:val="Hyperlink"/>
                <w:noProof/>
              </w:rPr>
              <w:t>3.7.1 Sustainability and Maintenance Plan</w:t>
            </w:r>
            <w:r>
              <w:rPr>
                <w:noProof/>
                <w:webHidden/>
              </w:rPr>
              <w:tab/>
            </w:r>
            <w:r>
              <w:rPr>
                <w:noProof/>
                <w:webHidden/>
              </w:rPr>
              <w:fldChar w:fldCharType="begin"/>
            </w:r>
            <w:r>
              <w:rPr>
                <w:noProof/>
                <w:webHidden/>
              </w:rPr>
              <w:instrText xml:space="preserve"> PAGEREF _Toc242911174 \h </w:instrText>
            </w:r>
            <w:r>
              <w:rPr>
                <w:noProof/>
                <w:webHidden/>
              </w:rPr>
            </w:r>
            <w:r>
              <w:rPr>
                <w:noProof/>
                <w:webHidden/>
              </w:rPr>
              <w:fldChar w:fldCharType="separate"/>
            </w:r>
            <w:r>
              <w:rPr>
                <w:noProof/>
                <w:webHidden/>
              </w:rPr>
              <w:t>128</w:t>
            </w:r>
            <w:r>
              <w:rPr>
                <w:noProof/>
                <w:webHidden/>
              </w:rPr>
              <w:fldChar w:fldCharType="end"/>
            </w:r>
          </w:hyperlink>
        </w:p>
        <w:p ns2:paraId="4BCB0C7E" ns2:textId="60F2DF9A" w:rsidR="00662026" w:rsidRDefault="00662026" w:rsidP="008E06E5">
          <w:pPr>
            <w:pStyle w:val="TOC1"/>
            <w:rPr>
              <w:rFonts w:asciiTheme="minorHAnsi" w:eastAsiaTheme="minorEastAsia" w:hAnsiTheme="minorHAnsi" w:cstheme="minorBidi"/>
              <w:b/>
              <w:kern w:val="2"/>
              <w:lang w:val="en-PH"/>
              <ns2:ligatures ns2:val="standardContextual"/>
            </w:rPr>
          </w:pPr>
          <w:hyperlink w:anchor="_Toc242911175" w:history="1">
            <w:r w:rsidRPr="00E63E6E">
              <w:rPr>
                <w:rStyle w:val="Hyperlink"/>
                <w:noProof/>
              </w:rPr>
              <w:t>4.</w:t>
            </w:r>
            <w:r>
              <w:rPr>
                <w:rFonts w:asciiTheme="minorHAnsi" w:eastAsiaTheme="minorEastAsia" w:hAnsiTheme="minorHAnsi" w:cstheme="minorBidi"/>
                <w:kern w:val="2"/>
                <w:lang w:val="en-PH"/>
                <ns2:ligatures ns2:val="standardContextual"/>
              </w:rPr>
              <w:tab/>
            </w:r>
            <w:r w:rsidRPr="00E63E6E">
              <w:rPr>
                <w:rStyle w:val="Hyperlink"/>
                <w:noProof/>
              </w:rPr>
              <w:t>RESULTS AND DISCUSSION</w:t>
            </w:r>
            <w:r>
              <w:rPr>
                <w:noProof/>
                <w:webHidden/>
              </w:rPr>
              <w:tab/>
            </w:r>
            <w:r>
              <w:rPr>
                <w:noProof/>
                <w:webHidden/>
              </w:rPr>
              <w:fldChar w:fldCharType="begin"/>
            </w:r>
            <w:r>
              <w:rPr>
                <w:noProof/>
                <w:webHidden/>
              </w:rPr>
              <w:instrText xml:space="preserve"> PAGEREF _Toc242911175 \h </w:instrText>
            </w:r>
            <w:r>
              <w:rPr>
                <w:noProof/>
                <w:webHidden/>
              </w:rPr>
            </w:r>
            <w:r>
              <w:rPr>
                <w:noProof/>
                <w:webHidden/>
              </w:rPr>
              <w:fldChar w:fldCharType="separate"/>
            </w:r>
            <w:r>
              <w:rPr>
                <w:noProof/>
                <w:webHidden/>
              </w:rPr>
              <w:t>132</w:t>
            </w:r>
            <w:r>
              <w:rPr>
                <w:noProof/>
                <w:webHidden/>
              </w:rPr>
              <w:fldChar w:fldCharType="end"/>
            </w:r>
          </w:hyperlink>
        </w:p>
        <w:p ns2:paraId="47AB1956" ns2:textId="1F54ABAC"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76" w:history="1">
            <w:r w:rsidRPr="00E63E6E">
              <w:rPr>
                <w:rStyle w:val="Hyperlink"/>
                <w:noProof/>
              </w:rPr>
              <w:t>4.1 Analysis of Shervice System Modules and Features</w:t>
            </w:r>
            <w:r>
              <w:rPr>
                <w:noProof/>
                <w:webHidden/>
              </w:rPr>
              <w:tab/>
            </w:r>
            <w:r>
              <w:rPr>
                <w:noProof/>
                <w:webHidden/>
              </w:rPr>
              <w:fldChar w:fldCharType="begin"/>
            </w:r>
            <w:r>
              <w:rPr>
                <w:noProof/>
                <w:webHidden/>
              </w:rPr>
              <w:instrText xml:space="preserve"> PAGEREF _Toc242911176 \h </w:instrText>
            </w:r>
            <w:r>
              <w:rPr>
                <w:noProof/>
                <w:webHidden/>
              </w:rPr>
            </w:r>
            <w:r>
              <w:rPr>
                <w:noProof/>
                <w:webHidden/>
              </w:rPr>
              <w:fldChar w:fldCharType="separate"/>
            </w:r>
            <w:r>
              <w:rPr>
                <w:noProof/>
                <w:webHidden/>
              </w:rPr>
              <w:t>132</w:t>
            </w:r>
            <w:r>
              <w:rPr>
                <w:noProof/>
                <w:webHidden/>
              </w:rPr>
              <w:fldChar w:fldCharType="end"/>
            </w:r>
          </w:hyperlink>
        </w:p>
        <w:p ns2:paraId="09F7D0BC" ns2:textId="5E8A6AA9"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77" w:history="1">
            <w:r w:rsidRPr="00E63E6E">
              <w:rPr>
                <w:rStyle w:val="Hyperlink"/>
                <w:noProof/>
              </w:rPr>
              <w:t>4.2 Machine Learning Model Evaluation and Performance Metrics</w:t>
            </w:r>
            <w:r>
              <w:rPr>
                <w:noProof/>
                <w:webHidden/>
              </w:rPr>
              <w:tab/>
            </w:r>
            <w:r>
              <w:rPr>
                <w:noProof/>
                <w:webHidden/>
              </w:rPr>
              <w:fldChar w:fldCharType="begin"/>
            </w:r>
            <w:r>
              <w:rPr>
                <w:noProof/>
                <w:webHidden/>
              </w:rPr>
              <w:instrText xml:space="preserve"> PAGEREF _Toc242911177 \h </w:instrText>
            </w:r>
            <w:r>
              <w:rPr>
                <w:noProof/>
                <w:webHidden/>
              </w:rPr>
            </w:r>
            <w:r>
              <w:rPr>
                <w:noProof/>
                <w:webHidden/>
              </w:rPr>
              <w:fldChar w:fldCharType="separate"/>
            </w:r>
            <w:r>
              <w:rPr>
                <w:noProof/>
                <w:webHidden/>
              </w:rPr>
              <w:t>159</w:t>
            </w:r>
            <w:r>
              <w:rPr>
                <w:noProof/>
                <w:webHidden/>
              </w:rPr>
              <w:fldChar w:fldCharType="end"/>
            </w:r>
          </w:hyperlink>
        </w:p>
        <w:p ns2:paraId="030F83A2" ns2:textId="238BA2BB" w:rsidR="00662026" w:rsidRDefault="00662026" w:rsidP="008E06E5">
          <w:pPr>
            <w:pStyle w:val="TOC1"/>
            <w:rPr>
              <w:rFonts w:asciiTheme="minorHAnsi" w:eastAsiaTheme="minorEastAsia" w:hAnsiTheme="minorHAnsi" w:cstheme="minorBidi"/>
              <w:b/>
              <w:kern w:val="2"/>
              <w:lang w:val="en-PH"/>
              <ns2:ligatures ns2:val="standardContextual"/>
            </w:rPr>
          </w:pPr>
          <w:hyperlink w:anchor="_Toc242911178" w:history="1">
            <w:r w:rsidRPr="00E63E6E">
              <w:rPr>
                <w:rStyle w:val="Hyperlink"/>
                <w:noProof/>
              </w:rPr>
              <w:t>5.</w:t>
            </w:r>
            <w:r>
              <w:rPr>
                <w:rFonts w:asciiTheme="minorHAnsi" w:eastAsiaTheme="minorEastAsia" w:hAnsiTheme="minorHAnsi" w:cstheme="minorBidi"/>
                <w:kern w:val="2"/>
                <w:lang w:val="en-PH"/>
                <ns2:ligatures ns2:val="standardContextual"/>
              </w:rPr>
              <w:tab/>
            </w:r>
            <w:r w:rsidRPr="00E63E6E">
              <w:rPr>
                <w:rStyle w:val="Hyperlink"/>
                <w:noProof/>
              </w:rPr>
              <w:t>SUMMARY, CONCLUSIONS, AND RECOMMENDATIONS</w:t>
            </w:r>
            <w:r>
              <w:rPr>
                <w:noProof/>
                <w:webHidden/>
              </w:rPr>
              <w:tab/>
            </w:r>
            <w:r>
              <w:rPr>
                <w:noProof/>
                <w:webHidden/>
              </w:rPr>
              <w:fldChar w:fldCharType="begin"/>
            </w:r>
            <w:r>
              <w:rPr>
                <w:noProof/>
                <w:webHidden/>
              </w:rPr>
              <w:instrText xml:space="preserve"> PAGEREF _Toc242911178 \h </w:instrText>
            </w:r>
            <w:r>
              <w:rPr>
                <w:noProof/>
                <w:webHidden/>
              </w:rPr>
            </w:r>
            <w:r>
              <w:rPr>
                <w:noProof/>
                <w:webHidden/>
              </w:rPr>
              <w:fldChar w:fldCharType="separate"/>
            </w:r>
            <w:r>
              <w:rPr>
                <w:noProof/>
                <w:webHidden/>
              </w:rPr>
              <w:t>176</w:t>
            </w:r>
            <w:r>
              <w:rPr>
                <w:noProof/>
                <w:webHidden/>
              </w:rPr>
              <w:fldChar w:fldCharType="end"/>
            </w:r>
          </w:hyperlink>
        </w:p>
        <w:p ns2:paraId="05398E56" ns2:textId="62C4E75D"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79" w:history="1">
            <w:r w:rsidRPr="00E63E6E">
              <w:rPr>
                <w:rStyle w:val="Hyperlink"/>
                <w:noProof/>
              </w:rPr>
              <w:t>5.1 Summary</w:t>
            </w:r>
            <w:r>
              <w:rPr>
                <w:noProof/>
                <w:webHidden/>
              </w:rPr>
              <w:tab/>
            </w:r>
            <w:r>
              <w:rPr>
                <w:noProof/>
                <w:webHidden/>
              </w:rPr>
              <w:fldChar w:fldCharType="begin"/>
            </w:r>
            <w:r>
              <w:rPr>
                <w:noProof/>
                <w:webHidden/>
              </w:rPr>
              <w:instrText xml:space="preserve"> PAGEREF _Toc242911179 \h </w:instrText>
            </w:r>
            <w:r>
              <w:rPr>
                <w:noProof/>
                <w:webHidden/>
              </w:rPr>
            </w:r>
            <w:r>
              <w:rPr>
                <w:noProof/>
                <w:webHidden/>
              </w:rPr>
              <w:fldChar w:fldCharType="separate"/>
            </w:r>
            <w:r>
              <w:rPr>
                <w:noProof/>
                <w:webHidden/>
              </w:rPr>
              <w:t>176</w:t>
            </w:r>
            <w:r>
              <w:rPr>
                <w:noProof/>
                <w:webHidden/>
              </w:rPr>
              <w:fldChar w:fldCharType="end"/>
            </w:r>
          </w:hyperlink>
        </w:p>
        <w:p ns2:paraId="0C161A5E" ns2:textId="368BB9BD"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80" w:history="1">
            <w:r w:rsidRPr="00E63E6E">
              <w:rPr>
                <w:rStyle w:val="Hyperlink"/>
                <w:noProof/>
              </w:rPr>
              <w:t>5.2 Conclusions</w:t>
            </w:r>
            <w:r>
              <w:rPr>
                <w:noProof/>
                <w:webHidden/>
              </w:rPr>
              <w:tab/>
            </w:r>
            <w:r>
              <w:rPr>
                <w:noProof/>
                <w:webHidden/>
              </w:rPr>
              <w:fldChar w:fldCharType="begin"/>
            </w:r>
            <w:r>
              <w:rPr>
                <w:noProof/>
                <w:webHidden/>
              </w:rPr>
              <w:instrText xml:space="preserve"> PAGEREF _Toc242911180 \h </w:instrText>
            </w:r>
            <w:r>
              <w:rPr>
                <w:noProof/>
                <w:webHidden/>
              </w:rPr>
            </w:r>
            <w:r>
              <w:rPr>
                <w:noProof/>
                <w:webHidden/>
              </w:rPr>
              <w:fldChar w:fldCharType="separate"/>
            </w:r>
            <w:r>
              <w:rPr>
                <w:noProof/>
                <w:webHidden/>
              </w:rPr>
              <w:t>178</w:t>
            </w:r>
            <w:r>
              <w:rPr>
                <w:noProof/>
                <w:webHidden/>
              </w:rPr>
              <w:fldChar w:fldCharType="end"/>
            </w:r>
          </w:hyperlink>
        </w:p>
        <w:p ns2:paraId="46FE3732" ns2:textId="1864B77C" w:rsidR="00662026" w:rsidRDefault="00662026">
          <w:pPr>
            <w:pStyle w:val="TOC2"/>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81" w:history="1">
            <w:r w:rsidRPr="00E63E6E">
              <w:rPr>
                <w:rStyle w:val="Hyperlink"/>
                <w:noProof/>
              </w:rPr>
              <w:t>5.3 Recommendations</w:t>
            </w:r>
            <w:r>
              <w:rPr>
                <w:noProof/>
                <w:webHidden/>
              </w:rPr>
              <w:tab/>
            </w:r>
            <w:r>
              <w:rPr>
                <w:noProof/>
                <w:webHidden/>
              </w:rPr>
              <w:fldChar w:fldCharType="begin"/>
            </w:r>
            <w:r>
              <w:rPr>
                <w:noProof/>
                <w:webHidden/>
              </w:rPr>
              <w:instrText xml:space="preserve"> PAGEREF _Toc242911181 \h </w:instrText>
            </w:r>
            <w:r>
              <w:rPr>
                <w:noProof/>
                <w:webHidden/>
              </w:rPr>
            </w:r>
            <w:r>
              <w:rPr>
                <w:noProof/>
                <w:webHidden/>
              </w:rPr>
              <w:fldChar w:fldCharType="separate"/>
            </w:r>
            <w:r>
              <w:rPr>
                <w:noProof/>
                <w:webHidden/>
              </w:rPr>
              <w:t>179</w:t>
            </w:r>
            <w:r>
              <w:rPr>
                <w:noProof/>
                <w:webHidden/>
              </w:rPr>
              <w:fldChar w:fldCharType="end"/>
            </w:r>
          </w:hyperlink>
        </w:p>
        <w:p ns2:paraId="3EAE3F3C" ns2:textId="21984672" w:rsidR="00364140" w:rsidRPr="00D333AA" w:rsidRDefault="00012538" w:rsidP="008E06E5">
          <w:pPr>
            <w:pStyle w:val="TOC1"/>
            <w:rPr>
              <w:rFonts w:eastAsiaTheme="minorEastAsia"/>
              <w:kern w:val="2"/>
              <w:lang w:val="en-PH"/>
              <ns2:ligatures ns2:val="standardContextual"/>
            </w:rPr>
          </w:pPr>
          <w:r w:rsidRPr="00D333AA">
            <w:fldChar w:fldCharType="end"/>
          </w:r>
        </w:p>
        <w:p ns2:paraId="362EF6CB" ns2:textId="2D27E35D" w:rsidR="00012538" w:rsidRPr="00D333AA" w:rsidRDefault="00C50DB0" w:rsidP="00012538">
          <w:pPr>
            <w:ind w:firstLine="0"/>
          </w:pPr>
        </w:p>
      </w:sdtContent>
    </w:sdt>
    <w:p ns2:paraId="27BF460E" ns2:textId="21A48E2F" w:rsidR="00261EAD" w:rsidRPr="00D333AA" w:rsidRDefault="00261EAD" w:rsidP="00261EAD">
      <w:pPr>
        <w:pStyle w:val="Title"/>
        <w:jc w:val="both"/>
      </w:pPr>
      <w:r w:rsidRPr="00D333AA">
        <w:lastRenderedPageBreak/>
        <w:t>LIST OF EQUATIONS</w:t>
      </w:r>
    </w:p>
    <w:p ns2:paraId="00D0DA9D" ns2:textId="657DB73D" w:rsidR="00972CCE" w:rsidRDefault="00B1255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r w:rsidRPr="00D333AA">
        <w:rPr>
          <w:rFonts w:ascii="Times New Roman" w:hAnsi="Times New Roman"/>
          <w:lang w:val="x-none" w:eastAsia="x-none"/>
        </w:rPr>
        <w:fldChar w:fldCharType="begin"/>
      </w:r>
      <w:r w:rsidRPr="00D333AA">
        <w:rPr>
          <w:rFonts w:ascii="Times New Roman" w:hAnsi="Times New Roman"/>
          <w:lang w:val="x-none" w:eastAsia="x-none"/>
        </w:rPr>
        <w:instrText xml:space="preserve"> TOC \h \z \c "Equation" </w:instrText>
      </w:r>
      <w:r w:rsidRPr="00D333AA">
        <w:rPr>
          <w:rFonts w:ascii="Times New Roman" w:hAnsi="Times New Roman"/>
          <w:lang w:val="x-none" w:eastAsia="x-none"/>
        </w:rPr>
        <w:fldChar w:fldCharType="separate"/>
      </w:r>
      <w:hyperlink w:anchor="_Toc242911182" w:history="1">
        <w:r w:rsidR="00972CCE" w:rsidRPr="00735A6B">
          <w:rPr>
            <w:rStyle w:val="Hyperlink"/>
            <w:noProof/>
          </w:rPr>
          <w:t>Equation 3</w:t>
        </w:r>
        <w:r w:rsidR="00972CCE" w:rsidRPr="00735A6B">
          <w:rPr>
            <w:rStyle w:val="Hyperlink"/>
            <w:noProof/>
          </w:rPr>
          <w:noBreakHyphen/>
          <w:t>1 Euclidean Distance Formula for KNN</w:t>
        </w:r>
        <w:r w:rsidR="00972CCE">
          <w:rPr>
            <w:noProof/>
            <w:webHidden/>
          </w:rPr>
          <w:tab/>
        </w:r>
        <w:r w:rsidR="00972CCE">
          <w:rPr>
            <w:noProof/>
            <w:webHidden/>
          </w:rPr>
          <w:fldChar w:fldCharType="begin"/>
        </w:r>
        <w:r w:rsidR="00972CCE">
          <w:rPr>
            <w:noProof/>
            <w:webHidden/>
          </w:rPr>
          <w:instrText xml:space="preserve"> PAGEREF _Toc242911182 \h </w:instrText>
        </w:r>
        <w:r w:rsidR="00972CCE">
          <w:rPr>
            <w:noProof/>
            <w:webHidden/>
          </w:rPr>
        </w:r>
        <w:r w:rsidR="00972CCE">
          <w:rPr>
            <w:noProof/>
            <w:webHidden/>
          </w:rPr>
          <w:fldChar w:fldCharType="separate"/>
        </w:r>
        <w:r w:rsidR="00972CCE">
          <w:rPr>
            <w:noProof/>
            <w:webHidden/>
          </w:rPr>
          <w:t>81</w:t>
        </w:r>
        <w:r w:rsidR="00972CCE">
          <w:rPr>
            <w:noProof/>
            <w:webHidden/>
          </w:rPr>
          <w:fldChar w:fldCharType="end"/>
        </w:r>
      </w:hyperlink>
    </w:p>
    <w:p ns2:paraId="675F64F1" ns2:textId="3F4E7503"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83" w:history="1">
        <w:r w:rsidRPr="00735A6B">
          <w:rPr>
            <w:rStyle w:val="Hyperlink"/>
            <w:noProof/>
          </w:rPr>
          <w:t>Equation 3</w:t>
        </w:r>
        <w:r w:rsidRPr="00735A6B">
          <w:rPr>
            <w:rStyle w:val="Hyperlink"/>
            <w:noProof/>
          </w:rPr>
          <w:noBreakHyphen/>
          <w:t>2 Multiple Regression Formula</w:t>
        </w:r>
        <w:r>
          <w:rPr>
            <w:noProof/>
            <w:webHidden/>
          </w:rPr>
          <w:tab/>
        </w:r>
        <w:r>
          <w:rPr>
            <w:noProof/>
            <w:webHidden/>
          </w:rPr>
          <w:fldChar w:fldCharType="begin"/>
        </w:r>
        <w:r>
          <w:rPr>
            <w:noProof/>
            <w:webHidden/>
          </w:rPr>
          <w:instrText xml:space="preserve"> PAGEREF _Toc242911183 \h </w:instrText>
        </w:r>
        <w:r>
          <w:rPr>
            <w:noProof/>
            <w:webHidden/>
          </w:rPr>
        </w:r>
        <w:r>
          <w:rPr>
            <w:noProof/>
            <w:webHidden/>
          </w:rPr>
          <w:fldChar w:fldCharType="separate"/>
        </w:r>
        <w:r>
          <w:rPr>
            <w:noProof/>
            <w:webHidden/>
          </w:rPr>
          <w:t>82</w:t>
        </w:r>
        <w:r>
          <w:rPr>
            <w:noProof/>
            <w:webHidden/>
          </w:rPr>
          <w:fldChar w:fldCharType="end"/>
        </w:r>
      </w:hyperlink>
    </w:p>
    <w:p ns2:paraId="51B05C53" ns2:textId="51B8929E"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84" w:history="1">
        <w:r w:rsidRPr="00735A6B">
          <w:rPr>
            <w:rStyle w:val="Hyperlink"/>
            <w:noProof/>
          </w:rPr>
          <w:t>Equation 3</w:t>
        </w:r>
        <w:r w:rsidRPr="00735A6B">
          <w:rPr>
            <w:rStyle w:val="Hyperlink"/>
            <w:noProof/>
          </w:rPr>
          <w:noBreakHyphen/>
          <w:t>3 K-means Clustering Formula</w:t>
        </w:r>
        <w:r>
          <w:rPr>
            <w:noProof/>
            <w:webHidden/>
          </w:rPr>
          <w:tab/>
        </w:r>
        <w:r>
          <w:rPr>
            <w:noProof/>
            <w:webHidden/>
          </w:rPr>
          <w:fldChar w:fldCharType="begin"/>
        </w:r>
        <w:r>
          <w:rPr>
            <w:noProof/>
            <w:webHidden/>
          </w:rPr>
          <w:instrText xml:space="preserve"> PAGEREF _Toc242911184 \h </w:instrText>
        </w:r>
        <w:r>
          <w:rPr>
            <w:noProof/>
            <w:webHidden/>
          </w:rPr>
        </w:r>
        <w:r>
          <w:rPr>
            <w:noProof/>
            <w:webHidden/>
          </w:rPr>
          <w:fldChar w:fldCharType="separate"/>
        </w:r>
        <w:r>
          <w:rPr>
            <w:noProof/>
            <w:webHidden/>
          </w:rPr>
          <w:t>84</w:t>
        </w:r>
        <w:r>
          <w:rPr>
            <w:noProof/>
            <w:webHidden/>
          </w:rPr>
          <w:fldChar w:fldCharType="end"/>
        </w:r>
      </w:hyperlink>
    </w:p>
    <w:p ns2:paraId="75D2BB3C" ns2:textId="41DCC305"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85" w:history="1">
        <w:r w:rsidRPr="00735A6B">
          <w:rPr>
            <w:rStyle w:val="Hyperlink"/>
            <w:noProof/>
          </w:rPr>
          <w:t>Equation 3-4 Root Mean Squared Error Formula</w:t>
        </w:r>
        <w:r>
          <w:rPr>
            <w:noProof/>
            <w:webHidden/>
          </w:rPr>
          <w:tab/>
        </w:r>
        <w:r>
          <w:rPr>
            <w:noProof/>
            <w:webHidden/>
          </w:rPr>
          <w:fldChar w:fldCharType="begin"/>
        </w:r>
        <w:r>
          <w:rPr>
            <w:noProof/>
            <w:webHidden/>
          </w:rPr>
          <w:instrText xml:space="preserve"> PAGEREF _Toc242911185 \h </w:instrText>
        </w:r>
        <w:r>
          <w:rPr>
            <w:noProof/>
            <w:webHidden/>
          </w:rPr>
        </w:r>
        <w:r>
          <w:rPr>
            <w:noProof/>
            <w:webHidden/>
          </w:rPr>
          <w:fldChar w:fldCharType="separate"/>
        </w:r>
        <w:r>
          <w:rPr>
            <w:noProof/>
            <w:webHidden/>
          </w:rPr>
          <w:t>85</w:t>
        </w:r>
        <w:r>
          <w:rPr>
            <w:noProof/>
            <w:webHidden/>
          </w:rPr>
          <w:fldChar w:fldCharType="end"/>
        </w:r>
      </w:hyperlink>
    </w:p>
    <w:p ns2:paraId="3065D9E5" ns2:textId="2094CBAD"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86" w:history="1">
        <w:r w:rsidRPr="00735A6B">
          <w:rPr>
            <w:rStyle w:val="Hyperlink"/>
            <w:noProof/>
          </w:rPr>
          <w:t>Equation 3-5 Coefficient of Determination Formula</w:t>
        </w:r>
        <w:r>
          <w:rPr>
            <w:noProof/>
            <w:webHidden/>
          </w:rPr>
          <w:tab/>
        </w:r>
        <w:r>
          <w:rPr>
            <w:noProof/>
            <w:webHidden/>
          </w:rPr>
          <w:fldChar w:fldCharType="begin"/>
        </w:r>
        <w:r>
          <w:rPr>
            <w:noProof/>
            <w:webHidden/>
          </w:rPr>
          <w:instrText xml:space="preserve"> PAGEREF _Toc242911186 \h </w:instrText>
        </w:r>
        <w:r>
          <w:rPr>
            <w:noProof/>
            <w:webHidden/>
          </w:rPr>
        </w:r>
        <w:r>
          <w:rPr>
            <w:noProof/>
            <w:webHidden/>
          </w:rPr>
          <w:fldChar w:fldCharType="separate"/>
        </w:r>
        <w:r>
          <w:rPr>
            <w:noProof/>
            <w:webHidden/>
          </w:rPr>
          <w:t>86</w:t>
        </w:r>
        <w:r>
          <w:rPr>
            <w:noProof/>
            <w:webHidden/>
          </w:rPr>
          <w:fldChar w:fldCharType="end"/>
        </w:r>
      </w:hyperlink>
    </w:p>
    <w:p ns2:paraId="4E64EBA6" ns2:textId="17DE8177"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87" w:history="1">
        <w:r w:rsidRPr="00735A6B">
          <w:rPr>
            <w:rStyle w:val="Hyperlink"/>
            <w:noProof/>
          </w:rPr>
          <w:t>Equation 3</w:t>
        </w:r>
        <w:r w:rsidRPr="00735A6B">
          <w:rPr>
            <w:rStyle w:val="Hyperlink"/>
            <w:noProof/>
          </w:rPr>
          <w:noBreakHyphen/>
          <w:t>6 Mean Absolute Error Formula</w:t>
        </w:r>
        <w:r>
          <w:rPr>
            <w:noProof/>
            <w:webHidden/>
          </w:rPr>
          <w:tab/>
        </w:r>
        <w:r>
          <w:rPr>
            <w:noProof/>
            <w:webHidden/>
          </w:rPr>
          <w:fldChar w:fldCharType="begin"/>
        </w:r>
        <w:r>
          <w:rPr>
            <w:noProof/>
            <w:webHidden/>
          </w:rPr>
          <w:instrText xml:space="preserve"> PAGEREF _Toc242911187 \h </w:instrText>
        </w:r>
        <w:r>
          <w:rPr>
            <w:noProof/>
            <w:webHidden/>
          </w:rPr>
        </w:r>
        <w:r>
          <w:rPr>
            <w:noProof/>
            <w:webHidden/>
          </w:rPr>
          <w:fldChar w:fldCharType="separate"/>
        </w:r>
        <w:r>
          <w:rPr>
            <w:noProof/>
            <w:webHidden/>
          </w:rPr>
          <w:t>87</w:t>
        </w:r>
        <w:r>
          <w:rPr>
            <w:noProof/>
            <w:webHidden/>
          </w:rPr>
          <w:fldChar w:fldCharType="end"/>
        </w:r>
      </w:hyperlink>
    </w:p>
    <w:p ns2:paraId="10B127C2" ns2:textId="407F157E"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88" w:history="1">
        <w:r w:rsidRPr="00735A6B">
          <w:rPr>
            <w:rStyle w:val="Hyperlink"/>
            <w:noProof/>
          </w:rPr>
          <w:t>Equation 3</w:t>
        </w:r>
        <w:r w:rsidRPr="00735A6B">
          <w:rPr>
            <w:rStyle w:val="Hyperlink"/>
            <w:noProof/>
          </w:rPr>
          <w:noBreakHyphen/>
          <w:t>7 Accuracy Formula</w:t>
        </w:r>
        <w:r>
          <w:rPr>
            <w:noProof/>
            <w:webHidden/>
          </w:rPr>
          <w:tab/>
        </w:r>
        <w:r>
          <w:rPr>
            <w:noProof/>
            <w:webHidden/>
          </w:rPr>
          <w:fldChar w:fldCharType="begin"/>
        </w:r>
        <w:r>
          <w:rPr>
            <w:noProof/>
            <w:webHidden/>
          </w:rPr>
          <w:instrText xml:space="preserve"> PAGEREF _Toc242911188 \h </w:instrText>
        </w:r>
        <w:r>
          <w:rPr>
            <w:noProof/>
            <w:webHidden/>
          </w:rPr>
        </w:r>
        <w:r>
          <w:rPr>
            <w:noProof/>
            <w:webHidden/>
          </w:rPr>
          <w:fldChar w:fldCharType="separate"/>
        </w:r>
        <w:r>
          <w:rPr>
            <w:noProof/>
            <w:webHidden/>
          </w:rPr>
          <w:t>87</w:t>
        </w:r>
        <w:r>
          <w:rPr>
            <w:noProof/>
            <w:webHidden/>
          </w:rPr>
          <w:fldChar w:fldCharType="end"/>
        </w:r>
      </w:hyperlink>
    </w:p>
    <w:p ns2:paraId="774EF8E4" ns2:textId="4E1FF469"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89" w:history="1">
        <w:r w:rsidRPr="00735A6B">
          <w:rPr>
            <w:rStyle w:val="Hyperlink"/>
            <w:noProof/>
          </w:rPr>
          <w:t>Equation 3</w:t>
        </w:r>
        <w:r w:rsidRPr="00735A6B">
          <w:rPr>
            <w:rStyle w:val="Hyperlink"/>
            <w:noProof/>
          </w:rPr>
          <w:noBreakHyphen/>
          <w:t>8 Precision Formula</w:t>
        </w:r>
        <w:r>
          <w:rPr>
            <w:noProof/>
            <w:webHidden/>
          </w:rPr>
          <w:tab/>
        </w:r>
        <w:r>
          <w:rPr>
            <w:noProof/>
            <w:webHidden/>
          </w:rPr>
          <w:fldChar w:fldCharType="begin"/>
        </w:r>
        <w:r>
          <w:rPr>
            <w:noProof/>
            <w:webHidden/>
          </w:rPr>
          <w:instrText xml:space="preserve"> PAGEREF _Toc242911189 \h </w:instrText>
        </w:r>
        <w:r>
          <w:rPr>
            <w:noProof/>
            <w:webHidden/>
          </w:rPr>
        </w:r>
        <w:r>
          <w:rPr>
            <w:noProof/>
            <w:webHidden/>
          </w:rPr>
          <w:fldChar w:fldCharType="separate"/>
        </w:r>
        <w:r>
          <w:rPr>
            <w:noProof/>
            <w:webHidden/>
          </w:rPr>
          <w:t>88</w:t>
        </w:r>
        <w:r>
          <w:rPr>
            <w:noProof/>
            <w:webHidden/>
          </w:rPr>
          <w:fldChar w:fldCharType="end"/>
        </w:r>
      </w:hyperlink>
    </w:p>
    <w:p ns2:paraId="2BAF449B" ns2:textId="2F882C37"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90" w:history="1">
        <w:r w:rsidRPr="00735A6B">
          <w:rPr>
            <w:rStyle w:val="Hyperlink"/>
            <w:noProof/>
          </w:rPr>
          <w:t>Equation 3</w:t>
        </w:r>
        <w:r w:rsidRPr="00735A6B">
          <w:rPr>
            <w:rStyle w:val="Hyperlink"/>
            <w:noProof/>
          </w:rPr>
          <w:noBreakHyphen/>
          <w:t>9 Recall Formula</w:t>
        </w:r>
        <w:r>
          <w:rPr>
            <w:noProof/>
            <w:webHidden/>
          </w:rPr>
          <w:tab/>
        </w:r>
        <w:r>
          <w:rPr>
            <w:noProof/>
            <w:webHidden/>
          </w:rPr>
          <w:fldChar w:fldCharType="begin"/>
        </w:r>
        <w:r>
          <w:rPr>
            <w:noProof/>
            <w:webHidden/>
          </w:rPr>
          <w:instrText xml:space="preserve"> PAGEREF _Toc242911190 \h </w:instrText>
        </w:r>
        <w:r>
          <w:rPr>
            <w:noProof/>
            <w:webHidden/>
          </w:rPr>
        </w:r>
        <w:r>
          <w:rPr>
            <w:noProof/>
            <w:webHidden/>
          </w:rPr>
          <w:fldChar w:fldCharType="separate"/>
        </w:r>
        <w:r>
          <w:rPr>
            <w:noProof/>
            <w:webHidden/>
          </w:rPr>
          <w:t>88</w:t>
        </w:r>
        <w:r>
          <w:rPr>
            <w:noProof/>
            <w:webHidden/>
          </w:rPr>
          <w:fldChar w:fldCharType="end"/>
        </w:r>
      </w:hyperlink>
    </w:p>
    <w:p ns2:paraId="7DE7B8DC" ns2:textId="4207EC90"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91" w:history="1">
        <w:r w:rsidRPr="00735A6B">
          <w:rPr>
            <w:rStyle w:val="Hyperlink"/>
            <w:noProof/>
          </w:rPr>
          <w:t>Equation 3</w:t>
        </w:r>
        <w:r w:rsidRPr="00735A6B">
          <w:rPr>
            <w:rStyle w:val="Hyperlink"/>
            <w:noProof/>
          </w:rPr>
          <w:noBreakHyphen/>
          <w:t>10 F1-Score Formula</w:t>
        </w:r>
        <w:r>
          <w:rPr>
            <w:noProof/>
            <w:webHidden/>
          </w:rPr>
          <w:tab/>
        </w:r>
        <w:r>
          <w:rPr>
            <w:noProof/>
            <w:webHidden/>
          </w:rPr>
          <w:fldChar w:fldCharType="begin"/>
        </w:r>
        <w:r>
          <w:rPr>
            <w:noProof/>
            <w:webHidden/>
          </w:rPr>
          <w:instrText xml:space="preserve"> PAGEREF _Toc242911191 \h </w:instrText>
        </w:r>
        <w:r>
          <w:rPr>
            <w:noProof/>
            <w:webHidden/>
          </w:rPr>
        </w:r>
        <w:r>
          <w:rPr>
            <w:noProof/>
            <w:webHidden/>
          </w:rPr>
          <w:fldChar w:fldCharType="separate"/>
        </w:r>
        <w:r>
          <w:rPr>
            <w:noProof/>
            <w:webHidden/>
          </w:rPr>
          <w:t>89</w:t>
        </w:r>
        <w:r>
          <w:rPr>
            <w:noProof/>
            <w:webHidden/>
          </w:rPr>
          <w:fldChar w:fldCharType="end"/>
        </w:r>
      </w:hyperlink>
    </w:p>
    <w:p ns2:paraId="3CB3070B" ns2:textId="3DABC5DC" w:rsidR="00261EAD" w:rsidRPr="00D333AA" w:rsidRDefault="00B1255E" w:rsidP="00261EAD">
      <w:pPr>
        <w:rPr>
          <w:lang w:val="x-none" w:eastAsia="x-none"/>
        </w:rPr>
      </w:pPr>
      <w:r w:rsidRPr="00D333AA">
        <w:rPr>
          <w:lang w:val="x-none" w:eastAsia="x-none"/>
        </w:rPr>
        <w:fldChar w:fldCharType="end"/>
      </w:r>
    </w:p>
    <w:p ns2:paraId="184B4D31" ns2:textId="5640170C" w:rsidR="00261EAD" w:rsidRPr="00D333AA" w:rsidRDefault="00261EAD">
      <w:pPr>
        <w:rPr>
          <w:b/>
          <w:bCs/>
          <w:kern w:val="28"/>
          <w:szCs w:val="32"/>
          <w:lang w:val="x-none" w:eastAsia="x-none"/>
        </w:rPr>
      </w:pPr>
    </w:p>
    <w:p ns2:paraId="4DA5A5D0" ns2:textId="5354FD29" w:rsidR="00DC448C" w:rsidRPr="00D333AA" w:rsidRDefault="00012538" w:rsidP="00DC448C">
      <w:pPr>
        <w:pStyle w:val="Title"/>
        <w:jc w:val="both"/>
        <w:rPr>
          <w:sz w:val="24"/>
          <w:szCs w:val="28"/>
        </w:rPr>
      </w:pPr>
      <w:r w:rsidRPr="00D333AA">
        <w:rPr>
          <w:sz w:val="24"/>
          <w:szCs w:val="28"/>
        </w:rPr>
        <w:lastRenderedPageBreak/>
        <w:t>LIST OF TABLES</w:t>
      </w:r>
    </w:p>
    <w:p ns2:paraId="5CC155A1" ns2:textId="0F061789" w:rsidR="00972CCE" w:rsidRDefault="00353B36">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r w:rsidRPr="00D333AA">
        <w:rPr>
          <w:rFonts w:ascii="Times New Roman" w:hAnsi="Times New Roman"/>
          <w:sz w:val="16"/>
          <w:szCs w:val="16"/>
          <w:lang w:val="x-none" w:eastAsia="x-none"/>
        </w:rPr>
        <w:fldChar w:fldCharType="begin"/>
      </w:r>
      <w:r w:rsidRPr="00D333AA">
        <w:rPr>
          <w:rFonts w:ascii="Times New Roman" w:hAnsi="Times New Roman"/>
          <w:sz w:val="16"/>
          <w:szCs w:val="16"/>
          <w:lang w:val="x-none" w:eastAsia="x-none"/>
        </w:rPr>
        <w:instrText xml:space="preserve"> TOC \h \z \c "Table" </w:instrText>
      </w:r>
      <w:r w:rsidRPr="00D333AA">
        <w:rPr>
          <w:rFonts w:ascii="Times New Roman" w:hAnsi="Times New Roman"/>
          <w:sz w:val="16"/>
          <w:szCs w:val="16"/>
          <w:lang w:val="x-none" w:eastAsia="x-none"/>
        </w:rPr>
        <w:fldChar w:fldCharType="separate"/>
      </w:r>
      <w:hyperlink w:anchor="_Toc242911192" w:history="1">
        <w:r w:rsidR="00972CCE" w:rsidRPr="00A63B8F">
          <w:rPr>
            <w:rStyle w:val="Hyperlink"/>
            <w:noProof/>
          </w:rPr>
          <w:t>Table 3</w:t>
        </w:r>
        <w:r w:rsidR="00972CCE" w:rsidRPr="00A63B8F">
          <w:rPr>
            <w:rStyle w:val="Hyperlink"/>
            <w:noProof/>
          </w:rPr>
          <w:noBreakHyphen/>
          <w:t>1 Functional Requirements</w:t>
        </w:r>
        <w:r w:rsidR="00972CCE">
          <w:rPr>
            <w:noProof/>
            <w:webHidden/>
          </w:rPr>
          <w:tab/>
        </w:r>
        <w:r w:rsidR="00972CCE">
          <w:rPr>
            <w:noProof/>
            <w:webHidden/>
          </w:rPr>
          <w:fldChar w:fldCharType="begin"/>
        </w:r>
        <w:r w:rsidR="00972CCE">
          <w:rPr>
            <w:noProof/>
            <w:webHidden/>
          </w:rPr>
          <w:instrText xml:space="preserve"> PAGEREF _Toc242911192 \h </w:instrText>
        </w:r>
        <w:r w:rsidR="00972CCE">
          <w:rPr>
            <w:noProof/>
            <w:webHidden/>
          </w:rPr>
        </w:r>
        <w:r w:rsidR="00972CCE">
          <w:rPr>
            <w:noProof/>
            <w:webHidden/>
          </w:rPr>
          <w:fldChar w:fldCharType="separate"/>
        </w:r>
        <w:r w:rsidR="00972CCE">
          <w:rPr>
            <w:noProof/>
            <w:webHidden/>
          </w:rPr>
          <w:t>91</w:t>
        </w:r>
        <w:r w:rsidR="00972CCE">
          <w:rPr>
            <w:noProof/>
            <w:webHidden/>
          </w:rPr>
          <w:fldChar w:fldCharType="end"/>
        </w:r>
      </w:hyperlink>
    </w:p>
    <w:p ns2:paraId="7FFEE9DC" ns2:textId="57B0CBF0"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93" w:history="1">
        <w:r w:rsidRPr="00A63B8F">
          <w:rPr>
            <w:rStyle w:val="Hyperlink"/>
            <w:noProof/>
          </w:rPr>
          <w:t>Table 3</w:t>
        </w:r>
        <w:r w:rsidRPr="00A63B8F">
          <w:rPr>
            <w:rStyle w:val="Hyperlink"/>
            <w:noProof/>
          </w:rPr>
          <w:noBreakHyphen/>
          <w:t>2 Trade Off Analysis</w:t>
        </w:r>
        <w:r>
          <w:rPr>
            <w:noProof/>
            <w:webHidden/>
          </w:rPr>
          <w:tab/>
        </w:r>
        <w:r>
          <w:rPr>
            <w:noProof/>
            <w:webHidden/>
          </w:rPr>
          <w:fldChar w:fldCharType="begin"/>
        </w:r>
        <w:r>
          <w:rPr>
            <w:noProof/>
            <w:webHidden/>
          </w:rPr>
          <w:instrText xml:space="preserve"> PAGEREF _Toc242911193 \h </w:instrText>
        </w:r>
        <w:r>
          <w:rPr>
            <w:noProof/>
            <w:webHidden/>
          </w:rPr>
        </w:r>
        <w:r>
          <w:rPr>
            <w:noProof/>
            <w:webHidden/>
          </w:rPr>
          <w:fldChar w:fldCharType="separate"/>
        </w:r>
        <w:r>
          <w:rPr>
            <w:noProof/>
            <w:webHidden/>
          </w:rPr>
          <w:t>95</w:t>
        </w:r>
        <w:r>
          <w:rPr>
            <w:noProof/>
            <w:webHidden/>
          </w:rPr>
          <w:fldChar w:fldCharType="end"/>
        </w:r>
      </w:hyperlink>
    </w:p>
    <w:p ns2:paraId="715E9E18" ns2:textId="120D90BB"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94" w:history="1">
        <w:r w:rsidRPr="00A63B8F">
          <w:rPr>
            <w:rStyle w:val="Hyperlink"/>
            <w:noProof/>
          </w:rPr>
          <w:t>Table 3</w:t>
        </w:r>
        <w:r w:rsidRPr="00A63B8F">
          <w:rPr>
            <w:rStyle w:val="Hyperlink"/>
            <w:noProof/>
          </w:rPr>
          <w:noBreakHyphen/>
          <w:t>3 Multiple Attributes</w:t>
        </w:r>
        <w:r>
          <w:rPr>
            <w:noProof/>
            <w:webHidden/>
          </w:rPr>
          <w:tab/>
        </w:r>
        <w:r>
          <w:rPr>
            <w:noProof/>
            <w:webHidden/>
          </w:rPr>
          <w:fldChar w:fldCharType="begin"/>
        </w:r>
        <w:r>
          <w:rPr>
            <w:noProof/>
            <w:webHidden/>
          </w:rPr>
          <w:instrText xml:space="preserve"> PAGEREF _Toc242911194 \h </w:instrText>
        </w:r>
        <w:r>
          <w:rPr>
            <w:noProof/>
            <w:webHidden/>
          </w:rPr>
        </w:r>
        <w:r>
          <w:rPr>
            <w:noProof/>
            <w:webHidden/>
          </w:rPr>
          <w:fldChar w:fldCharType="separate"/>
        </w:r>
        <w:r>
          <w:rPr>
            <w:noProof/>
            <w:webHidden/>
          </w:rPr>
          <w:t>96</w:t>
        </w:r>
        <w:r>
          <w:rPr>
            <w:noProof/>
            <w:webHidden/>
          </w:rPr>
          <w:fldChar w:fldCharType="end"/>
        </w:r>
      </w:hyperlink>
    </w:p>
    <w:p ns2:paraId="55E4049D" ns2:textId="272DF1F8"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95" w:history="1">
        <w:r w:rsidRPr="00A63B8F">
          <w:rPr>
            <w:rStyle w:val="Hyperlink"/>
            <w:noProof/>
          </w:rPr>
          <w:t>Table 3</w:t>
        </w:r>
        <w:r w:rsidRPr="00A63B8F">
          <w:rPr>
            <w:rStyle w:val="Hyperlink"/>
            <w:noProof/>
          </w:rPr>
          <w:noBreakHyphen/>
          <w:t>4 Software Development Tool</w:t>
        </w:r>
        <w:r>
          <w:rPr>
            <w:noProof/>
            <w:webHidden/>
          </w:rPr>
          <w:tab/>
        </w:r>
        <w:r>
          <w:rPr>
            <w:noProof/>
            <w:webHidden/>
          </w:rPr>
          <w:fldChar w:fldCharType="begin"/>
        </w:r>
        <w:r>
          <w:rPr>
            <w:noProof/>
            <w:webHidden/>
          </w:rPr>
          <w:instrText xml:space="preserve"> PAGEREF _Toc242911195 \h </w:instrText>
        </w:r>
        <w:r>
          <w:rPr>
            <w:noProof/>
            <w:webHidden/>
          </w:rPr>
        </w:r>
        <w:r>
          <w:rPr>
            <w:noProof/>
            <w:webHidden/>
          </w:rPr>
          <w:fldChar w:fldCharType="separate"/>
        </w:r>
        <w:r>
          <w:rPr>
            <w:noProof/>
            <w:webHidden/>
          </w:rPr>
          <w:t>99</w:t>
        </w:r>
        <w:r>
          <w:rPr>
            <w:noProof/>
            <w:webHidden/>
          </w:rPr>
          <w:fldChar w:fldCharType="end"/>
        </w:r>
      </w:hyperlink>
    </w:p>
    <w:p ns2:paraId="2791EBA7" ns2:textId="64180627"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96" w:history="1">
        <w:r w:rsidRPr="00A63B8F">
          <w:rPr>
            <w:rStyle w:val="Hyperlink"/>
            <w:noProof/>
          </w:rPr>
          <w:t>Table 3</w:t>
        </w:r>
        <w:r w:rsidRPr="00A63B8F">
          <w:rPr>
            <w:rStyle w:val="Hyperlink"/>
            <w:noProof/>
          </w:rPr>
          <w:noBreakHyphen/>
          <w:t>5 Hardware Development Tools</w:t>
        </w:r>
        <w:r>
          <w:rPr>
            <w:noProof/>
            <w:webHidden/>
          </w:rPr>
          <w:tab/>
        </w:r>
        <w:r>
          <w:rPr>
            <w:noProof/>
            <w:webHidden/>
          </w:rPr>
          <w:fldChar w:fldCharType="begin"/>
        </w:r>
        <w:r>
          <w:rPr>
            <w:noProof/>
            <w:webHidden/>
          </w:rPr>
          <w:instrText xml:space="preserve"> PAGEREF _Toc242911196 \h </w:instrText>
        </w:r>
        <w:r>
          <w:rPr>
            <w:noProof/>
            <w:webHidden/>
          </w:rPr>
        </w:r>
        <w:r>
          <w:rPr>
            <w:noProof/>
            <w:webHidden/>
          </w:rPr>
          <w:fldChar w:fldCharType="separate"/>
        </w:r>
        <w:r>
          <w:rPr>
            <w:noProof/>
            <w:webHidden/>
          </w:rPr>
          <w:t>101</w:t>
        </w:r>
        <w:r>
          <w:rPr>
            <w:noProof/>
            <w:webHidden/>
          </w:rPr>
          <w:fldChar w:fldCharType="end"/>
        </w:r>
      </w:hyperlink>
    </w:p>
    <w:p ns2:paraId="240A3FBC" ns2:textId="06602974"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97" w:history="1">
        <w:r w:rsidRPr="00A63B8F">
          <w:rPr>
            <w:rStyle w:val="Hyperlink"/>
            <w:noProof/>
          </w:rPr>
          <w:t>Table 3-6 Functional Suitability</w:t>
        </w:r>
        <w:r>
          <w:rPr>
            <w:noProof/>
            <w:webHidden/>
          </w:rPr>
          <w:tab/>
        </w:r>
        <w:r>
          <w:rPr>
            <w:noProof/>
            <w:webHidden/>
          </w:rPr>
          <w:fldChar w:fldCharType="begin"/>
        </w:r>
        <w:r>
          <w:rPr>
            <w:noProof/>
            <w:webHidden/>
          </w:rPr>
          <w:instrText xml:space="preserve"> PAGEREF _Toc242911197 \h </w:instrText>
        </w:r>
        <w:r>
          <w:rPr>
            <w:noProof/>
            <w:webHidden/>
          </w:rPr>
        </w:r>
        <w:r>
          <w:rPr>
            <w:noProof/>
            <w:webHidden/>
          </w:rPr>
          <w:fldChar w:fldCharType="separate"/>
        </w:r>
        <w:r>
          <w:rPr>
            <w:noProof/>
            <w:webHidden/>
          </w:rPr>
          <w:t>106</w:t>
        </w:r>
        <w:r>
          <w:rPr>
            <w:noProof/>
            <w:webHidden/>
          </w:rPr>
          <w:fldChar w:fldCharType="end"/>
        </w:r>
      </w:hyperlink>
    </w:p>
    <w:p ns2:paraId="383BCF83" ns2:textId="0093EC7E"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98" w:history="1">
        <w:r w:rsidRPr="00A63B8F">
          <w:rPr>
            <w:rStyle w:val="Hyperlink"/>
            <w:noProof/>
          </w:rPr>
          <w:t>Table 3</w:t>
        </w:r>
        <w:r w:rsidRPr="00A63B8F">
          <w:rPr>
            <w:rStyle w:val="Hyperlink"/>
            <w:noProof/>
          </w:rPr>
          <w:noBreakHyphen/>
          <w:t>7 Performance Evaluation</w:t>
        </w:r>
        <w:r>
          <w:rPr>
            <w:noProof/>
            <w:webHidden/>
          </w:rPr>
          <w:tab/>
        </w:r>
        <w:r>
          <w:rPr>
            <w:noProof/>
            <w:webHidden/>
          </w:rPr>
          <w:fldChar w:fldCharType="begin"/>
        </w:r>
        <w:r>
          <w:rPr>
            <w:noProof/>
            <w:webHidden/>
          </w:rPr>
          <w:instrText xml:space="preserve"> PAGEREF _Toc242911198 \h </w:instrText>
        </w:r>
        <w:r>
          <w:rPr>
            <w:noProof/>
            <w:webHidden/>
          </w:rPr>
        </w:r>
        <w:r>
          <w:rPr>
            <w:noProof/>
            <w:webHidden/>
          </w:rPr>
          <w:fldChar w:fldCharType="separate"/>
        </w:r>
        <w:r>
          <w:rPr>
            <w:noProof/>
            <w:webHidden/>
          </w:rPr>
          <w:t>108</w:t>
        </w:r>
        <w:r>
          <w:rPr>
            <w:noProof/>
            <w:webHidden/>
          </w:rPr>
          <w:fldChar w:fldCharType="end"/>
        </w:r>
      </w:hyperlink>
    </w:p>
    <w:p ns2:paraId="6994A19D" ns2:textId="61AF25B3"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199" w:history="1">
        <w:r w:rsidRPr="00A63B8F">
          <w:rPr>
            <w:rStyle w:val="Hyperlink"/>
            <w:noProof/>
          </w:rPr>
          <w:t>Table 3</w:t>
        </w:r>
        <w:r w:rsidRPr="00A63B8F">
          <w:rPr>
            <w:rStyle w:val="Hyperlink"/>
            <w:noProof/>
          </w:rPr>
          <w:noBreakHyphen/>
          <w:t>8 Usability</w:t>
        </w:r>
        <w:r>
          <w:rPr>
            <w:noProof/>
            <w:webHidden/>
          </w:rPr>
          <w:tab/>
        </w:r>
        <w:r>
          <w:rPr>
            <w:noProof/>
            <w:webHidden/>
          </w:rPr>
          <w:fldChar w:fldCharType="begin"/>
        </w:r>
        <w:r>
          <w:rPr>
            <w:noProof/>
            <w:webHidden/>
          </w:rPr>
          <w:instrText xml:space="preserve"> PAGEREF _Toc242911199 \h </w:instrText>
        </w:r>
        <w:r>
          <w:rPr>
            <w:noProof/>
            <w:webHidden/>
          </w:rPr>
        </w:r>
        <w:r>
          <w:rPr>
            <w:noProof/>
            <w:webHidden/>
          </w:rPr>
          <w:fldChar w:fldCharType="separate"/>
        </w:r>
        <w:r>
          <w:rPr>
            <w:noProof/>
            <w:webHidden/>
          </w:rPr>
          <w:t>110</w:t>
        </w:r>
        <w:r>
          <w:rPr>
            <w:noProof/>
            <w:webHidden/>
          </w:rPr>
          <w:fldChar w:fldCharType="end"/>
        </w:r>
      </w:hyperlink>
    </w:p>
    <w:p ns2:paraId="0608F9C0" ns2:textId="7A366553"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00" w:history="1">
        <w:r w:rsidRPr="00A63B8F">
          <w:rPr>
            <w:rStyle w:val="Hyperlink"/>
            <w:noProof/>
          </w:rPr>
          <w:t>Table 3</w:t>
        </w:r>
        <w:r w:rsidRPr="00A63B8F">
          <w:rPr>
            <w:rStyle w:val="Hyperlink"/>
            <w:noProof/>
          </w:rPr>
          <w:noBreakHyphen/>
          <w:t>9 Security</w:t>
        </w:r>
        <w:r>
          <w:rPr>
            <w:noProof/>
            <w:webHidden/>
          </w:rPr>
          <w:tab/>
        </w:r>
        <w:r>
          <w:rPr>
            <w:noProof/>
            <w:webHidden/>
          </w:rPr>
          <w:fldChar w:fldCharType="begin"/>
        </w:r>
        <w:r>
          <w:rPr>
            <w:noProof/>
            <w:webHidden/>
          </w:rPr>
          <w:instrText xml:space="preserve"> PAGEREF _Toc242911200 \h </w:instrText>
        </w:r>
        <w:r>
          <w:rPr>
            <w:noProof/>
            <w:webHidden/>
          </w:rPr>
        </w:r>
        <w:r>
          <w:rPr>
            <w:noProof/>
            <w:webHidden/>
          </w:rPr>
          <w:fldChar w:fldCharType="separate"/>
        </w:r>
        <w:r>
          <w:rPr>
            <w:noProof/>
            <w:webHidden/>
          </w:rPr>
          <w:t>112</w:t>
        </w:r>
        <w:r>
          <w:rPr>
            <w:noProof/>
            <w:webHidden/>
          </w:rPr>
          <w:fldChar w:fldCharType="end"/>
        </w:r>
      </w:hyperlink>
    </w:p>
    <w:p ns2:paraId="2161FBF1" ns2:textId="2EC639D8"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01" w:history="1">
        <w:r w:rsidRPr="00A63B8F">
          <w:rPr>
            <w:rStyle w:val="Hyperlink"/>
            <w:noProof/>
          </w:rPr>
          <w:t>Table 3-10 Reliability</w:t>
        </w:r>
        <w:r>
          <w:rPr>
            <w:noProof/>
            <w:webHidden/>
          </w:rPr>
          <w:tab/>
        </w:r>
        <w:r>
          <w:rPr>
            <w:noProof/>
            <w:webHidden/>
          </w:rPr>
          <w:fldChar w:fldCharType="begin"/>
        </w:r>
        <w:r>
          <w:rPr>
            <w:noProof/>
            <w:webHidden/>
          </w:rPr>
          <w:instrText xml:space="preserve"> PAGEREF _Toc242911201 \h </w:instrText>
        </w:r>
        <w:r>
          <w:rPr>
            <w:noProof/>
            <w:webHidden/>
          </w:rPr>
        </w:r>
        <w:r>
          <w:rPr>
            <w:noProof/>
            <w:webHidden/>
          </w:rPr>
          <w:fldChar w:fldCharType="separate"/>
        </w:r>
        <w:r>
          <w:rPr>
            <w:noProof/>
            <w:webHidden/>
          </w:rPr>
          <w:t>114</w:t>
        </w:r>
        <w:r>
          <w:rPr>
            <w:noProof/>
            <w:webHidden/>
          </w:rPr>
          <w:fldChar w:fldCharType="end"/>
        </w:r>
      </w:hyperlink>
    </w:p>
    <w:p ns2:paraId="470B0113" ns2:textId="46EFFF81"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02" w:history="1">
        <w:r w:rsidRPr="00A63B8F">
          <w:rPr>
            <w:rStyle w:val="Hyperlink"/>
            <w:noProof/>
          </w:rPr>
          <w:t>Table 3</w:t>
        </w:r>
        <w:r w:rsidRPr="00A63B8F">
          <w:rPr>
            <w:rStyle w:val="Hyperlink"/>
            <w:noProof/>
          </w:rPr>
          <w:noBreakHyphen/>
          <w:t>11 Maintainability</w:t>
        </w:r>
        <w:r>
          <w:rPr>
            <w:noProof/>
            <w:webHidden/>
          </w:rPr>
          <w:tab/>
        </w:r>
        <w:r>
          <w:rPr>
            <w:noProof/>
            <w:webHidden/>
          </w:rPr>
          <w:fldChar w:fldCharType="begin"/>
        </w:r>
        <w:r>
          <w:rPr>
            <w:noProof/>
            <w:webHidden/>
          </w:rPr>
          <w:instrText xml:space="preserve"> PAGEREF _Toc242911202 \h </w:instrText>
        </w:r>
        <w:r>
          <w:rPr>
            <w:noProof/>
            <w:webHidden/>
          </w:rPr>
        </w:r>
        <w:r>
          <w:rPr>
            <w:noProof/>
            <w:webHidden/>
          </w:rPr>
          <w:fldChar w:fldCharType="separate"/>
        </w:r>
        <w:r>
          <w:rPr>
            <w:noProof/>
            <w:webHidden/>
          </w:rPr>
          <w:t>116</w:t>
        </w:r>
        <w:r>
          <w:rPr>
            <w:noProof/>
            <w:webHidden/>
          </w:rPr>
          <w:fldChar w:fldCharType="end"/>
        </w:r>
      </w:hyperlink>
    </w:p>
    <w:p ns2:paraId="0C351C68" ns2:textId="5F7896E6"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03" w:history="1">
        <w:r w:rsidRPr="00A63B8F">
          <w:rPr>
            <w:rStyle w:val="Hyperlink"/>
            <w:noProof/>
          </w:rPr>
          <w:t>Table 3-12 Functional Suitability Questionnaire</w:t>
        </w:r>
        <w:r>
          <w:rPr>
            <w:noProof/>
            <w:webHidden/>
          </w:rPr>
          <w:tab/>
        </w:r>
        <w:r>
          <w:rPr>
            <w:noProof/>
            <w:webHidden/>
          </w:rPr>
          <w:fldChar w:fldCharType="begin"/>
        </w:r>
        <w:r>
          <w:rPr>
            <w:noProof/>
            <w:webHidden/>
          </w:rPr>
          <w:instrText xml:space="preserve"> PAGEREF _Toc242911203 \h </w:instrText>
        </w:r>
        <w:r>
          <w:rPr>
            <w:noProof/>
            <w:webHidden/>
          </w:rPr>
        </w:r>
        <w:r>
          <w:rPr>
            <w:noProof/>
            <w:webHidden/>
          </w:rPr>
          <w:fldChar w:fldCharType="separate"/>
        </w:r>
        <w:r>
          <w:rPr>
            <w:noProof/>
            <w:webHidden/>
          </w:rPr>
          <w:t>119</w:t>
        </w:r>
        <w:r>
          <w:rPr>
            <w:noProof/>
            <w:webHidden/>
          </w:rPr>
          <w:fldChar w:fldCharType="end"/>
        </w:r>
      </w:hyperlink>
    </w:p>
    <w:p ns2:paraId="6C8F87D6" ns2:textId="67DDD453"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04" w:history="1">
        <w:r w:rsidRPr="00A63B8F">
          <w:rPr>
            <w:rStyle w:val="Hyperlink"/>
            <w:noProof/>
          </w:rPr>
          <w:t>Table 3</w:t>
        </w:r>
        <w:r w:rsidRPr="00A63B8F">
          <w:rPr>
            <w:rStyle w:val="Hyperlink"/>
            <w:noProof/>
          </w:rPr>
          <w:noBreakHyphen/>
          <w:t>13 Performance Efficiency Questionnaire</w:t>
        </w:r>
        <w:r>
          <w:rPr>
            <w:noProof/>
            <w:webHidden/>
          </w:rPr>
          <w:tab/>
        </w:r>
        <w:r>
          <w:rPr>
            <w:noProof/>
            <w:webHidden/>
          </w:rPr>
          <w:fldChar w:fldCharType="begin"/>
        </w:r>
        <w:r>
          <w:rPr>
            <w:noProof/>
            <w:webHidden/>
          </w:rPr>
          <w:instrText xml:space="preserve"> PAGEREF _Toc242911204 \h </w:instrText>
        </w:r>
        <w:r>
          <w:rPr>
            <w:noProof/>
            <w:webHidden/>
          </w:rPr>
        </w:r>
        <w:r>
          <w:rPr>
            <w:noProof/>
            <w:webHidden/>
          </w:rPr>
          <w:fldChar w:fldCharType="separate"/>
        </w:r>
        <w:r>
          <w:rPr>
            <w:noProof/>
            <w:webHidden/>
          </w:rPr>
          <w:t>120</w:t>
        </w:r>
        <w:r>
          <w:rPr>
            <w:noProof/>
            <w:webHidden/>
          </w:rPr>
          <w:fldChar w:fldCharType="end"/>
        </w:r>
      </w:hyperlink>
    </w:p>
    <w:p ns2:paraId="595B1693" ns2:textId="36D30DD0"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05" w:history="1">
        <w:r w:rsidRPr="00A63B8F">
          <w:rPr>
            <w:rStyle w:val="Hyperlink"/>
            <w:noProof/>
          </w:rPr>
          <w:t>Table 3</w:t>
        </w:r>
        <w:r w:rsidRPr="00A63B8F">
          <w:rPr>
            <w:rStyle w:val="Hyperlink"/>
            <w:noProof/>
          </w:rPr>
          <w:noBreakHyphen/>
          <w:t>14 Usability Questionnaire</w:t>
        </w:r>
        <w:r>
          <w:rPr>
            <w:noProof/>
            <w:webHidden/>
          </w:rPr>
          <w:tab/>
        </w:r>
        <w:r>
          <w:rPr>
            <w:noProof/>
            <w:webHidden/>
          </w:rPr>
          <w:fldChar w:fldCharType="begin"/>
        </w:r>
        <w:r>
          <w:rPr>
            <w:noProof/>
            <w:webHidden/>
          </w:rPr>
          <w:instrText xml:space="preserve"> PAGEREF _Toc242911205 \h </w:instrText>
        </w:r>
        <w:r>
          <w:rPr>
            <w:noProof/>
            <w:webHidden/>
          </w:rPr>
        </w:r>
        <w:r>
          <w:rPr>
            <w:noProof/>
            <w:webHidden/>
          </w:rPr>
          <w:fldChar w:fldCharType="separate"/>
        </w:r>
        <w:r>
          <w:rPr>
            <w:noProof/>
            <w:webHidden/>
          </w:rPr>
          <w:t>121</w:t>
        </w:r>
        <w:r>
          <w:rPr>
            <w:noProof/>
            <w:webHidden/>
          </w:rPr>
          <w:fldChar w:fldCharType="end"/>
        </w:r>
      </w:hyperlink>
    </w:p>
    <w:p ns2:paraId="167DECBB" ns2:textId="0F438854"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06" w:history="1">
        <w:r w:rsidRPr="00A63B8F">
          <w:rPr>
            <w:rStyle w:val="Hyperlink"/>
            <w:noProof/>
          </w:rPr>
          <w:t>Table 3</w:t>
        </w:r>
        <w:r w:rsidRPr="00A63B8F">
          <w:rPr>
            <w:rStyle w:val="Hyperlink"/>
            <w:noProof/>
          </w:rPr>
          <w:noBreakHyphen/>
          <w:t>15 Security &amp; Reliability Questionnaire</w:t>
        </w:r>
        <w:r>
          <w:rPr>
            <w:noProof/>
            <w:webHidden/>
          </w:rPr>
          <w:tab/>
        </w:r>
        <w:r>
          <w:rPr>
            <w:noProof/>
            <w:webHidden/>
          </w:rPr>
          <w:fldChar w:fldCharType="begin"/>
        </w:r>
        <w:r>
          <w:rPr>
            <w:noProof/>
            <w:webHidden/>
          </w:rPr>
          <w:instrText xml:space="preserve"> PAGEREF _Toc242911206 \h </w:instrText>
        </w:r>
        <w:r>
          <w:rPr>
            <w:noProof/>
            <w:webHidden/>
          </w:rPr>
        </w:r>
        <w:r>
          <w:rPr>
            <w:noProof/>
            <w:webHidden/>
          </w:rPr>
          <w:fldChar w:fldCharType="separate"/>
        </w:r>
        <w:r>
          <w:rPr>
            <w:noProof/>
            <w:webHidden/>
          </w:rPr>
          <w:t>122</w:t>
        </w:r>
        <w:r>
          <w:rPr>
            <w:noProof/>
            <w:webHidden/>
          </w:rPr>
          <w:fldChar w:fldCharType="end"/>
        </w:r>
      </w:hyperlink>
    </w:p>
    <w:p ns2:paraId="77EF87EA" ns2:textId="0712E781"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07" w:history="1">
        <w:r w:rsidRPr="00A63B8F">
          <w:rPr>
            <w:rStyle w:val="Hyperlink"/>
            <w:noProof/>
          </w:rPr>
          <w:t>Table 3</w:t>
        </w:r>
        <w:r w:rsidRPr="00A63B8F">
          <w:rPr>
            <w:rStyle w:val="Hyperlink"/>
            <w:noProof/>
          </w:rPr>
          <w:noBreakHyphen/>
          <w:t>16 Maintainability Questionnaire</w:t>
        </w:r>
        <w:r>
          <w:rPr>
            <w:noProof/>
            <w:webHidden/>
          </w:rPr>
          <w:tab/>
        </w:r>
        <w:r>
          <w:rPr>
            <w:noProof/>
            <w:webHidden/>
          </w:rPr>
          <w:fldChar w:fldCharType="begin"/>
        </w:r>
        <w:r>
          <w:rPr>
            <w:noProof/>
            <w:webHidden/>
          </w:rPr>
          <w:instrText xml:space="preserve"> PAGEREF _Toc242911207 \h </w:instrText>
        </w:r>
        <w:r>
          <w:rPr>
            <w:noProof/>
            <w:webHidden/>
          </w:rPr>
        </w:r>
        <w:r>
          <w:rPr>
            <w:noProof/>
            <w:webHidden/>
          </w:rPr>
          <w:fldChar w:fldCharType="separate"/>
        </w:r>
        <w:r>
          <w:rPr>
            <w:noProof/>
            <w:webHidden/>
          </w:rPr>
          <w:t>123</w:t>
        </w:r>
        <w:r>
          <w:rPr>
            <w:noProof/>
            <w:webHidden/>
          </w:rPr>
          <w:fldChar w:fldCharType="end"/>
        </w:r>
      </w:hyperlink>
    </w:p>
    <w:p ns2:paraId="3B3E0EE0" ns2:textId="1399B368"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08" w:history="1">
        <w:r w:rsidRPr="00A63B8F">
          <w:rPr>
            <w:rStyle w:val="Hyperlink"/>
            <w:noProof/>
          </w:rPr>
          <w:t>Table 3</w:t>
        </w:r>
        <w:r w:rsidRPr="00A63B8F">
          <w:rPr>
            <w:rStyle w:val="Hyperlink"/>
            <w:noProof/>
          </w:rPr>
          <w:noBreakHyphen/>
          <w:t>17 Portability Questionnaire</w:t>
        </w:r>
        <w:r>
          <w:rPr>
            <w:noProof/>
            <w:webHidden/>
          </w:rPr>
          <w:tab/>
        </w:r>
        <w:r>
          <w:rPr>
            <w:noProof/>
            <w:webHidden/>
          </w:rPr>
          <w:fldChar w:fldCharType="begin"/>
        </w:r>
        <w:r>
          <w:rPr>
            <w:noProof/>
            <w:webHidden/>
          </w:rPr>
          <w:instrText xml:space="preserve"> PAGEREF _Toc242911208 \h </w:instrText>
        </w:r>
        <w:r>
          <w:rPr>
            <w:noProof/>
            <w:webHidden/>
          </w:rPr>
        </w:r>
        <w:r>
          <w:rPr>
            <w:noProof/>
            <w:webHidden/>
          </w:rPr>
          <w:fldChar w:fldCharType="separate"/>
        </w:r>
        <w:r>
          <w:rPr>
            <w:noProof/>
            <w:webHidden/>
          </w:rPr>
          <w:t>124</w:t>
        </w:r>
        <w:r>
          <w:rPr>
            <w:noProof/>
            <w:webHidden/>
          </w:rPr>
          <w:fldChar w:fldCharType="end"/>
        </w:r>
      </w:hyperlink>
    </w:p>
    <w:p ns2:paraId="56CD6C62" ns2:textId="14B0DB7E"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09" w:history="1">
        <w:r w:rsidRPr="00A63B8F">
          <w:rPr>
            <w:rStyle w:val="Hyperlink"/>
            <w:noProof/>
          </w:rPr>
          <w:t>Table 3</w:t>
        </w:r>
        <w:r w:rsidRPr="00A63B8F">
          <w:rPr>
            <w:rStyle w:val="Hyperlink"/>
            <w:noProof/>
          </w:rPr>
          <w:noBreakHyphen/>
          <w:t>18 Daily Functionality Questionnaire</w:t>
        </w:r>
        <w:r>
          <w:rPr>
            <w:noProof/>
            <w:webHidden/>
          </w:rPr>
          <w:tab/>
        </w:r>
        <w:r>
          <w:rPr>
            <w:noProof/>
            <w:webHidden/>
          </w:rPr>
          <w:fldChar w:fldCharType="begin"/>
        </w:r>
        <w:r>
          <w:rPr>
            <w:noProof/>
            <w:webHidden/>
          </w:rPr>
          <w:instrText xml:space="preserve"> PAGEREF _Toc242911209 \h </w:instrText>
        </w:r>
        <w:r>
          <w:rPr>
            <w:noProof/>
            <w:webHidden/>
          </w:rPr>
        </w:r>
        <w:r>
          <w:rPr>
            <w:noProof/>
            <w:webHidden/>
          </w:rPr>
          <w:fldChar w:fldCharType="separate"/>
        </w:r>
        <w:r>
          <w:rPr>
            <w:noProof/>
            <w:webHidden/>
          </w:rPr>
          <w:t>125</w:t>
        </w:r>
        <w:r>
          <w:rPr>
            <w:noProof/>
            <w:webHidden/>
          </w:rPr>
          <w:fldChar w:fldCharType="end"/>
        </w:r>
      </w:hyperlink>
    </w:p>
    <w:p ns2:paraId="21C3D09B" ns2:textId="5B0A7EFD"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10" w:history="1">
        <w:r w:rsidRPr="00A63B8F">
          <w:rPr>
            <w:rStyle w:val="Hyperlink"/>
            <w:noProof/>
          </w:rPr>
          <w:t>Table 3</w:t>
        </w:r>
        <w:r w:rsidRPr="00A63B8F">
          <w:rPr>
            <w:rStyle w:val="Hyperlink"/>
            <w:noProof/>
          </w:rPr>
          <w:noBreakHyphen/>
          <w:t>19 Speed &amp; Reliability Questionnaire</w:t>
        </w:r>
        <w:r>
          <w:rPr>
            <w:noProof/>
            <w:webHidden/>
          </w:rPr>
          <w:tab/>
        </w:r>
        <w:r>
          <w:rPr>
            <w:noProof/>
            <w:webHidden/>
          </w:rPr>
          <w:fldChar w:fldCharType="begin"/>
        </w:r>
        <w:r>
          <w:rPr>
            <w:noProof/>
            <w:webHidden/>
          </w:rPr>
          <w:instrText xml:space="preserve"> PAGEREF _Toc242911210 \h </w:instrText>
        </w:r>
        <w:r>
          <w:rPr>
            <w:noProof/>
            <w:webHidden/>
          </w:rPr>
        </w:r>
        <w:r>
          <w:rPr>
            <w:noProof/>
            <w:webHidden/>
          </w:rPr>
          <w:fldChar w:fldCharType="separate"/>
        </w:r>
        <w:r>
          <w:rPr>
            <w:noProof/>
            <w:webHidden/>
          </w:rPr>
          <w:t>126</w:t>
        </w:r>
        <w:r>
          <w:rPr>
            <w:noProof/>
            <w:webHidden/>
          </w:rPr>
          <w:fldChar w:fldCharType="end"/>
        </w:r>
      </w:hyperlink>
    </w:p>
    <w:p ns2:paraId="70269E73" ns2:textId="45DFED9B"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11" w:history="1">
        <w:r w:rsidRPr="00A63B8F">
          <w:rPr>
            <w:rStyle w:val="Hyperlink"/>
            <w:noProof/>
          </w:rPr>
          <w:t>Table 3</w:t>
        </w:r>
        <w:r w:rsidRPr="00A63B8F">
          <w:rPr>
            <w:rStyle w:val="Hyperlink"/>
            <w:noProof/>
          </w:rPr>
          <w:noBreakHyphen/>
          <w:t>20 Ease of Use Questionnaire</w:t>
        </w:r>
        <w:r>
          <w:rPr>
            <w:noProof/>
            <w:webHidden/>
          </w:rPr>
          <w:tab/>
        </w:r>
        <w:r>
          <w:rPr>
            <w:noProof/>
            <w:webHidden/>
          </w:rPr>
          <w:fldChar w:fldCharType="begin"/>
        </w:r>
        <w:r>
          <w:rPr>
            <w:noProof/>
            <w:webHidden/>
          </w:rPr>
          <w:instrText xml:space="preserve"> PAGEREF _Toc242911211 \h </w:instrText>
        </w:r>
        <w:r>
          <w:rPr>
            <w:noProof/>
            <w:webHidden/>
          </w:rPr>
        </w:r>
        <w:r>
          <w:rPr>
            <w:noProof/>
            <w:webHidden/>
          </w:rPr>
          <w:fldChar w:fldCharType="separate"/>
        </w:r>
        <w:r>
          <w:rPr>
            <w:noProof/>
            <w:webHidden/>
          </w:rPr>
          <w:t>127</w:t>
        </w:r>
        <w:r>
          <w:rPr>
            <w:noProof/>
            <w:webHidden/>
          </w:rPr>
          <w:fldChar w:fldCharType="end"/>
        </w:r>
      </w:hyperlink>
    </w:p>
    <w:p ns2:paraId="1499A14F" ns2:textId="548555C0"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12" w:history="1">
        <w:r w:rsidRPr="00A63B8F">
          <w:rPr>
            <w:rStyle w:val="Hyperlink"/>
            <w:noProof/>
          </w:rPr>
          <w:t>Table 3</w:t>
        </w:r>
        <w:r w:rsidRPr="00A63B8F">
          <w:rPr>
            <w:rStyle w:val="Hyperlink"/>
            <w:noProof/>
          </w:rPr>
          <w:noBreakHyphen/>
          <w:t>21 Access &amp; Trust Questionnaire</w:t>
        </w:r>
        <w:r>
          <w:rPr>
            <w:noProof/>
            <w:webHidden/>
          </w:rPr>
          <w:tab/>
        </w:r>
        <w:r>
          <w:rPr>
            <w:noProof/>
            <w:webHidden/>
          </w:rPr>
          <w:fldChar w:fldCharType="begin"/>
        </w:r>
        <w:r>
          <w:rPr>
            <w:noProof/>
            <w:webHidden/>
          </w:rPr>
          <w:instrText xml:space="preserve"> PAGEREF _Toc242911212 \h </w:instrText>
        </w:r>
        <w:r>
          <w:rPr>
            <w:noProof/>
            <w:webHidden/>
          </w:rPr>
        </w:r>
        <w:r>
          <w:rPr>
            <w:noProof/>
            <w:webHidden/>
          </w:rPr>
          <w:fldChar w:fldCharType="separate"/>
        </w:r>
        <w:r>
          <w:rPr>
            <w:noProof/>
            <w:webHidden/>
          </w:rPr>
          <w:t>128</w:t>
        </w:r>
        <w:r>
          <w:rPr>
            <w:noProof/>
            <w:webHidden/>
          </w:rPr>
          <w:fldChar w:fldCharType="end"/>
        </w:r>
      </w:hyperlink>
    </w:p>
    <w:p ns2:paraId="64CE0D2B" ns2:textId="609D17E2"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13" w:history="1">
        <w:r w:rsidRPr="00A63B8F">
          <w:rPr>
            <w:rStyle w:val="Hyperlink"/>
            <w:noProof/>
          </w:rPr>
          <w:t>Table 4</w:t>
        </w:r>
        <w:r w:rsidRPr="00A63B8F">
          <w:rPr>
            <w:rStyle w:val="Hyperlink"/>
            <w:noProof/>
          </w:rPr>
          <w:noBreakHyphen/>
          <w:t>1 Evaluation of Driver Performance Classification (KNN)</w:t>
        </w:r>
        <w:r>
          <w:rPr>
            <w:noProof/>
            <w:webHidden/>
          </w:rPr>
          <w:tab/>
        </w:r>
        <w:r>
          <w:rPr>
            <w:noProof/>
            <w:webHidden/>
          </w:rPr>
          <w:fldChar w:fldCharType="begin"/>
        </w:r>
        <w:r>
          <w:rPr>
            <w:noProof/>
            <w:webHidden/>
          </w:rPr>
          <w:instrText xml:space="preserve"> PAGEREF _Toc242911213 \h </w:instrText>
        </w:r>
        <w:r>
          <w:rPr>
            <w:noProof/>
            <w:webHidden/>
          </w:rPr>
        </w:r>
        <w:r>
          <w:rPr>
            <w:noProof/>
            <w:webHidden/>
          </w:rPr>
          <w:fldChar w:fldCharType="separate"/>
        </w:r>
        <w:r>
          <w:rPr>
            <w:noProof/>
            <w:webHidden/>
          </w:rPr>
          <w:t>161</w:t>
        </w:r>
        <w:r>
          <w:rPr>
            <w:noProof/>
            <w:webHidden/>
          </w:rPr>
          <w:fldChar w:fldCharType="end"/>
        </w:r>
      </w:hyperlink>
    </w:p>
    <w:p ns2:paraId="4FDC10AC" ns2:textId="6D964051"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14" w:history="1">
        <w:r w:rsidRPr="00A63B8F">
          <w:rPr>
            <w:rStyle w:val="Hyperlink"/>
            <w:noProof/>
          </w:rPr>
          <w:t>Table 4</w:t>
        </w:r>
        <w:r w:rsidRPr="00A63B8F">
          <w:rPr>
            <w:rStyle w:val="Hyperlink"/>
            <w:noProof/>
          </w:rPr>
          <w:noBreakHyphen/>
          <w:t>2 Accuracy of Vehicle Maintenance Forecasting (MLR)</w:t>
        </w:r>
        <w:r>
          <w:rPr>
            <w:noProof/>
            <w:webHidden/>
          </w:rPr>
          <w:tab/>
        </w:r>
        <w:r>
          <w:rPr>
            <w:noProof/>
            <w:webHidden/>
          </w:rPr>
          <w:fldChar w:fldCharType="begin"/>
        </w:r>
        <w:r>
          <w:rPr>
            <w:noProof/>
            <w:webHidden/>
          </w:rPr>
          <w:instrText xml:space="preserve"> PAGEREF _Toc242911214 \h </w:instrText>
        </w:r>
        <w:r>
          <w:rPr>
            <w:noProof/>
            <w:webHidden/>
          </w:rPr>
        </w:r>
        <w:r>
          <w:rPr>
            <w:noProof/>
            <w:webHidden/>
          </w:rPr>
          <w:fldChar w:fldCharType="separate"/>
        </w:r>
        <w:r>
          <w:rPr>
            <w:noProof/>
            <w:webHidden/>
          </w:rPr>
          <w:t>163</w:t>
        </w:r>
        <w:r>
          <w:rPr>
            <w:noProof/>
            <w:webHidden/>
          </w:rPr>
          <w:fldChar w:fldCharType="end"/>
        </w:r>
      </w:hyperlink>
    </w:p>
    <w:p ns2:paraId="48787F75" ns2:textId="6518BB99"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15" w:history="1">
        <w:r w:rsidRPr="00A63B8F">
          <w:rPr>
            <w:rStyle w:val="Hyperlink"/>
            <w:noProof/>
          </w:rPr>
          <w:t>Table 4</w:t>
        </w:r>
        <w:r w:rsidRPr="00A63B8F">
          <w:rPr>
            <w:rStyle w:val="Hyperlink"/>
            <w:noProof/>
          </w:rPr>
          <w:noBreakHyphen/>
          <w:t>3 Validation of Destination Demand Profiling (K-Means)</w:t>
        </w:r>
        <w:r>
          <w:rPr>
            <w:noProof/>
            <w:webHidden/>
          </w:rPr>
          <w:tab/>
        </w:r>
        <w:r>
          <w:rPr>
            <w:noProof/>
            <w:webHidden/>
          </w:rPr>
          <w:fldChar w:fldCharType="begin"/>
        </w:r>
        <w:r>
          <w:rPr>
            <w:noProof/>
            <w:webHidden/>
          </w:rPr>
          <w:instrText xml:space="preserve"> PAGEREF _Toc242911215 \h </w:instrText>
        </w:r>
        <w:r>
          <w:rPr>
            <w:noProof/>
            <w:webHidden/>
          </w:rPr>
        </w:r>
        <w:r>
          <w:rPr>
            <w:noProof/>
            <w:webHidden/>
          </w:rPr>
          <w:fldChar w:fldCharType="separate"/>
        </w:r>
        <w:r>
          <w:rPr>
            <w:noProof/>
            <w:webHidden/>
          </w:rPr>
          <w:t>165</w:t>
        </w:r>
        <w:r>
          <w:rPr>
            <w:noProof/>
            <w:webHidden/>
          </w:rPr>
          <w:fldChar w:fldCharType="end"/>
        </w:r>
      </w:hyperlink>
    </w:p>
    <w:p ns2:paraId="51BE97B3" ns2:textId="708FE2D7"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16" w:history="1">
        <w:r w:rsidRPr="00A63B8F">
          <w:rPr>
            <w:rStyle w:val="Hyperlink"/>
            <w:noProof/>
          </w:rPr>
          <w:t>Table 4</w:t>
        </w:r>
        <w:r w:rsidRPr="00A63B8F">
          <w:rPr>
            <w:rStyle w:val="Hyperlink"/>
            <w:noProof/>
          </w:rPr>
          <w:noBreakHyphen/>
          <w:t>8 Overall Summary of End-User Evaluation</w:t>
        </w:r>
        <w:r>
          <w:rPr>
            <w:noProof/>
            <w:webHidden/>
          </w:rPr>
          <w:tab/>
        </w:r>
        <w:r>
          <w:rPr>
            <w:noProof/>
            <w:webHidden/>
          </w:rPr>
          <w:fldChar w:fldCharType="begin"/>
        </w:r>
        <w:r>
          <w:rPr>
            <w:noProof/>
            <w:webHidden/>
          </w:rPr>
          <w:instrText xml:space="preserve"> PAGEREF _Toc242911216 \h </w:instrText>
        </w:r>
        <w:r>
          <w:rPr>
            <w:noProof/>
            <w:webHidden/>
          </w:rPr>
        </w:r>
        <w:r>
          <w:rPr>
            <w:noProof/>
            <w:webHidden/>
          </w:rPr>
          <w:fldChar w:fldCharType="separate"/>
        </w:r>
        <w:r>
          <w:rPr>
            <w:noProof/>
            <w:webHidden/>
          </w:rPr>
          <w:t>167</w:t>
        </w:r>
        <w:r>
          <w:rPr>
            <w:noProof/>
            <w:webHidden/>
          </w:rPr>
          <w:fldChar w:fldCharType="end"/>
        </w:r>
      </w:hyperlink>
    </w:p>
    <w:p ns2:paraId="17CE92F5" ns2:textId="67CE333F"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17" w:history="1">
        <w:r w:rsidRPr="00A63B8F">
          <w:rPr>
            <w:rStyle w:val="Hyperlink"/>
            <w:noProof/>
          </w:rPr>
          <w:t>Table 4</w:t>
        </w:r>
        <w:r w:rsidRPr="00A63B8F">
          <w:rPr>
            <w:rStyle w:val="Hyperlink"/>
            <w:noProof/>
          </w:rPr>
          <w:noBreakHyphen/>
          <w:t>9  Summary of Functional Suitability</w:t>
        </w:r>
        <w:r>
          <w:rPr>
            <w:noProof/>
            <w:webHidden/>
          </w:rPr>
          <w:tab/>
        </w:r>
        <w:r>
          <w:rPr>
            <w:noProof/>
            <w:webHidden/>
          </w:rPr>
          <w:fldChar w:fldCharType="begin"/>
        </w:r>
        <w:r>
          <w:rPr>
            <w:noProof/>
            <w:webHidden/>
          </w:rPr>
          <w:instrText xml:space="preserve"> PAGEREF _Toc242911217 \h </w:instrText>
        </w:r>
        <w:r>
          <w:rPr>
            <w:noProof/>
            <w:webHidden/>
          </w:rPr>
        </w:r>
        <w:r>
          <w:rPr>
            <w:noProof/>
            <w:webHidden/>
          </w:rPr>
          <w:fldChar w:fldCharType="separate"/>
        </w:r>
        <w:r>
          <w:rPr>
            <w:noProof/>
            <w:webHidden/>
          </w:rPr>
          <w:t>168</w:t>
        </w:r>
        <w:r>
          <w:rPr>
            <w:noProof/>
            <w:webHidden/>
          </w:rPr>
          <w:fldChar w:fldCharType="end"/>
        </w:r>
      </w:hyperlink>
    </w:p>
    <w:p ns2:paraId="6AE88E2E" ns2:textId="0EBB90DA"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18" w:history="1">
        <w:r w:rsidRPr="00A63B8F">
          <w:rPr>
            <w:rStyle w:val="Hyperlink"/>
            <w:noProof/>
          </w:rPr>
          <w:t>Table 4</w:t>
        </w:r>
        <w:r w:rsidRPr="00A63B8F">
          <w:rPr>
            <w:rStyle w:val="Hyperlink"/>
            <w:noProof/>
          </w:rPr>
          <w:noBreakHyphen/>
          <w:t>10 Summary of Performance Efficiency</w:t>
        </w:r>
        <w:r>
          <w:rPr>
            <w:noProof/>
            <w:webHidden/>
          </w:rPr>
          <w:tab/>
        </w:r>
        <w:r>
          <w:rPr>
            <w:noProof/>
            <w:webHidden/>
          </w:rPr>
          <w:fldChar w:fldCharType="begin"/>
        </w:r>
        <w:r>
          <w:rPr>
            <w:noProof/>
            <w:webHidden/>
          </w:rPr>
          <w:instrText xml:space="preserve"> PAGEREF _Toc242911218 \h </w:instrText>
        </w:r>
        <w:r>
          <w:rPr>
            <w:noProof/>
            <w:webHidden/>
          </w:rPr>
        </w:r>
        <w:r>
          <w:rPr>
            <w:noProof/>
            <w:webHidden/>
          </w:rPr>
          <w:fldChar w:fldCharType="separate"/>
        </w:r>
        <w:r>
          <w:rPr>
            <w:noProof/>
            <w:webHidden/>
          </w:rPr>
          <w:t>169</w:t>
        </w:r>
        <w:r>
          <w:rPr>
            <w:noProof/>
            <w:webHidden/>
          </w:rPr>
          <w:fldChar w:fldCharType="end"/>
        </w:r>
      </w:hyperlink>
    </w:p>
    <w:p ns2:paraId="76A357FE" ns2:textId="32CD7B47"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19" w:history="1">
        <w:r w:rsidRPr="00A63B8F">
          <w:rPr>
            <w:rStyle w:val="Hyperlink"/>
            <w:noProof/>
          </w:rPr>
          <w:t>Table 4</w:t>
        </w:r>
        <w:r w:rsidRPr="00A63B8F">
          <w:rPr>
            <w:rStyle w:val="Hyperlink"/>
            <w:noProof/>
          </w:rPr>
          <w:noBreakHyphen/>
          <w:t>11 Summary of Usability</w:t>
        </w:r>
        <w:r>
          <w:rPr>
            <w:noProof/>
            <w:webHidden/>
          </w:rPr>
          <w:tab/>
        </w:r>
        <w:r>
          <w:rPr>
            <w:noProof/>
            <w:webHidden/>
          </w:rPr>
          <w:fldChar w:fldCharType="begin"/>
        </w:r>
        <w:r>
          <w:rPr>
            <w:noProof/>
            <w:webHidden/>
          </w:rPr>
          <w:instrText xml:space="preserve"> PAGEREF _Toc242911219 \h </w:instrText>
        </w:r>
        <w:r>
          <w:rPr>
            <w:noProof/>
            <w:webHidden/>
          </w:rPr>
        </w:r>
        <w:r>
          <w:rPr>
            <w:noProof/>
            <w:webHidden/>
          </w:rPr>
          <w:fldChar w:fldCharType="separate"/>
        </w:r>
        <w:r>
          <w:rPr>
            <w:noProof/>
            <w:webHidden/>
          </w:rPr>
          <w:t>170</w:t>
        </w:r>
        <w:r>
          <w:rPr>
            <w:noProof/>
            <w:webHidden/>
          </w:rPr>
          <w:fldChar w:fldCharType="end"/>
        </w:r>
      </w:hyperlink>
    </w:p>
    <w:p ns2:paraId="7373B105" ns2:textId="4760C290"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20" w:history="1">
        <w:r w:rsidRPr="00A63B8F">
          <w:rPr>
            <w:rStyle w:val="Hyperlink"/>
            <w:noProof/>
          </w:rPr>
          <w:t>Table 4</w:t>
        </w:r>
        <w:r w:rsidRPr="00A63B8F">
          <w:rPr>
            <w:rStyle w:val="Hyperlink"/>
            <w:noProof/>
          </w:rPr>
          <w:noBreakHyphen/>
          <w:t>12 Summary of Security</w:t>
        </w:r>
        <w:r>
          <w:rPr>
            <w:noProof/>
            <w:webHidden/>
          </w:rPr>
          <w:tab/>
        </w:r>
        <w:r>
          <w:rPr>
            <w:noProof/>
            <w:webHidden/>
          </w:rPr>
          <w:fldChar w:fldCharType="begin"/>
        </w:r>
        <w:r>
          <w:rPr>
            <w:noProof/>
            <w:webHidden/>
          </w:rPr>
          <w:instrText xml:space="preserve"> PAGEREF _Toc242911220 \h </w:instrText>
        </w:r>
        <w:r>
          <w:rPr>
            <w:noProof/>
            <w:webHidden/>
          </w:rPr>
        </w:r>
        <w:r>
          <w:rPr>
            <w:noProof/>
            <w:webHidden/>
          </w:rPr>
          <w:fldChar w:fldCharType="separate"/>
        </w:r>
        <w:r>
          <w:rPr>
            <w:noProof/>
            <w:webHidden/>
          </w:rPr>
          <w:t>171</w:t>
        </w:r>
        <w:r>
          <w:rPr>
            <w:noProof/>
            <w:webHidden/>
          </w:rPr>
          <w:fldChar w:fldCharType="end"/>
        </w:r>
      </w:hyperlink>
    </w:p>
    <w:p ns2:paraId="385AEF7F" ns2:textId="4C6E2294"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21" w:history="1">
        <w:r w:rsidRPr="00A63B8F">
          <w:rPr>
            <w:rStyle w:val="Hyperlink"/>
            <w:noProof/>
          </w:rPr>
          <w:t>Table 4</w:t>
        </w:r>
        <w:r w:rsidRPr="00A63B8F">
          <w:rPr>
            <w:rStyle w:val="Hyperlink"/>
            <w:noProof/>
          </w:rPr>
          <w:noBreakHyphen/>
          <w:t>13 Summary of Reliability</w:t>
        </w:r>
        <w:r>
          <w:rPr>
            <w:noProof/>
            <w:webHidden/>
          </w:rPr>
          <w:tab/>
        </w:r>
        <w:r>
          <w:rPr>
            <w:noProof/>
            <w:webHidden/>
          </w:rPr>
          <w:fldChar w:fldCharType="begin"/>
        </w:r>
        <w:r>
          <w:rPr>
            <w:noProof/>
            <w:webHidden/>
          </w:rPr>
          <w:instrText xml:space="preserve"> PAGEREF _Toc242911221 \h </w:instrText>
        </w:r>
        <w:r>
          <w:rPr>
            <w:noProof/>
            <w:webHidden/>
          </w:rPr>
        </w:r>
        <w:r>
          <w:rPr>
            <w:noProof/>
            <w:webHidden/>
          </w:rPr>
          <w:fldChar w:fldCharType="separate"/>
        </w:r>
        <w:r>
          <w:rPr>
            <w:noProof/>
            <w:webHidden/>
          </w:rPr>
          <w:t>172</w:t>
        </w:r>
        <w:r>
          <w:rPr>
            <w:noProof/>
            <w:webHidden/>
          </w:rPr>
          <w:fldChar w:fldCharType="end"/>
        </w:r>
      </w:hyperlink>
    </w:p>
    <w:p ns2:paraId="13A2BD85" ns2:textId="5B463449"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22" w:history="1">
        <w:r w:rsidRPr="00A63B8F">
          <w:rPr>
            <w:rStyle w:val="Hyperlink"/>
            <w:noProof/>
          </w:rPr>
          <w:t>Table 4</w:t>
        </w:r>
        <w:r w:rsidRPr="00A63B8F">
          <w:rPr>
            <w:rStyle w:val="Hyperlink"/>
            <w:noProof/>
          </w:rPr>
          <w:noBreakHyphen/>
          <w:t>14 Summary of Maintainability</w:t>
        </w:r>
        <w:r>
          <w:rPr>
            <w:noProof/>
            <w:webHidden/>
          </w:rPr>
          <w:tab/>
        </w:r>
        <w:r>
          <w:rPr>
            <w:noProof/>
            <w:webHidden/>
          </w:rPr>
          <w:fldChar w:fldCharType="begin"/>
        </w:r>
        <w:r>
          <w:rPr>
            <w:noProof/>
            <w:webHidden/>
          </w:rPr>
          <w:instrText xml:space="preserve"> PAGEREF _Toc242911222 \h </w:instrText>
        </w:r>
        <w:r>
          <w:rPr>
            <w:noProof/>
            <w:webHidden/>
          </w:rPr>
        </w:r>
        <w:r>
          <w:rPr>
            <w:noProof/>
            <w:webHidden/>
          </w:rPr>
          <w:fldChar w:fldCharType="separate"/>
        </w:r>
        <w:r>
          <w:rPr>
            <w:noProof/>
            <w:webHidden/>
          </w:rPr>
          <w:t>173</w:t>
        </w:r>
        <w:r>
          <w:rPr>
            <w:noProof/>
            <w:webHidden/>
          </w:rPr>
          <w:fldChar w:fldCharType="end"/>
        </w:r>
      </w:hyperlink>
    </w:p>
    <w:p ns2:paraId="654D5DBF" ns2:textId="49D85C12"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23" w:history="1">
        <w:r w:rsidRPr="00A63B8F">
          <w:rPr>
            <w:rStyle w:val="Hyperlink"/>
            <w:noProof/>
          </w:rPr>
          <w:t>Table 4</w:t>
        </w:r>
        <w:r w:rsidRPr="00A63B8F">
          <w:rPr>
            <w:rStyle w:val="Hyperlink"/>
            <w:noProof/>
          </w:rPr>
          <w:noBreakHyphen/>
          <w:t>15 Summary of Portability</w:t>
        </w:r>
        <w:r>
          <w:rPr>
            <w:noProof/>
            <w:webHidden/>
          </w:rPr>
          <w:tab/>
        </w:r>
        <w:r>
          <w:rPr>
            <w:noProof/>
            <w:webHidden/>
          </w:rPr>
          <w:fldChar w:fldCharType="begin"/>
        </w:r>
        <w:r>
          <w:rPr>
            <w:noProof/>
            <w:webHidden/>
          </w:rPr>
          <w:instrText xml:space="preserve"> PAGEREF _Toc242911223 \h </w:instrText>
        </w:r>
        <w:r>
          <w:rPr>
            <w:noProof/>
            <w:webHidden/>
          </w:rPr>
        </w:r>
        <w:r>
          <w:rPr>
            <w:noProof/>
            <w:webHidden/>
          </w:rPr>
          <w:fldChar w:fldCharType="separate"/>
        </w:r>
        <w:r>
          <w:rPr>
            <w:noProof/>
            <w:webHidden/>
          </w:rPr>
          <w:t>174</w:t>
        </w:r>
        <w:r>
          <w:rPr>
            <w:noProof/>
            <w:webHidden/>
          </w:rPr>
          <w:fldChar w:fldCharType="end"/>
        </w:r>
      </w:hyperlink>
    </w:p>
    <w:p ns2:paraId="64125EB2" ns2:textId="1904F689"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24" w:history="1">
        <w:r w:rsidRPr="00A63B8F">
          <w:rPr>
            <w:rStyle w:val="Hyperlink"/>
            <w:noProof/>
          </w:rPr>
          <w:t>Table 4</w:t>
        </w:r>
        <w:r w:rsidRPr="00A63B8F">
          <w:rPr>
            <w:rStyle w:val="Hyperlink"/>
            <w:noProof/>
          </w:rPr>
          <w:noBreakHyphen/>
          <w:t>16 Overall Summary of IT Expert Evaluation</w:t>
        </w:r>
        <w:r>
          <w:rPr>
            <w:noProof/>
            <w:webHidden/>
          </w:rPr>
          <w:tab/>
        </w:r>
        <w:r>
          <w:rPr>
            <w:noProof/>
            <w:webHidden/>
          </w:rPr>
          <w:fldChar w:fldCharType="begin"/>
        </w:r>
        <w:r>
          <w:rPr>
            <w:noProof/>
            <w:webHidden/>
          </w:rPr>
          <w:instrText xml:space="preserve"> PAGEREF _Toc242911224 \h </w:instrText>
        </w:r>
        <w:r>
          <w:rPr>
            <w:noProof/>
            <w:webHidden/>
          </w:rPr>
        </w:r>
        <w:r>
          <w:rPr>
            <w:noProof/>
            <w:webHidden/>
          </w:rPr>
          <w:fldChar w:fldCharType="separate"/>
        </w:r>
        <w:r>
          <w:rPr>
            <w:noProof/>
            <w:webHidden/>
          </w:rPr>
          <w:t>175</w:t>
        </w:r>
        <w:r>
          <w:rPr>
            <w:noProof/>
            <w:webHidden/>
          </w:rPr>
          <w:fldChar w:fldCharType="end"/>
        </w:r>
      </w:hyperlink>
    </w:p>
    <w:p ns2:paraId="2FC7CB9A" ns2:textId="3D6817D1"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25" w:history="1">
        <w:r w:rsidRPr="00A63B8F">
          <w:rPr>
            <w:rStyle w:val="Hyperlink"/>
            <w:noProof/>
          </w:rPr>
          <w:t>Table 4</w:t>
        </w:r>
        <w:r w:rsidRPr="00A63B8F">
          <w:rPr>
            <w:rStyle w:val="Hyperlink"/>
            <w:noProof/>
          </w:rPr>
          <w:noBreakHyphen/>
          <w:t>4 Summary of Daily Functionality</w:t>
        </w:r>
        <w:r>
          <w:rPr>
            <w:noProof/>
            <w:webHidden/>
          </w:rPr>
          <w:tab/>
        </w:r>
        <w:r>
          <w:rPr>
            <w:noProof/>
            <w:webHidden/>
          </w:rPr>
          <w:fldChar w:fldCharType="begin"/>
        </w:r>
        <w:r>
          <w:rPr>
            <w:noProof/>
            <w:webHidden/>
          </w:rPr>
          <w:instrText xml:space="preserve"> PAGEREF _Toc242911225 \h </w:instrText>
        </w:r>
        <w:r>
          <w:rPr>
            <w:noProof/>
            <w:webHidden/>
          </w:rPr>
        </w:r>
        <w:r>
          <w:rPr>
            <w:noProof/>
            <w:webHidden/>
          </w:rPr>
          <w:fldChar w:fldCharType="separate"/>
        </w:r>
        <w:r>
          <w:rPr>
            <w:noProof/>
            <w:webHidden/>
          </w:rPr>
          <w:t>200</w:t>
        </w:r>
        <w:r>
          <w:rPr>
            <w:noProof/>
            <w:webHidden/>
          </w:rPr>
          <w:fldChar w:fldCharType="end"/>
        </w:r>
      </w:hyperlink>
    </w:p>
    <w:p ns2:paraId="1EDA8CDE" ns2:textId="4277D16D"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26" w:history="1">
        <w:r w:rsidRPr="00A63B8F">
          <w:rPr>
            <w:rStyle w:val="Hyperlink"/>
            <w:noProof/>
          </w:rPr>
          <w:t>Table 4</w:t>
        </w:r>
        <w:r w:rsidRPr="00A63B8F">
          <w:rPr>
            <w:rStyle w:val="Hyperlink"/>
            <w:noProof/>
          </w:rPr>
          <w:noBreakHyphen/>
          <w:t>5 Summary of Speed and Reliability</w:t>
        </w:r>
        <w:r>
          <w:rPr>
            <w:noProof/>
            <w:webHidden/>
          </w:rPr>
          <w:tab/>
        </w:r>
        <w:r>
          <w:rPr>
            <w:noProof/>
            <w:webHidden/>
          </w:rPr>
          <w:fldChar w:fldCharType="begin"/>
        </w:r>
        <w:r>
          <w:rPr>
            <w:noProof/>
            <w:webHidden/>
          </w:rPr>
          <w:instrText xml:space="preserve"> PAGEREF _Toc242911226 \h </w:instrText>
        </w:r>
        <w:r>
          <w:rPr>
            <w:noProof/>
            <w:webHidden/>
          </w:rPr>
        </w:r>
        <w:r>
          <w:rPr>
            <w:noProof/>
            <w:webHidden/>
          </w:rPr>
          <w:fldChar w:fldCharType="separate"/>
        </w:r>
        <w:r>
          <w:rPr>
            <w:noProof/>
            <w:webHidden/>
          </w:rPr>
          <w:t>201</w:t>
        </w:r>
        <w:r>
          <w:rPr>
            <w:noProof/>
            <w:webHidden/>
          </w:rPr>
          <w:fldChar w:fldCharType="end"/>
        </w:r>
      </w:hyperlink>
    </w:p>
    <w:p ns2:paraId="415AE3C9" ns2:textId="5D039284"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27" w:history="1">
        <w:r w:rsidRPr="00A63B8F">
          <w:rPr>
            <w:rStyle w:val="Hyperlink"/>
            <w:noProof/>
          </w:rPr>
          <w:t>Table 4</w:t>
        </w:r>
        <w:r w:rsidRPr="00A63B8F">
          <w:rPr>
            <w:rStyle w:val="Hyperlink"/>
            <w:noProof/>
          </w:rPr>
          <w:noBreakHyphen/>
          <w:t>6 Summary of Ease of Use</w:t>
        </w:r>
        <w:r>
          <w:rPr>
            <w:noProof/>
            <w:webHidden/>
          </w:rPr>
          <w:tab/>
        </w:r>
        <w:r>
          <w:rPr>
            <w:noProof/>
            <w:webHidden/>
          </w:rPr>
          <w:fldChar w:fldCharType="begin"/>
        </w:r>
        <w:r>
          <w:rPr>
            <w:noProof/>
            <w:webHidden/>
          </w:rPr>
          <w:instrText xml:space="preserve"> PAGEREF _Toc242911227 \h </w:instrText>
        </w:r>
        <w:r>
          <w:rPr>
            <w:noProof/>
            <w:webHidden/>
          </w:rPr>
        </w:r>
        <w:r>
          <w:rPr>
            <w:noProof/>
            <w:webHidden/>
          </w:rPr>
          <w:fldChar w:fldCharType="separate"/>
        </w:r>
        <w:r>
          <w:rPr>
            <w:noProof/>
            <w:webHidden/>
          </w:rPr>
          <w:t>202</w:t>
        </w:r>
        <w:r>
          <w:rPr>
            <w:noProof/>
            <w:webHidden/>
          </w:rPr>
          <w:fldChar w:fldCharType="end"/>
        </w:r>
      </w:hyperlink>
    </w:p>
    <w:p ns2:paraId="56E16644" ns2:textId="6701D6BA" w:rsidR="00972CCE"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28" w:history="1">
        <w:r w:rsidRPr="00A63B8F">
          <w:rPr>
            <w:rStyle w:val="Hyperlink"/>
            <w:noProof/>
          </w:rPr>
          <w:t>Table 4</w:t>
        </w:r>
        <w:r w:rsidRPr="00A63B8F">
          <w:rPr>
            <w:rStyle w:val="Hyperlink"/>
            <w:noProof/>
          </w:rPr>
          <w:noBreakHyphen/>
          <w:t>7 Summary of Access and Trust</w:t>
        </w:r>
        <w:r>
          <w:rPr>
            <w:noProof/>
            <w:webHidden/>
          </w:rPr>
          <w:tab/>
        </w:r>
        <w:r>
          <w:rPr>
            <w:noProof/>
            <w:webHidden/>
          </w:rPr>
          <w:fldChar w:fldCharType="begin"/>
        </w:r>
        <w:r>
          <w:rPr>
            <w:noProof/>
            <w:webHidden/>
          </w:rPr>
          <w:instrText xml:space="preserve"> PAGEREF _Toc242911228 \h </w:instrText>
        </w:r>
        <w:r>
          <w:rPr>
            <w:noProof/>
            <w:webHidden/>
          </w:rPr>
        </w:r>
        <w:r>
          <w:rPr>
            <w:noProof/>
            <w:webHidden/>
          </w:rPr>
          <w:fldChar w:fldCharType="separate"/>
        </w:r>
        <w:r>
          <w:rPr>
            <w:noProof/>
            <w:webHidden/>
          </w:rPr>
          <w:t>203</w:t>
        </w:r>
        <w:r>
          <w:rPr>
            <w:noProof/>
            <w:webHidden/>
          </w:rPr>
          <w:fldChar w:fldCharType="end"/>
        </w:r>
      </w:hyperlink>
    </w:p>
    <w:p ns2:paraId="54858418" ns2:textId="201D2D26" w:rsidR="00012538" w:rsidRPr="00D333AA" w:rsidRDefault="00353B36" w:rsidP="00DC448C">
      <w:pPr>
        <w:rPr>
          <w:lang w:val="x-none" w:eastAsia="x-none"/>
        </w:rPr>
      </w:pPr>
      <w:r w:rsidRPr="00D333AA">
        <w:rPr>
          <w:sz w:val="22"/>
          <w:szCs w:val="20"/>
          <w:lang w:val="x-none" w:eastAsia="x-none"/>
        </w:rPr>
        <w:fldChar w:fldCharType="end"/>
      </w:r>
    </w:p>
    <w:p ns2:paraId="502D2122" ns2:textId="641CE014" w:rsidR="00012538" w:rsidRPr="00D333AA" w:rsidRDefault="00012538" w:rsidP="004F2C02">
      <w:pPr>
        <w:pStyle w:val="Title"/>
        <w:jc w:val="both"/>
      </w:pPr>
      <w:r w:rsidRPr="00D333AA">
        <w:lastRenderedPageBreak/>
        <w:t>LIST OF FIGURES</w:t>
      </w:r>
    </w:p>
    <w:bookmarkStart w:id="0" w:name="_Toc225770972"/>
    <w:bookmarkStart w:id="1" w:name="_Toc225770787"/>
    <w:bookmarkStart w:id="2" w:name="_Toc225773941"/>
    <w:p ns2:paraId="46A50438" ns2:textId="31AEEADE" w:rsidR="00972CCE" w:rsidRPr="00EF739C" w:rsidRDefault="00012538">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r w:rsidRPr="00D333AA">
        <w:rPr>
          <w:rFonts w:ascii="Times New Roman" w:hAnsi="Times New Roman"/>
        </w:rPr>
        <w:fldChar w:fldCharType="begin"/>
      </w:r>
      <w:r w:rsidRPr="00D333AA">
        <w:rPr>
          <w:rFonts w:ascii="Times New Roman" w:hAnsi="Times New Roman"/>
        </w:rPr>
        <w:instrText xml:space="preserve"> TOC \h \z \c "Figure" </w:instrText>
      </w:r>
      <w:r w:rsidRPr="00D333AA">
        <w:rPr>
          <w:rFonts w:ascii="Times New Roman" w:hAnsi="Times New Roman"/>
        </w:rPr>
        <w:fldChar w:fldCharType="separate"/>
      </w:r>
      <w:hyperlink w:anchor="_Toc242911229" w:history="1">
        <w:r w:rsidR="00972CCE" w:rsidRPr="00EF739C">
          <w:rPr>
            <w:rStyle w:val="Hyperlink"/>
            <w:noProof/>
            <w:color w:val="auto"/>
          </w:rPr>
          <w:t>Figure 2</w:t>
        </w:r>
        <w:r w:rsidR="00972CCE" w:rsidRPr="00EF739C">
          <w:rPr>
            <w:rStyle w:val="Hyperlink"/>
            <w:noProof/>
            <w:color w:val="auto"/>
          </w:rPr>
          <w:noBreakHyphen/>
          <w:t>1 Conceptual Framework</w:t>
        </w:r>
        <w:r w:rsidR="00972CCE" w:rsidRPr="00EF739C">
          <w:rPr>
            <w:noProof/>
            <w:webHidden/>
          </w:rPr>
          <w:tab/>
        </w:r>
        <w:r w:rsidR="00972CCE" w:rsidRPr="00EF739C">
          <w:rPr>
            <w:noProof/>
            <w:webHidden/>
          </w:rPr>
          <w:fldChar w:fldCharType="begin"/>
        </w:r>
        <w:r w:rsidR="00972CCE" w:rsidRPr="00EF739C">
          <w:rPr>
            <w:noProof/>
            <w:webHidden/>
          </w:rPr>
          <w:instrText xml:space="preserve"> PAGEREF _Toc242911229 \h </w:instrText>
        </w:r>
        <w:r w:rsidR="00972CCE" w:rsidRPr="00EF739C">
          <w:rPr>
            <w:noProof/>
            <w:webHidden/>
          </w:rPr>
        </w:r>
        <w:r w:rsidR="00972CCE" w:rsidRPr="00EF739C">
          <w:rPr>
            <w:noProof/>
            <w:webHidden/>
          </w:rPr>
          <w:fldChar w:fldCharType="separate"/>
        </w:r>
        <w:r w:rsidR="00972CCE" w:rsidRPr="00EF739C">
          <w:rPr>
            <w:noProof/>
            <w:webHidden/>
          </w:rPr>
          <w:t>47</w:t>
        </w:r>
        <w:r w:rsidR="00972CCE" w:rsidRPr="00EF739C">
          <w:rPr>
            <w:noProof/>
            <w:webHidden/>
          </w:rPr>
          <w:fldChar w:fldCharType="end"/>
        </w:r>
      </w:hyperlink>
    </w:p>
    <w:p ns2:paraId="439FB34F" ns2:textId="0BCB8B59"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30" w:history="1">
        <w:r w:rsidRPr="00EF739C">
          <w:rPr>
            <w:rStyle w:val="Hyperlink"/>
            <w:noProof/>
            <w:color w:val="auto"/>
          </w:rPr>
          <w:t>Figure 3</w:t>
        </w:r>
        <w:r w:rsidRPr="00EF739C">
          <w:rPr>
            <w:rStyle w:val="Hyperlink"/>
            <w:noProof/>
            <w:color w:val="auto"/>
          </w:rPr>
          <w:noBreakHyphen/>
          <w:t>1 Agile Methodology (Obeya Associates, 2025)</w:t>
        </w:r>
        <w:r w:rsidRPr="00EF739C">
          <w:rPr>
            <w:noProof/>
            <w:webHidden/>
          </w:rPr>
          <w:tab/>
        </w:r>
        <w:r w:rsidRPr="00EF739C">
          <w:rPr>
            <w:noProof/>
            <w:webHidden/>
          </w:rPr>
          <w:fldChar w:fldCharType="begin"/>
        </w:r>
        <w:r w:rsidRPr="00EF739C">
          <w:rPr>
            <w:noProof/>
            <w:webHidden/>
          </w:rPr>
          <w:instrText xml:space="preserve"> PAGEREF _Toc242911230 \h </w:instrText>
        </w:r>
        <w:r w:rsidRPr="00EF739C">
          <w:rPr>
            <w:noProof/>
            <w:webHidden/>
          </w:rPr>
        </w:r>
        <w:r w:rsidRPr="00EF739C">
          <w:rPr>
            <w:noProof/>
            <w:webHidden/>
          </w:rPr>
          <w:fldChar w:fldCharType="separate"/>
        </w:r>
        <w:r w:rsidRPr="00EF739C">
          <w:rPr>
            <w:noProof/>
            <w:webHidden/>
          </w:rPr>
          <w:t>50</w:t>
        </w:r>
        <w:r w:rsidRPr="00EF739C">
          <w:rPr>
            <w:noProof/>
            <w:webHidden/>
          </w:rPr>
          <w:fldChar w:fldCharType="end"/>
        </w:r>
      </w:hyperlink>
    </w:p>
    <w:p ns2:paraId="60AEA4CE" ns2:textId="0F1E3699"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31" w:history="1">
        <w:r w:rsidRPr="00EF739C">
          <w:rPr>
            <w:rStyle w:val="Hyperlink"/>
            <w:noProof/>
            <w:color w:val="auto"/>
          </w:rPr>
          <w:t>Figure 3</w:t>
        </w:r>
        <w:r w:rsidRPr="00EF739C">
          <w:rPr>
            <w:rStyle w:val="Hyperlink"/>
            <w:noProof/>
            <w:color w:val="auto"/>
          </w:rPr>
          <w:noBreakHyphen/>
          <w:t>2 System Architecture</w:t>
        </w:r>
        <w:r w:rsidRPr="00EF739C">
          <w:rPr>
            <w:noProof/>
            <w:webHidden/>
          </w:rPr>
          <w:tab/>
        </w:r>
        <w:r w:rsidRPr="00EF739C">
          <w:rPr>
            <w:noProof/>
            <w:webHidden/>
          </w:rPr>
          <w:fldChar w:fldCharType="begin"/>
        </w:r>
        <w:r w:rsidRPr="00EF739C">
          <w:rPr>
            <w:noProof/>
            <w:webHidden/>
          </w:rPr>
          <w:instrText xml:space="preserve"> PAGEREF _Toc242911231 \h </w:instrText>
        </w:r>
        <w:r w:rsidRPr="00EF739C">
          <w:rPr>
            <w:noProof/>
            <w:webHidden/>
          </w:rPr>
        </w:r>
        <w:r w:rsidRPr="00EF739C">
          <w:rPr>
            <w:noProof/>
            <w:webHidden/>
          </w:rPr>
          <w:fldChar w:fldCharType="separate"/>
        </w:r>
        <w:r w:rsidRPr="00EF739C">
          <w:rPr>
            <w:noProof/>
            <w:webHidden/>
          </w:rPr>
          <w:t>57</w:t>
        </w:r>
        <w:r w:rsidRPr="00EF739C">
          <w:rPr>
            <w:noProof/>
            <w:webHidden/>
          </w:rPr>
          <w:fldChar w:fldCharType="end"/>
        </w:r>
      </w:hyperlink>
    </w:p>
    <w:p ns2:paraId="26F55B23" ns2:textId="3823AC9F"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32" w:history="1">
        <w:r w:rsidRPr="00EF739C">
          <w:rPr>
            <w:rStyle w:val="Hyperlink"/>
            <w:noProof/>
            <w:color w:val="auto"/>
          </w:rPr>
          <w:t>Figure 3</w:t>
        </w:r>
        <w:r w:rsidRPr="00EF739C">
          <w:rPr>
            <w:rStyle w:val="Hyperlink"/>
            <w:noProof/>
            <w:color w:val="auto"/>
          </w:rPr>
          <w:noBreakHyphen/>
          <w:t>3 Login Flowchart</w:t>
        </w:r>
        <w:r w:rsidRPr="00EF739C">
          <w:rPr>
            <w:noProof/>
            <w:webHidden/>
          </w:rPr>
          <w:tab/>
        </w:r>
        <w:r w:rsidRPr="00EF739C">
          <w:rPr>
            <w:noProof/>
            <w:webHidden/>
          </w:rPr>
          <w:fldChar w:fldCharType="begin"/>
        </w:r>
        <w:r w:rsidRPr="00EF739C">
          <w:rPr>
            <w:noProof/>
            <w:webHidden/>
          </w:rPr>
          <w:instrText xml:space="preserve"> PAGEREF _Toc242911232 \h </w:instrText>
        </w:r>
        <w:r w:rsidRPr="00EF739C">
          <w:rPr>
            <w:noProof/>
            <w:webHidden/>
          </w:rPr>
        </w:r>
        <w:r w:rsidRPr="00EF739C">
          <w:rPr>
            <w:noProof/>
            <w:webHidden/>
          </w:rPr>
          <w:fldChar w:fldCharType="separate"/>
        </w:r>
        <w:r w:rsidRPr="00EF739C">
          <w:rPr>
            <w:noProof/>
            <w:webHidden/>
          </w:rPr>
          <w:t>58</w:t>
        </w:r>
        <w:r w:rsidRPr="00EF739C">
          <w:rPr>
            <w:noProof/>
            <w:webHidden/>
          </w:rPr>
          <w:fldChar w:fldCharType="end"/>
        </w:r>
      </w:hyperlink>
    </w:p>
    <w:p ns2:paraId="2DB62190" ns2:textId="25BE5AA8"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33" w:history="1">
        <w:r w:rsidRPr="00EF739C">
          <w:rPr>
            <w:rStyle w:val="Hyperlink"/>
            <w:noProof/>
            <w:color w:val="auto"/>
          </w:rPr>
          <w:t>Figure 3</w:t>
        </w:r>
        <w:r w:rsidRPr="00EF739C">
          <w:rPr>
            <w:rStyle w:val="Hyperlink"/>
            <w:noProof/>
            <w:color w:val="auto"/>
          </w:rPr>
          <w:noBreakHyphen/>
          <w:t>4 Admin Flowchart</w:t>
        </w:r>
        <w:r w:rsidRPr="00EF739C">
          <w:rPr>
            <w:noProof/>
            <w:webHidden/>
          </w:rPr>
          <w:tab/>
        </w:r>
        <w:r w:rsidRPr="00EF739C">
          <w:rPr>
            <w:noProof/>
            <w:webHidden/>
          </w:rPr>
          <w:fldChar w:fldCharType="begin"/>
        </w:r>
        <w:r w:rsidRPr="00EF739C">
          <w:rPr>
            <w:noProof/>
            <w:webHidden/>
          </w:rPr>
          <w:instrText xml:space="preserve"> PAGEREF _Toc242911233 \h </w:instrText>
        </w:r>
        <w:r w:rsidRPr="00EF739C">
          <w:rPr>
            <w:noProof/>
            <w:webHidden/>
          </w:rPr>
        </w:r>
        <w:r w:rsidRPr="00EF739C">
          <w:rPr>
            <w:noProof/>
            <w:webHidden/>
          </w:rPr>
          <w:fldChar w:fldCharType="separate"/>
        </w:r>
        <w:r w:rsidRPr="00EF739C">
          <w:rPr>
            <w:noProof/>
            <w:webHidden/>
          </w:rPr>
          <w:t>60</w:t>
        </w:r>
        <w:r w:rsidRPr="00EF739C">
          <w:rPr>
            <w:noProof/>
            <w:webHidden/>
          </w:rPr>
          <w:fldChar w:fldCharType="end"/>
        </w:r>
      </w:hyperlink>
    </w:p>
    <w:p ns2:paraId="3F324E9B" ns2:textId="69CF8276"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34" w:history="1">
        <w:r w:rsidRPr="00EF739C">
          <w:rPr>
            <w:rStyle w:val="Hyperlink"/>
            <w:noProof/>
            <w:color w:val="auto"/>
          </w:rPr>
          <w:t>Figure 3</w:t>
        </w:r>
        <w:r w:rsidRPr="00EF739C">
          <w:rPr>
            <w:rStyle w:val="Hyperlink"/>
            <w:noProof/>
            <w:color w:val="auto"/>
          </w:rPr>
          <w:noBreakHyphen/>
          <w:t>5 Staff Flowchart</w:t>
        </w:r>
        <w:r w:rsidRPr="00EF739C">
          <w:rPr>
            <w:noProof/>
            <w:webHidden/>
          </w:rPr>
          <w:tab/>
        </w:r>
        <w:r w:rsidRPr="00EF739C">
          <w:rPr>
            <w:noProof/>
            <w:webHidden/>
          </w:rPr>
          <w:fldChar w:fldCharType="begin"/>
        </w:r>
        <w:r w:rsidRPr="00EF739C">
          <w:rPr>
            <w:noProof/>
            <w:webHidden/>
          </w:rPr>
          <w:instrText xml:space="preserve"> PAGEREF _Toc242911234 \h </w:instrText>
        </w:r>
        <w:r w:rsidRPr="00EF739C">
          <w:rPr>
            <w:noProof/>
            <w:webHidden/>
          </w:rPr>
        </w:r>
        <w:r w:rsidRPr="00EF739C">
          <w:rPr>
            <w:noProof/>
            <w:webHidden/>
          </w:rPr>
          <w:fldChar w:fldCharType="separate"/>
        </w:r>
        <w:r w:rsidRPr="00EF739C">
          <w:rPr>
            <w:noProof/>
            <w:webHidden/>
          </w:rPr>
          <w:t>60</w:t>
        </w:r>
        <w:r w:rsidRPr="00EF739C">
          <w:rPr>
            <w:noProof/>
            <w:webHidden/>
          </w:rPr>
          <w:fldChar w:fldCharType="end"/>
        </w:r>
      </w:hyperlink>
    </w:p>
    <w:p ns2:paraId="07FE5A1E" ns2:textId="482D282D"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35" w:history="1">
        <w:r w:rsidRPr="00EF739C">
          <w:rPr>
            <w:rStyle w:val="Hyperlink"/>
            <w:noProof/>
            <w:color w:val="auto"/>
          </w:rPr>
          <w:t>Figure 3</w:t>
        </w:r>
        <w:r w:rsidRPr="00EF739C">
          <w:rPr>
            <w:rStyle w:val="Hyperlink"/>
            <w:noProof/>
            <w:color w:val="auto"/>
          </w:rPr>
          <w:noBreakHyphen/>
          <w:t>6 Dashboard Flowchart</w:t>
        </w:r>
        <w:r w:rsidRPr="00EF739C">
          <w:rPr>
            <w:noProof/>
            <w:webHidden/>
          </w:rPr>
          <w:tab/>
        </w:r>
        <w:r w:rsidRPr="00EF739C">
          <w:rPr>
            <w:noProof/>
            <w:webHidden/>
          </w:rPr>
          <w:fldChar w:fldCharType="begin"/>
        </w:r>
        <w:r w:rsidRPr="00EF739C">
          <w:rPr>
            <w:noProof/>
            <w:webHidden/>
          </w:rPr>
          <w:instrText xml:space="preserve"> PAGEREF _Toc242911235 \h </w:instrText>
        </w:r>
        <w:r w:rsidRPr="00EF739C">
          <w:rPr>
            <w:noProof/>
            <w:webHidden/>
          </w:rPr>
        </w:r>
        <w:r w:rsidRPr="00EF739C">
          <w:rPr>
            <w:noProof/>
            <w:webHidden/>
          </w:rPr>
          <w:fldChar w:fldCharType="separate"/>
        </w:r>
        <w:r w:rsidRPr="00EF739C">
          <w:rPr>
            <w:noProof/>
            <w:webHidden/>
          </w:rPr>
          <w:t>61</w:t>
        </w:r>
        <w:r w:rsidRPr="00EF739C">
          <w:rPr>
            <w:noProof/>
            <w:webHidden/>
          </w:rPr>
          <w:fldChar w:fldCharType="end"/>
        </w:r>
      </w:hyperlink>
    </w:p>
    <w:p ns2:paraId="43D3E127" ns2:textId="347C5A93"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36" w:history="1">
        <w:r w:rsidRPr="00EF739C">
          <w:rPr>
            <w:rStyle w:val="Hyperlink"/>
            <w:noProof/>
            <w:color w:val="auto"/>
          </w:rPr>
          <w:t>Figure 3</w:t>
        </w:r>
        <w:r w:rsidRPr="00EF739C">
          <w:rPr>
            <w:rStyle w:val="Hyperlink"/>
            <w:noProof/>
            <w:color w:val="auto"/>
          </w:rPr>
          <w:noBreakHyphen/>
          <w:t>7 Analytics Flowchart</w:t>
        </w:r>
        <w:r w:rsidRPr="00EF739C">
          <w:rPr>
            <w:noProof/>
            <w:webHidden/>
          </w:rPr>
          <w:tab/>
        </w:r>
        <w:r w:rsidRPr="00EF739C">
          <w:rPr>
            <w:noProof/>
            <w:webHidden/>
          </w:rPr>
          <w:fldChar w:fldCharType="begin"/>
        </w:r>
        <w:r w:rsidRPr="00EF739C">
          <w:rPr>
            <w:noProof/>
            <w:webHidden/>
          </w:rPr>
          <w:instrText xml:space="preserve"> PAGEREF _Toc242911236 \h </w:instrText>
        </w:r>
        <w:r w:rsidRPr="00EF739C">
          <w:rPr>
            <w:noProof/>
            <w:webHidden/>
          </w:rPr>
        </w:r>
        <w:r w:rsidRPr="00EF739C">
          <w:rPr>
            <w:noProof/>
            <w:webHidden/>
          </w:rPr>
          <w:fldChar w:fldCharType="separate"/>
        </w:r>
        <w:r w:rsidRPr="00EF739C">
          <w:rPr>
            <w:noProof/>
            <w:webHidden/>
          </w:rPr>
          <w:t>70</w:t>
        </w:r>
        <w:r w:rsidRPr="00EF739C">
          <w:rPr>
            <w:noProof/>
            <w:webHidden/>
          </w:rPr>
          <w:fldChar w:fldCharType="end"/>
        </w:r>
      </w:hyperlink>
    </w:p>
    <w:p ns2:paraId="32716E1C" ns2:textId="4DA709EB"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37" w:history="1">
        <w:r w:rsidRPr="00EF739C">
          <w:rPr>
            <w:rStyle w:val="Hyperlink"/>
            <w:noProof/>
            <w:color w:val="auto"/>
          </w:rPr>
          <w:t>Figure 3</w:t>
        </w:r>
        <w:r w:rsidRPr="00EF739C">
          <w:rPr>
            <w:rStyle w:val="Hyperlink"/>
            <w:noProof/>
            <w:color w:val="auto"/>
          </w:rPr>
          <w:noBreakHyphen/>
          <w:t>8 Settings Flowchart</w:t>
        </w:r>
        <w:r w:rsidRPr="00EF739C">
          <w:rPr>
            <w:noProof/>
            <w:webHidden/>
          </w:rPr>
          <w:tab/>
        </w:r>
        <w:r w:rsidRPr="00EF739C">
          <w:rPr>
            <w:noProof/>
            <w:webHidden/>
          </w:rPr>
          <w:fldChar w:fldCharType="begin"/>
        </w:r>
        <w:r w:rsidRPr="00EF739C">
          <w:rPr>
            <w:noProof/>
            <w:webHidden/>
          </w:rPr>
          <w:instrText xml:space="preserve"> PAGEREF _Toc242911237 \h </w:instrText>
        </w:r>
        <w:r w:rsidRPr="00EF739C">
          <w:rPr>
            <w:noProof/>
            <w:webHidden/>
          </w:rPr>
        </w:r>
        <w:r w:rsidRPr="00EF739C">
          <w:rPr>
            <w:noProof/>
            <w:webHidden/>
          </w:rPr>
          <w:fldChar w:fldCharType="separate"/>
        </w:r>
        <w:r w:rsidRPr="00EF739C">
          <w:rPr>
            <w:noProof/>
            <w:webHidden/>
          </w:rPr>
          <w:t>71</w:t>
        </w:r>
        <w:r w:rsidRPr="00EF739C">
          <w:rPr>
            <w:noProof/>
            <w:webHidden/>
          </w:rPr>
          <w:fldChar w:fldCharType="end"/>
        </w:r>
      </w:hyperlink>
    </w:p>
    <w:p ns2:paraId="4499F2F3" ns2:textId="22294145"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38" w:history="1">
        <w:r w:rsidRPr="00EF739C">
          <w:rPr>
            <w:rStyle w:val="Hyperlink"/>
            <w:noProof/>
            <w:color w:val="auto"/>
          </w:rPr>
          <w:t>Figure 4</w:t>
        </w:r>
        <w:r w:rsidRPr="00EF739C">
          <w:rPr>
            <w:rStyle w:val="Hyperlink"/>
            <w:noProof/>
            <w:color w:val="auto"/>
          </w:rPr>
          <w:noBreakHyphen/>
          <w:t>1 Admin and Staff Dashboard</w:t>
        </w:r>
        <w:r w:rsidRPr="00EF739C">
          <w:rPr>
            <w:noProof/>
            <w:webHidden/>
          </w:rPr>
          <w:tab/>
        </w:r>
        <w:r w:rsidRPr="00EF739C">
          <w:rPr>
            <w:noProof/>
            <w:webHidden/>
          </w:rPr>
          <w:fldChar w:fldCharType="begin"/>
        </w:r>
        <w:r w:rsidRPr="00EF739C">
          <w:rPr>
            <w:noProof/>
            <w:webHidden/>
          </w:rPr>
          <w:instrText xml:space="preserve"> PAGEREF _Toc242911238 \h </w:instrText>
        </w:r>
        <w:r w:rsidRPr="00EF739C">
          <w:rPr>
            <w:noProof/>
            <w:webHidden/>
          </w:rPr>
        </w:r>
        <w:r w:rsidRPr="00EF739C">
          <w:rPr>
            <w:noProof/>
            <w:webHidden/>
          </w:rPr>
          <w:fldChar w:fldCharType="separate"/>
        </w:r>
        <w:r w:rsidRPr="00EF739C">
          <w:rPr>
            <w:noProof/>
            <w:webHidden/>
          </w:rPr>
          <w:t>134</w:t>
        </w:r>
        <w:r w:rsidRPr="00EF739C">
          <w:rPr>
            <w:noProof/>
            <w:webHidden/>
          </w:rPr>
          <w:fldChar w:fldCharType="end"/>
        </w:r>
      </w:hyperlink>
    </w:p>
    <w:p ns2:paraId="610A38C1" ns2:textId="26B33645"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39" w:history="1">
        <w:r w:rsidRPr="00EF739C">
          <w:rPr>
            <w:rStyle w:val="Hyperlink"/>
            <w:noProof/>
            <w:color w:val="auto"/>
          </w:rPr>
          <w:t>Figure 4</w:t>
        </w:r>
        <w:r w:rsidRPr="00EF739C">
          <w:rPr>
            <w:rStyle w:val="Hyperlink"/>
            <w:noProof/>
            <w:color w:val="auto"/>
          </w:rPr>
          <w:noBreakHyphen/>
          <w:t>2 Trip Summary Management Interface</w:t>
        </w:r>
        <w:r w:rsidRPr="00EF739C">
          <w:rPr>
            <w:noProof/>
            <w:webHidden/>
          </w:rPr>
          <w:tab/>
        </w:r>
        <w:r w:rsidRPr="00EF739C">
          <w:rPr>
            <w:noProof/>
            <w:webHidden/>
          </w:rPr>
          <w:fldChar w:fldCharType="begin"/>
        </w:r>
        <w:r w:rsidRPr="00EF739C">
          <w:rPr>
            <w:noProof/>
            <w:webHidden/>
          </w:rPr>
          <w:instrText xml:space="preserve"> PAGEREF _Toc242911239 \h </w:instrText>
        </w:r>
        <w:r w:rsidRPr="00EF739C">
          <w:rPr>
            <w:noProof/>
            <w:webHidden/>
          </w:rPr>
        </w:r>
        <w:r w:rsidRPr="00EF739C">
          <w:rPr>
            <w:noProof/>
            <w:webHidden/>
          </w:rPr>
          <w:fldChar w:fldCharType="separate"/>
        </w:r>
        <w:r w:rsidRPr="00EF739C">
          <w:rPr>
            <w:noProof/>
            <w:webHidden/>
          </w:rPr>
          <w:t>136</w:t>
        </w:r>
        <w:r w:rsidRPr="00EF739C">
          <w:rPr>
            <w:noProof/>
            <w:webHidden/>
          </w:rPr>
          <w:fldChar w:fldCharType="end"/>
        </w:r>
      </w:hyperlink>
    </w:p>
    <w:p ns2:paraId="60303434" ns2:textId="5D44437D"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40" w:history="1">
        <w:r w:rsidRPr="00EF739C">
          <w:rPr>
            <w:rStyle w:val="Hyperlink"/>
            <w:noProof/>
            <w:color w:val="auto"/>
          </w:rPr>
          <w:t>Figure 4</w:t>
        </w:r>
        <w:r w:rsidRPr="00EF739C">
          <w:rPr>
            <w:rStyle w:val="Hyperlink"/>
            <w:noProof/>
            <w:color w:val="auto"/>
          </w:rPr>
          <w:noBreakHyphen/>
          <w:t>3 Summary Trips</w:t>
        </w:r>
        <w:r w:rsidRPr="00EF739C">
          <w:rPr>
            <w:noProof/>
            <w:webHidden/>
          </w:rPr>
          <w:tab/>
        </w:r>
        <w:r w:rsidRPr="00EF739C">
          <w:rPr>
            <w:noProof/>
            <w:webHidden/>
          </w:rPr>
          <w:fldChar w:fldCharType="begin"/>
        </w:r>
        <w:r w:rsidRPr="00EF739C">
          <w:rPr>
            <w:noProof/>
            <w:webHidden/>
          </w:rPr>
          <w:instrText xml:space="preserve"> PAGEREF _Toc242911240 \h </w:instrText>
        </w:r>
        <w:r w:rsidRPr="00EF739C">
          <w:rPr>
            <w:noProof/>
            <w:webHidden/>
          </w:rPr>
        </w:r>
        <w:r w:rsidRPr="00EF739C">
          <w:rPr>
            <w:noProof/>
            <w:webHidden/>
          </w:rPr>
          <w:fldChar w:fldCharType="separate"/>
        </w:r>
        <w:r w:rsidRPr="00EF739C">
          <w:rPr>
            <w:noProof/>
            <w:webHidden/>
          </w:rPr>
          <w:t>137</w:t>
        </w:r>
        <w:r w:rsidRPr="00EF739C">
          <w:rPr>
            <w:noProof/>
            <w:webHidden/>
          </w:rPr>
          <w:fldChar w:fldCharType="end"/>
        </w:r>
      </w:hyperlink>
    </w:p>
    <w:p ns2:paraId="344FA4E7" ns2:textId="45D6813A"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41" w:history="1">
        <w:r w:rsidRPr="00EF739C">
          <w:rPr>
            <w:rStyle w:val="Hyperlink"/>
            <w:noProof/>
            <w:color w:val="auto"/>
          </w:rPr>
          <w:t>Figure 4</w:t>
        </w:r>
        <w:r w:rsidRPr="00EF739C">
          <w:rPr>
            <w:rStyle w:val="Hyperlink"/>
            <w:noProof/>
            <w:color w:val="auto"/>
          </w:rPr>
          <w:noBreakHyphen/>
          <w:t>4 Add and Edit Summary Interface</w:t>
        </w:r>
        <w:r w:rsidRPr="00EF739C">
          <w:rPr>
            <w:noProof/>
            <w:webHidden/>
          </w:rPr>
          <w:tab/>
        </w:r>
        <w:r w:rsidRPr="00EF739C">
          <w:rPr>
            <w:noProof/>
            <w:webHidden/>
          </w:rPr>
          <w:fldChar w:fldCharType="begin"/>
        </w:r>
        <w:r w:rsidRPr="00EF739C">
          <w:rPr>
            <w:noProof/>
            <w:webHidden/>
          </w:rPr>
          <w:instrText xml:space="preserve"> PAGEREF _Toc242911241 \h </w:instrText>
        </w:r>
        <w:r w:rsidRPr="00EF739C">
          <w:rPr>
            <w:noProof/>
            <w:webHidden/>
          </w:rPr>
        </w:r>
        <w:r w:rsidRPr="00EF739C">
          <w:rPr>
            <w:noProof/>
            <w:webHidden/>
          </w:rPr>
          <w:fldChar w:fldCharType="separate"/>
        </w:r>
        <w:r w:rsidRPr="00EF739C">
          <w:rPr>
            <w:noProof/>
            <w:webHidden/>
          </w:rPr>
          <w:t>138</w:t>
        </w:r>
        <w:r w:rsidRPr="00EF739C">
          <w:rPr>
            <w:noProof/>
            <w:webHidden/>
          </w:rPr>
          <w:fldChar w:fldCharType="end"/>
        </w:r>
      </w:hyperlink>
    </w:p>
    <w:p ns2:paraId="6E760EFA" ns2:textId="181B50D1"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42" w:history="1">
        <w:r w:rsidRPr="00EF739C">
          <w:rPr>
            <w:rStyle w:val="Hyperlink"/>
            <w:noProof/>
            <w:color w:val="auto"/>
          </w:rPr>
          <w:t>Figure 4</w:t>
        </w:r>
        <w:r w:rsidRPr="00EF739C">
          <w:rPr>
            <w:rStyle w:val="Hyperlink"/>
            <w:noProof/>
            <w:color w:val="auto"/>
          </w:rPr>
          <w:noBreakHyphen/>
          <w:t>5 Vehicle Management Interface</w:t>
        </w:r>
        <w:r w:rsidRPr="00EF739C">
          <w:rPr>
            <w:noProof/>
            <w:webHidden/>
          </w:rPr>
          <w:tab/>
        </w:r>
        <w:r w:rsidRPr="00EF739C">
          <w:rPr>
            <w:noProof/>
            <w:webHidden/>
          </w:rPr>
          <w:fldChar w:fldCharType="begin"/>
        </w:r>
        <w:r w:rsidRPr="00EF739C">
          <w:rPr>
            <w:noProof/>
            <w:webHidden/>
          </w:rPr>
          <w:instrText xml:space="preserve"> PAGEREF _Toc242911242 \h </w:instrText>
        </w:r>
        <w:r w:rsidRPr="00EF739C">
          <w:rPr>
            <w:noProof/>
            <w:webHidden/>
          </w:rPr>
        </w:r>
        <w:r w:rsidRPr="00EF739C">
          <w:rPr>
            <w:noProof/>
            <w:webHidden/>
          </w:rPr>
          <w:fldChar w:fldCharType="separate"/>
        </w:r>
        <w:r w:rsidRPr="00EF739C">
          <w:rPr>
            <w:noProof/>
            <w:webHidden/>
          </w:rPr>
          <w:t>139</w:t>
        </w:r>
        <w:r w:rsidRPr="00EF739C">
          <w:rPr>
            <w:noProof/>
            <w:webHidden/>
          </w:rPr>
          <w:fldChar w:fldCharType="end"/>
        </w:r>
      </w:hyperlink>
    </w:p>
    <w:p ns2:paraId="42297D96" ns2:textId="4C0ECE6F"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43" w:history="1">
        <w:r w:rsidRPr="00EF739C">
          <w:rPr>
            <w:rStyle w:val="Hyperlink"/>
            <w:noProof/>
            <w:color w:val="auto"/>
          </w:rPr>
          <w:t>Figure 4</w:t>
        </w:r>
        <w:r w:rsidRPr="00EF739C">
          <w:rPr>
            <w:rStyle w:val="Hyperlink"/>
            <w:noProof/>
            <w:color w:val="auto"/>
          </w:rPr>
          <w:noBreakHyphen/>
          <w:t>6 Vehicle Registration Form</w:t>
        </w:r>
        <w:r w:rsidRPr="00EF739C">
          <w:rPr>
            <w:noProof/>
            <w:webHidden/>
          </w:rPr>
          <w:tab/>
        </w:r>
        <w:r w:rsidRPr="00EF739C">
          <w:rPr>
            <w:noProof/>
            <w:webHidden/>
          </w:rPr>
          <w:fldChar w:fldCharType="begin"/>
        </w:r>
        <w:r w:rsidRPr="00EF739C">
          <w:rPr>
            <w:noProof/>
            <w:webHidden/>
          </w:rPr>
          <w:instrText xml:space="preserve"> PAGEREF _Toc242911243 \h </w:instrText>
        </w:r>
        <w:r w:rsidRPr="00EF739C">
          <w:rPr>
            <w:noProof/>
            <w:webHidden/>
          </w:rPr>
        </w:r>
        <w:r w:rsidRPr="00EF739C">
          <w:rPr>
            <w:noProof/>
            <w:webHidden/>
          </w:rPr>
          <w:fldChar w:fldCharType="separate"/>
        </w:r>
        <w:r w:rsidRPr="00EF739C">
          <w:rPr>
            <w:noProof/>
            <w:webHidden/>
          </w:rPr>
          <w:t>140</w:t>
        </w:r>
        <w:r w:rsidRPr="00EF739C">
          <w:rPr>
            <w:noProof/>
            <w:webHidden/>
          </w:rPr>
          <w:fldChar w:fldCharType="end"/>
        </w:r>
      </w:hyperlink>
    </w:p>
    <w:p ns2:paraId="4CC3CB91" ns2:textId="2AF87D2D"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44" w:history="1">
        <w:r w:rsidRPr="00EF739C">
          <w:rPr>
            <w:rStyle w:val="Hyperlink"/>
            <w:noProof/>
            <w:color w:val="auto"/>
          </w:rPr>
          <w:t>Figure 4</w:t>
        </w:r>
        <w:r w:rsidRPr="00EF739C">
          <w:rPr>
            <w:rStyle w:val="Hyperlink"/>
            <w:noProof/>
            <w:color w:val="auto"/>
          </w:rPr>
          <w:noBreakHyphen/>
          <w:t>7 Maintenance/Repair Log Interface</w:t>
        </w:r>
        <w:r w:rsidRPr="00EF739C">
          <w:rPr>
            <w:noProof/>
            <w:webHidden/>
          </w:rPr>
          <w:tab/>
        </w:r>
        <w:r w:rsidRPr="00EF739C">
          <w:rPr>
            <w:noProof/>
            <w:webHidden/>
          </w:rPr>
          <w:fldChar w:fldCharType="begin"/>
        </w:r>
        <w:r w:rsidRPr="00EF739C">
          <w:rPr>
            <w:noProof/>
            <w:webHidden/>
          </w:rPr>
          <w:instrText xml:space="preserve"> PAGEREF _Toc242911244 \h </w:instrText>
        </w:r>
        <w:r w:rsidRPr="00EF739C">
          <w:rPr>
            <w:noProof/>
            <w:webHidden/>
          </w:rPr>
        </w:r>
        <w:r w:rsidRPr="00EF739C">
          <w:rPr>
            <w:noProof/>
            <w:webHidden/>
          </w:rPr>
          <w:fldChar w:fldCharType="separate"/>
        </w:r>
        <w:r w:rsidRPr="00EF739C">
          <w:rPr>
            <w:noProof/>
            <w:webHidden/>
          </w:rPr>
          <w:t>141</w:t>
        </w:r>
        <w:r w:rsidRPr="00EF739C">
          <w:rPr>
            <w:noProof/>
            <w:webHidden/>
          </w:rPr>
          <w:fldChar w:fldCharType="end"/>
        </w:r>
      </w:hyperlink>
    </w:p>
    <w:p ns2:paraId="0E655EFB" ns2:textId="4B178349"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45" w:history="1">
        <w:r w:rsidRPr="00EF739C">
          <w:rPr>
            <w:rStyle w:val="Hyperlink"/>
            <w:noProof/>
            <w:color w:val="auto"/>
          </w:rPr>
          <w:t>Figure 4</w:t>
        </w:r>
        <w:r w:rsidRPr="00EF739C">
          <w:rPr>
            <w:rStyle w:val="Hyperlink"/>
            <w:noProof/>
            <w:color w:val="auto"/>
          </w:rPr>
          <w:noBreakHyphen/>
          <w:t>8 Route Management Interface</w:t>
        </w:r>
        <w:r w:rsidRPr="00EF739C">
          <w:rPr>
            <w:noProof/>
            <w:webHidden/>
          </w:rPr>
          <w:tab/>
        </w:r>
        <w:r w:rsidRPr="00EF739C">
          <w:rPr>
            <w:noProof/>
            <w:webHidden/>
          </w:rPr>
          <w:fldChar w:fldCharType="begin"/>
        </w:r>
        <w:r w:rsidRPr="00EF739C">
          <w:rPr>
            <w:noProof/>
            <w:webHidden/>
          </w:rPr>
          <w:instrText xml:space="preserve"> PAGEREF _Toc242911245 \h </w:instrText>
        </w:r>
        <w:r w:rsidRPr="00EF739C">
          <w:rPr>
            <w:noProof/>
            <w:webHidden/>
          </w:rPr>
        </w:r>
        <w:r w:rsidRPr="00EF739C">
          <w:rPr>
            <w:noProof/>
            <w:webHidden/>
          </w:rPr>
          <w:fldChar w:fldCharType="separate"/>
        </w:r>
        <w:r w:rsidRPr="00EF739C">
          <w:rPr>
            <w:noProof/>
            <w:webHidden/>
          </w:rPr>
          <w:t>142</w:t>
        </w:r>
        <w:r w:rsidRPr="00EF739C">
          <w:rPr>
            <w:noProof/>
            <w:webHidden/>
          </w:rPr>
          <w:fldChar w:fldCharType="end"/>
        </w:r>
      </w:hyperlink>
    </w:p>
    <w:p ns2:paraId="61F98CD6" ns2:textId="0A188A64" w:rsidR="00972CCE" w:rsidRPr="00EF739C" w:rsidRDefault="00972CCE">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hyperlink w:anchor="_Toc242911246" w:history="1">
        <w:r w:rsidRPr="00EF739C">
          <w:rPr>
            <w:rStyle w:val="Hyperlink"/>
            <w:noProof/>
            <w:color w:val="auto"/>
          </w:rPr>
          <w:t>Figure 4</w:t>
        </w:r>
        <w:r w:rsidRPr="00EF739C">
          <w:rPr>
            <w:rStyle w:val="Hyperlink"/>
            <w:noProof/>
            <w:color w:val="auto"/>
          </w:rPr>
          <w:noBreakHyphen/>
          <w:t>9 User Management Interface</w:t>
        </w:r>
        <w:r w:rsidRPr="00EF739C">
          <w:rPr>
            <w:noProof/>
            <w:webHidden/>
          </w:rPr>
          <w:tab/>
        </w:r>
        <w:r w:rsidRPr="00EF739C">
          <w:rPr>
            <w:noProof/>
            <w:webHidden/>
          </w:rPr>
          <w:fldChar w:fldCharType="begin"/>
        </w:r>
        <w:r w:rsidRPr="00EF739C">
          <w:rPr>
            <w:noProof/>
            <w:webHidden/>
          </w:rPr>
          <w:instrText xml:space="preserve"> PAGEREF _Toc242911246 \h </w:instrText>
        </w:r>
        <w:r w:rsidRPr="00EF739C">
          <w:rPr>
            <w:noProof/>
            <w:webHidden/>
          </w:rPr>
        </w:r>
        <w:r w:rsidRPr="00EF739C">
          <w:rPr>
            <w:noProof/>
            <w:webHidden/>
          </w:rPr>
          <w:fldChar w:fldCharType="separate"/>
        </w:r>
        <w:r w:rsidRPr="00EF739C">
          <w:rPr>
            <w:noProof/>
            <w:webHidden/>
          </w:rPr>
          <w:t>143</w:t>
        </w:r>
        <w:r w:rsidRPr="00EF739C">
          <w:rPr>
            <w:noProof/>
            <w:webHidden/>
          </w:rPr>
          <w:fldChar w:fldCharType="end"/>
        </w:r>
      </w:hyperlink>
    </w:p>
    <w:p ns2:paraId="3D9CDCC9" ns2:textId="19B518A2" w:rsidR="00972CCE" w:rsidRPr="00EF739C" w:rsidRDefault="00FE67FC">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r w:rsidRPr="00EF739C">
        <w:rPr>
          <w:rStyle w:val="Hyperlink"/>
          <w:noProof/>
          <w:color w:val="auto"/>
          <w:u w:val="none"/>
        </w:rPr>
        <w:t>Figure 4-10 Driver Management Interface</w:t>
      </w:r>
      <w:r w:rsidRPr="00EF739C">
        <w:rPr>
          <w:rStyle w:val="Hyperlink"/>
          <w:noProof/>
          <w:color w:val="auto"/>
          <w:u w:val="none"/>
        </w:rPr>
        <w:tab/>
        <w:t>146</w:t>
      </w:r>
    </w:p>
    <w:p ns2:paraId="45CEEC34" ns2:textId="3FD81340" w:rsidR="00972CCE" w:rsidRPr="00EF739C" w:rsidRDefault="00FE67FC">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r w:rsidRPr="00EF739C">
        <w:rPr>
          <w:rStyle w:val="Hyperlink"/>
          <w:noProof/>
          <w:color w:val="auto"/>
          <w:u w:val="none"/>
        </w:rPr>
        <w:t>Figure 4-11 Attendance Management Interface</w:t>
      </w:r>
      <w:r w:rsidRPr="00EF739C">
        <w:rPr>
          <w:rStyle w:val="Hyperlink"/>
          <w:noProof/>
          <w:color w:val="auto"/>
          <w:u w:val="none"/>
        </w:rPr>
        <w:tab/>
        <w:t>147</w:t>
      </w:r>
    </w:p>
    <w:p ns2:paraId="2E4850EC" ns2:textId="1B2116BA" w:rsidR="00972CCE" w:rsidRPr="00EF739C" w:rsidRDefault="00FE67FC">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r w:rsidRPr="00EF739C">
        <w:rPr>
          <w:rStyle w:val="Hyperlink"/>
          <w:noProof/>
          <w:color w:val="auto"/>
          <w:u w:val="none"/>
        </w:rPr>
        <w:t>Figure 4-12 Payroll Management Interface</w:t>
      </w:r>
      <w:r w:rsidRPr="00EF739C">
        <w:rPr>
          <w:rStyle w:val="Hyperlink"/>
          <w:noProof/>
          <w:color w:val="auto"/>
          <w:u w:val="none"/>
        </w:rPr>
        <w:tab/>
        <w:t>148</w:t>
      </w:r>
    </w:p>
    <w:p ns2:paraId="275532E5" ns2:textId="2631C45D" w:rsidR="00972CCE" w:rsidRPr="00EF739C" w:rsidRDefault="00FE67FC">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r w:rsidRPr="00EF739C">
        <w:rPr>
          <w:rStyle w:val="Hyperlink"/>
          <w:noProof/>
          <w:color w:val="auto"/>
          <w:u w:val="none"/>
        </w:rPr>
        <w:t>Figure 4-13 Account Settings Interface</w:t>
      </w:r>
      <w:r w:rsidRPr="00EF739C">
        <w:rPr>
          <w:rStyle w:val="Hyperlink"/>
          <w:noProof/>
          <w:color w:val="auto"/>
          <w:u w:val="none"/>
        </w:rPr>
        <w:tab/>
        <w:t>149</w:t>
      </w:r>
    </w:p>
    <w:p ns2:paraId="0A8E47C6" ns2:textId="63BC1D76" w:rsidR="00972CCE" w:rsidRPr="00EF739C" w:rsidRDefault="00FE67FC">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r w:rsidRPr="00EF739C">
        <w:rPr>
          <w:rStyle w:val="Hyperlink"/>
          <w:noProof/>
          <w:color w:val="auto"/>
          <w:u w:val="none"/>
        </w:rPr>
        <w:t>Figure 4-14 Executive Operations Dashboard</w:t>
      </w:r>
      <w:r w:rsidRPr="00EF739C">
        <w:rPr>
          <w:rStyle w:val="Hyperlink"/>
          <w:noProof/>
          <w:color w:val="auto"/>
          <w:u w:val="none"/>
        </w:rPr>
        <w:tab/>
        <w:t>151</w:t>
      </w:r>
    </w:p>
    <w:p ns2:paraId="0F641C79" ns2:textId="519C3224" w:rsidR="00972CCE" w:rsidRPr="00EF739C" w:rsidRDefault="00FE67FC">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r w:rsidRPr="00EF739C">
        <w:rPr>
          <w:rStyle w:val="Hyperlink"/>
          <w:noProof/>
          <w:color w:val="auto"/>
          <w:u w:val="none"/>
        </w:rPr>
        <w:t>Figure 4-15 Driver Performance Classification Interface</w:t>
      </w:r>
      <w:r w:rsidRPr="00EF739C">
        <w:rPr>
          <w:rStyle w:val="Hyperlink"/>
          <w:noProof/>
          <w:color w:val="auto"/>
          <w:u w:val="none"/>
        </w:rPr>
        <w:tab/>
        <w:t>152</w:t>
      </w:r>
    </w:p>
    <w:p ns2:paraId="0EA50183" ns2:textId="5752BF66" w:rsidR="00972CCE" w:rsidRPr="00EF739C" w:rsidRDefault="00FE67FC">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r w:rsidRPr="00EF739C">
        <w:rPr>
          <w:rStyle w:val="Hyperlink"/>
          <w:noProof/>
          <w:color w:val="auto"/>
          <w:u w:val="none"/>
        </w:rPr>
        <w:t>Figure 4-16 Individual Driver Performance Interface</w:t>
      </w:r>
      <w:r w:rsidRPr="00EF739C">
        <w:rPr>
          <w:rStyle w:val="Hyperlink"/>
          <w:noProof/>
          <w:color w:val="auto"/>
          <w:u w:val="none"/>
        </w:rPr>
        <w:tab/>
        <w:t>153</w:t>
      </w:r>
    </w:p>
    <w:p ns2:paraId="6B37B0DD" ns2:textId="48EFF98E" w:rsidR="00972CCE" w:rsidRPr="00EF739C" w:rsidRDefault="00FE67FC">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r w:rsidRPr="00EF739C">
        <w:rPr>
          <w:rStyle w:val="Hyperlink"/>
          <w:noProof/>
          <w:color w:val="auto"/>
          <w:u w:val="none"/>
        </w:rPr>
        <w:t>Figure 4-17 Internal Driver Evaluation Form</w:t>
      </w:r>
      <w:r w:rsidRPr="00EF739C">
        <w:rPr>
          <w:rStyle w:val="Hyperlink"/>
          <w:noProof/>
          <w:color w:val="auto"/>
          <w:u w:val="none"/>
        </w:rPr>
        <w:tab/>
        <w:t>154</w:t>
      </w:r>
    </w:p>
    <w:p ns2:paraId="528909EB" ns2:textId="3C04F827" w:rsidR="00972CCE" w:rsidRPr="00EF739C" w:rsidRDefault="00FE67FC">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r w:rsidRPr="00EF739C">
        <w:rPr>
          <w:rStyle w:val="Hyperlink"/>
          <w:noProof/>
          <w:color w:val="auto"/>
          <w:u w:val="none"/>
        </w:rPr>
        <w:t>Figure 4-18 Vehicle Predictive Maintenance Interface</w:t>
      </w:r>
      <w:r w:rsidRPr="00EF739C">
        <w:rPr>
          <w:rStyle w:val="Hyperlink"/>
          <w:noProof/>
          <w:color w:val="auto"/>
          <w:u w:val="none"/>
        </w:rPr>
        <w:tab/>
        <w:t>155</w:t>
      </w:r>
    </w:p>
    <w:p ns2:paraId="6E4E4B1E" ns2:textId="085F9621" w:rsidR="00972CCE" w:rsidRPr="00EF739C" w:rsidRDefault="00FE67FC">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r w:rsidRPr="00EF739C">
        <w:rPr>
          <w:rStyle w:val="Hyperlink"/>
          <w:noProof/>
          <w:color w:val="auto"/>
          <w:u w:val="none"/>
        </w:rPr>
        <w:t>Figure 4-19 Individual Vehicle Maintenance Forecast</w:t>
      </w:r>
      <w:r w:rsidRPr="00EF739C">
        <w:rPr>
          <w:rStyle w:val="Hyperlink"/>
          <w:noProof/>
          <w:color w:val="auto"/>
          <w:u w:val="none"/>
        </w:rPr>
        <w:tab/>
        <w:t>156</w:t>
      </w:r>
    </w:p>
    <w:p ns2:paraId="4CA4BA6E" ns2:textId="1E041B94" w:rsidR="00972CCE" w:rsidRPr="00EF739C" w:rsidRDefault="00FE67FC">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r w:rsidRPr="00EF739C">
        <w:rPr>
          <w:rStyle w:val="Hyperlink"/>
          <w:noProof/>
          <w:color w:val="auto"/>
          <w:u w:val="none"/>
        </w:rPr>
        <w:t>Figure 4-20 Destination Demand Profiling Interface</w:t>
      </w:r>
      <w:r w:rsidRPr="00EF739C">
        <w:rPr>
          <w:rStyle w:val="Hyperlink"/>
          <w:noProof/>
          <w:color w:val="auto"/>
          <w:u w:val="none"/>
        </w:rPr>
        <w:tab/>
        <w:t>158</w:t>
      </w:r>
    </w:p>
    <w:p ns2:paraId="6690E39A" ns2:textId="62A08893" w:rsidR="00972CCE" w:rsidRPr="00EF739C" w:rsidRDefault="00FE67FC">
      <w:pPr>
        <w:pStyle w:val="TableofFigures"/>
        <w:tabs>
          <w:tab w:val="right" w:leader="dot" w:pos="8630"/>
        </w:tabs>
        <w:rPr>
          <w:rFonts w:asciiTheme="minorHAnsi" w:eastAsiaTheme="minorEastAsia" w:hAnsiTheme="minorHAnsi" w:cstheme="minorBidi"/>
          <w:b w:val="0"/>
          <w:bCs w:val="0"/>
          <w:noProof/>
          <w:kern w:val="2"/>
          <w:sz w:val="24"/>
          <w:szCs w:val="24"/>
          <w:lang w:val="en-PH"/>
          <ns2:ligatures ns2:val="standardContextual"/>
        </w:rPr>
      </w:pPr>
      <w:r w:rsidRPr="00EF739C">
        <w:rPr>
          <w:rStyle w:val="Hyperlink"/>
          <w:noProof/>
          <w:color w:val="auto"/>
          <w:u w:val="none"/>
        </w:rPr>
        <w:t>Figure 4-21 Destination Demand Profiling Trip Breakdown Interface</w:t>
      </w:r>
      <w:r w:rsidRPr="00EF739C">
        <w:rPr>
          <w:rStyle w:val="Hyperlink"/>
          <w:noProof/>
          <w:color w:val="auto"/>
          <w:u w:val="none"/>
        </w:rPr>
        <w:tab/>
        <w:t>159</w:t>
      </w:r>
    </w:p>
    <w:p ns2:paraId="27896F63" ns2:textId="12B93FF5" w:rsidR="00012538" w:rsidRPr="00EF739C" w:rsidRDefault="00012538" w:rsidP="00EF739C">
      <w:pPr>
        <w:pStyle w:val="TableofFigures"/>
        <w:tabs>
          <w:tab w:val="right" w:leader="dot" w:pos="8630"/>
        </w:tabs>
        <w:rPr>
          <w:rFonts w:ascii="Times New Roman" w:eastAsiaTheme="minorEastAsia" w:hAnsi="Times New Roman"/>
          <w:b w:val="0"/>
          <w:bCs w:val="0"/>
          <w:noProof/>
          <w:kern w:val="2"/>
          <w:szCs w:val="24"/>
          <w:lang w:val="en-PH"/>
          <ns2:ligatures ns2:val="standardContextual"/>
        </w:rPr>
      </w:pPr>
      <w:r w:rsidRPr="00D333AA">
        <w:rPr>
          <w:rFonts w:ascii="Times New Roman" w:hAnsi="Times New Roman"/>
        </w:rPr>
        <w:lastRenderedPageBreak/>
        <w:fldChar w:fldCharType="end"/>
      </w:r>
    </w:p>
    <w:p ns2:paraId="4AF325C6" ns2:textId="77777777" w:rsidR="00012538" w:rsidRPr="00D333AA" w:rsidRDefault="00012538" w:rsidP="00667A82">
      <w:pPr>
        <w:pStyle w:val="Heading1"/>
        <w:rPr>
          <w:szCs w:val="26"/>
        </w:rPr>
      </w:pPr>
      <w:bookmarkStart w:id="3" w:name="_Toc225273695"/>
      <w:bookmarkStart w:id="4" w:name="_Toc225776139"/>
      <w:bookmarkStart w:id="5" w:name="_Toc242911149"/>
      <w:r w:rsidRPr="00D333AA">
        <w:rPr>
          <w:szCs w:val="26"/>
        </w:rPr>
        <w:lastRenderedPageBreak/>
        <w:t>INTRODUCTION</w:t>
      </w:r>
      <w:bookmarkEnd w:id="3"/>
      <w:bookmarkEnd w:id="4"/>
      <w:bookmarkEnd w:id="5"/>
    </w:p>
    <w:p ns2:paraId="6CFD0886" ns2:textId="77777777" w:rsidR="00012538" w:rsidRPr="00D333AA" w:rsidRDefault="00012538" w:rsidP="00012538">
      <w:pPr>
        <w:pStyle w:val="Heading2"/>
        <w:numPr>
          <w:ilvl w:val="0"/>
          <w:numId w:val="0"/>
        </w:numPr>
        <w:jc w:val="both"/>
        <w:rPr>
          <w:szCs w:val="26"/>
        </w:rPr>
      </w:pPr>
      <w:bookmarkStart w:id="6" w:name="_Toc225273696"/>
      <w:bookmarkStart w:id="7" w:name="_Toc225776140"/>
      <w:bookmarkStart w:id="8" w:name="_Toc242911150"/>
      <w:r w:rsidRPr="00D333AA">
        <w:rPr>
          <w:szCs w:val="26"/>
        </w:rPr>
        <w:t>1.1</w:t>
      </w:r>
      <w:r w:rsidRPr="00D333AA">
        <w:tab/>
      </w:r>
      <w:r w:rsidRPr="00D333AA">
        <w:rPr>
          <w:szCs w:val="26"/>
        </w:rPr>
        <w:t>Project Context</w:t>
      </w:r>
      <w:bookmarkEnd w:id="6"/>
      <w:bookmarkEnd w:id="7"/>
      <w:bookmarkEnd w:id="8"/>
    </w:p>
    <w:p ns2:paraId="423CF697" ns2:textId="77777777" w:rsidR="00012538" w:rsidRPr="00D333AA" w:rsidRDefault="00012538" w:rsidP="00012538">
      <w:pPr>
        <w:rPr>
          <w:szCs w:val="26"/>
        </w:rPr>
      </w:pPr>
      <w:r w:rsidRPr="00D333AA">
        <w:rPr>
          <w:szCs w:val="26"/>
        </w:rPr>
        <w:t>The transportation industry has undergone significant development driven by the necessity for continuous operational monitoring and efficient fleet management (Data Bridge Market Research, 2025). Internationally, Shuttle services are transitioning from manual tracking to centralized digital platforms. This shift is reliant on data-driven systems to monitor vehicle conditions, track driver performance, and anticipate maintenance requirements before critical failures occur (Insite, 2023). By moving away from manual records and reactive problem-solving, modern fleet operators are able to establish secure, transparent, and seamless workflows that ensure consistent service delivery.</w:t>
      </w:r>
    </w:p>
    <w:p ns2:paraId="37CCC6B6" ns2:textId="77777777" w:rsidR="00012538" w:rsidRPr="00D333AA" w:rsidRDefault="00012538" w:rsidP="00012538">
      <w:pPr>
        <w:rPr>
          <w:szCs w:val="26"/>
          <w:lang w:val="en-PH"/>
        </w:rPr>
      </w:pPr>
      <w:r w:rsidRPr="00D333AA">
        <w:rPr>
          <w:szCs w:val="26"/>
          <w:lang w:val="en-PH"/>
        </w:rPr>
        <w:t xml:space="preserve">In the Philippines, the modernization of transportation systems is heavily supported by national frameworks such as the Public Transport Modernization Program (PTMP), which advocates for industry consolidation, fleet management, and the digitalization of transport operations (PISTON, 2024). The program encourages local transport providers to adopt centralized monitoring systems to elevate service quality and ensure strict regulatory compliance. However, despite </w:t>
      </w:r>
      <w:r w:rsidRPr="00D333AA">
        <w:rPr>
          <w:szCs w:val="26"/>
          <w:lang w:val="en-PH"/>
        </w:rPr>
        <w:lastRenderedPageBreak/>
        <w:t>these recommended solutions, financial constraints and a lack of technological integration leave many mid-sized corporate and private shuttle services dependent on traditional methods (Pagero, 2022). These conventional practices limit their operational efficiency and their ability to adapt to an increasingly digitized logistical landscape.</w:t>
      </w:r>
    </w:p>
    <w:p ns2:paraId="51A35669" ns2:textId="468CEEEB" w:rsidR="00012538" w:rsidRPr="00D333AA" w:rsidRDefault="00012538" w:rsidP="00134F10">
      <w:pPr>
        <w:spacing w:after="240"/>
        <w:rPr>
          <w:lang w:val="en-PH"/>
        </w:rPr>
      </w:pPr>
      <w:r w:rsidRPr="00D333AA">
        <w:rPr>
          <w:lang w:val="en-PH"/>
        </w:rPr>
        <w:t xml:space="preserve">Locally, the Lipa-Malvar corridor in Batangas serves as a critical industrial hub, anchored by the LIMA Estate, which is recognized as the largest privately-owned industrial park in the Philippines. LIMA Estate generates massive logistical demands that traditional public transportation networks are insufficient to support (InsiderPH, 2026). Consequently, private shuttle rental services have become an absolute operational necessity to accommodate the high-volume transit required by the strict shift schedules of these manufacturing enterprises. GT LANTIN manages a high-volume employee transport network for three major manufacturing clients, underscoring the critical need for a centralized digital management system. Specifically, the provider deploys 59 vehicles for EPSON handling up to 5,000 passenger trips per week, 12 vehicles for Bandai Namco managing up to 5,250 trips, and 5 vehicles for NX Logistics facilitating up to 2,100 trips. Ultimately, manually coordinating a total fleet of over 70 vehicles and more than 12,000 weekly passenger trips using only physical whiteboards and paper logbooks presents a severe </w:t>
      </w:r>
      <w:r w:rsidRPr="00D333AA">
        <w:rPr>
          <w:lang w:val="en-PH"/>
        </w:rPr>
        <w:lastRenderedPageBreak/>
        <w:t xml:space="preserve">administrative </w:t>
      </w:r>
      <w:r w:rsidR="4BDA6FEB" w:rsidRPr="00D333AA">
        <w:rPr>
          <w:lang w:val="en-PH"/>
        </w:rPr>
        <w:t>limitation</w:t>
      </w:r>
      <w:r w:rsidRPr="00D333AA">
        <w:rPr>
          <w:lang w:val="en-PH"/>
        </w:rPr>
        <w:t>, which strictly justifies the development of Shervice to centralize and automate their dispatching operations. Consistently mobilizing the workforce for these major corporations requires rigorous daily coordination and precise vehicle routing.</w:t>
      </w:r>
    </w:p>
    <w:p ns2:paraId="2360A848" ns2:textId="03A6EE44" w:rsidR="629141E4" w:rsidRPr="00D333AA" w:rsidRDefault="00012538" w:rsidP="629141E4">
      <w:r w:rsidRPr="00D333AA">
        <w:rPr>
          <w:lang w:val="en-PH"/>
        </w:rPr>
        <w:t>The business encounters significant operational challenges due to its continuous reliance on manual and redundant administrative methods. The management of driver records, vehicle assignments, and attendance is currently handled through physical logbooks, spreadsheets, and basic messaging applications. This fragmented approach inevitably results in disorganized data, a lack of process standardization, and frequent inaccuracies that cause delays in daily driver and vehicle operations. Consequently, the inability to monitor real-time vehicle status and track driver performance consistently hinders the company's compliance efforts and restricts its potential for scalable growth. </w:t>
      </w:r>
    </w:p>
    <w:p ns2:paraId="38B2CAD5" ns2:textId="136759FE" w:rsidR="60DE6A71" w:rsidRPr="00D333AA" w:rsidRDefault="00012538" w:rsidP="67B2830F">
      <w:pPr>
        <w:rPr>
          <w:lang w:val="en-PH"/>
        </w:rPr>
      </w:pPr>
      <w:r w:rsidRPr="00D333AA">
        <w:rPr>
          <w:lang w:val="en-PH"/>
        </w:rPr>
        <w:t xml:space="preserve">To address these operational challenges, the </w:t>
      </w:r>
      <w:r w:rsidR="00B141E8" w:rsidRPr="00D333AA">
        <w:rPr>
          <w:lang w:val="en-PH"/>
        </w:rPr>
        <w:t>developers</w:t>
      </w:r>
      <w:r w:rsidRPr="00D333AA">
        <w:rPr>
          <w:lang w:val="en-PH"/>
        </w:rPr>
        <w:t xml:space="preserve"> propose the development of </w:t>
      </w:r>
      <w:r w:rsidRPr="00D333AA">
        <w:t xml:space="preserve">Shervice: </w:t>
      </w:r>
      <w:r w:rsidR="002D5B12" w:rsidRPr="00D333AA">
        <w:t>GT LANTIN Shuttle Service Management System with Driver Performance Analytics and Predictive</w:t>
      </w:r>
      <w:r w:rsidR="00805A27" w:rsidRPr="00D333AA">
        <w:t xml:space="preserve"> Maintenance</w:t>
      </w:r>
      <w:r w:rsidRPr="00D333AA">
        <w:rPr>
          <w:lang w:val="en-PH"/>
        </w:rPr>
        <w:t xml:space="preserve">. </w:t>
      </w:r>
      <w:r w:rsidR="60DE6A71" w:rsidRPr="00D333AA">
        <w:rPr>
          <w:lang w:val="en-PH"/>
        </w:rPr>
        <w:t xml:space="preserve">The system will act as a centralized web-based platform that manages important operational information such as driver records, vehicle assignments, and trip schedules. Instead of relying </w:t>
      </w:r>
      <w:r w:rsidR="60DE6A71" w:rsidRPr="00D333AA">
        <w:rPr>
          <w:lang w:val="en-PH"/>
        </w:rPr>
        <w:lastRenderedPageBreak/>
        <w:t>on manual logbooks and multiple spreadsheets, administrators will be able to record and access data through a single organized system. To ensure the absolute integrity of these records, the platform will utilize Fingerprint Biometrics to automate attendance tracking, providing a verifiable and tamper-proof log of driver punctuality. This integration will help reduce errors, keep records more consistent, and make daily driver and vehicle operations easier to manage.</w:t>
      </w:r>
    </w:p>
    <w:p ns2:paraId="040F3EE4" ns2:textId="178572AC" w:rsidR="00C459AE" w:rsidRPr="00D333AA" w:rsidRDefault="00012538" w:rsidP="00692F9A">
      <w:pPr>
        <w:rPr>
          <w:lang w:val="en-PH"/>
        </w:rPr>
      </w:pPr>
      <w:r w:rsidRPr="00D333AA">
        <w:rPr>
          <w:lang w:val="en-PH"/>
        </w:rPr>
        <w:t xml:space="preserve">The integration of driver performance tracking utilizing predictive analytics was specifically chosen to transition the organizational management style from a reactive approach to a proactive operational strategy. Previously, the transport provider relied on manually calculating a 15-point evaluation scale at the end of an evaluation period, which often resulted in delayed administrative responses to driver absenteeism or declining service quality. By implementing predictive analytics, the proposed system leverages historical operational data, such as attendance patterns to mathematically forecast potential performance degradation before it severely impacts the daily dispatch schedule. This proactive capability is critical for GT LANTIN, as their primary corporate clients operate within highly demanding manufacturing sectors that require strict transportation punctuality. Ultimately, this predictive feature empowers the administrative staff to anticipate workforce shortages, address behavioral trends early, overlooking vehicle status, and allocate </w:t>
      </w:r>
      <w:r w:rsidRPr="00D333AA">
        <w:rPr>
          <w:lang w:val="en-PH"/>
        </w:rPr>
        <w:lastRenderedPageBreak/>
        <w:t>available resources more effectively, thereby ensuring continuous and reliable service delivery without relying on expensive physical tracking hardware.</w:t>
      </w:r>
    </w:p>
    <w:p ns2:paraId="25551DED" ns2:textId="77777777" w:rsidR="00012538" w:rsidRPr="00D333AA" w:rsidRDefault="00012538" w:rsidP="00012538">
      <w:pPr>
        <w:pStyle w:val="Heading2"/>
        <w:numPr>
          <w:ilvl w:val="0"/>
          <w:numId w:val="0"/>
        </w:numPr>
        <w:jc w:val="both"/>
        <w:rPr>
          <w:szCs w:val="26"/>
          <w:lang w:val="en-PH"/>
        </w:rPr>
      </w:pPr>
      <w:bookmarkStart w:id="9" w:name="_Toc242911151"/>
      <w:r w:rsidRPr="00D333AA">
        <w:rPr>
          <w:szCs w:val="26"/>
        </w:rPr>
        <w:t>1.2</w:t>
      </w:r>
      <w:r w:rsidRPr="00D333AA">
        <w:tab/>
      </w:r>
      <w:r w:rsidRPr="00D333AA">
        <w:rPr>
          <w:szCs w:val="26"/>
        </w:rPr>
        <w:t>Purpose and Description</w:t>
      </w:r>
      <w:bookmarkEnd w:id="9"/>
    </w:p>
    <w:p ns2:paraId="4D69DEB2" ns2:textId="77777777" w:rsidR="00012538" w:rsidRPr="00D333AA" w:rsidRDefault="00012538" w:rsidP="00012538">
      <w:r w:rsidRPr="00D333AA">
        <w:t>The proposed system, Shervice, can help improve how rental shuttle businesses manage their daily driver and vehicle operations. The business currently relies on manual records or separate systems to monitor drivers, vehicles, and trips. Because of this, information can become disorganized and difficult to analyze. The proposed system provides a centralized platform where operational data can be stored, monitored, and analyzed, helping businesses manage their services more efficiently.</w:t>
      </w:r>
    </w:p>
    <w:p ns2:paraId="71912515" ns2:textId="77777777" w:rsidR="00012538" w:rsidRPr="00D333AA" w:rsidRDefault="00012538" w:rsidP="00012538">
      <w:r w:rsidRPr="00D333AA">
        <w:t>For shuttle service owners and administrators, the system can make it easier to track drivers, vehicles, schedules, and service performance. Instead of reviewing multiple files or manual records, administrators can access organized information on one platform. The system analytics features can also help them understand patterns in operations, such as driver performance, vehicle usage, and demand for shuttle services. These insights can support better decision-making and help businesses improve their overall operations.</w:t>
      </w:r>
    </w:p>
    <w:p ns2:paraId="68488F56" ns2:textId="737600E7" w:rsidR="00012538" w:rsidRPr="00D333AA" w:rsidRDefault="00012538" w:rsidP="00012538">
      <w:r w:rsidRPr="00D333AA">
        <w:lastRenderedPageBreak/>
        <w:t xml:space="preserve">For </w:t>
      </w:r>
      <w:r w:rsidR="629141E4" w:rsidRPr="00D333AA">
        <w:t>the</w:t>
      </w:r>
      <w:r w:rsidRPr="00D333AA">
        <w:t xml:space="preserve"> staff, the system establishes a highly organized digital workflow that eliminates the previous reliance on physical whiteboards and cellular messaging.  The system will utilize fingerprint biometrics to efficiently track attendance of each driver on duty. For the administrative staff, this centralization allows them to efficiently allocate transport resources and monitor live fleet deployment from a single dashboard. By ensuring that all schedules, attendance records, and route statuses are synchronized and accessible in real-time, the system drastically reduces miscommunication between deployed drivers and the dispatching office, thereby streamlining the entire daily operation.</w:t>
      </w:r>
    </w:p>
    <w:p ns2:paraId="6C9ABDEA" ns2:textId="77777777" w:rsidR="00012538" w:rsidRPr="00D333AA" w:rsidRDefault="00012538" w:rsidP="00012538">
      <w:r w:rsidRPr="00D333AA">
        <w:t>In the Business Analytics field, this study shows how data collected from daily operations can be used to support better business decisions. The system organizes operational data and presents it through analytics dashboards that help administrators identify trends and performance indicators. By analyzing driver performance, vehicle utilization, and service demand, the system demonstrates how analytics can help businesses understand their operations and plan improvements. This highlights the role of business analytics in transforming raw operational data into meaningful insights that support strategic and decision-making processes.</w:t>
      </w:r>
    </w:p>
    <w:p ns2:paraId="10E61862" ns2:textId="3F13D059" w:rsidR="00BF3FF9" w:rsidRPr="00D333AA" w:rsidRDefault="00012538" w:rsidP="00012538">
      <w:r w:rsidRPr="00D333AA">
        <w:lastRenderedPageBreak/>
        <w:t xml:space="preserve">Lastly, the study may also serve as a reference for </w:t>
      </w:r>
      <w:r w:rsidR="00B141E8" w:rsidRPr="00D333AA">
        <w:t>future researchers and</w:t>
      </w:r>
      <w:r w:rsidRPr="00D333AA">
        <w:t xml:space="preserve"> students who are interested in applying business analytics to transportation and service industries. It demonstrates how analytics tools, data management, and information systems can work together to solve real operational problems and improve business performance.</w:t>
      </w:r>
    </w:p>
    <w:p ns2:paraId="21DF54F9" ns2:textId="77777777" w:rsidR="00012538" w:rsidRPr="00D333AA" w:rsidRDefault="00012538" w:rsidP="00012538">
      <w:pPr>
        <w:pStyle w:val="Heading2"/>
        <w:numPr>
          <w:ilvl w:val="0"/>
          <w:numId w:val="0"/>
        </w:numPr>
        <w:jc w:val="both"/>
        <w:rPr>
          <w:szCs w:val="26"/>
        </w:rPr>
      </w:pPr>
      <w:bookmarkStart w:id="10" w:name="_Toc225273698"/>
      <w:bookmarkStart w:id="11" w:name="_Toc225776141"/>
      <w:bookmarkStart w:id="12" w:name="_Toc242911152"/>
      <w:r w:rsidRPr="00D333AA">
        <w:rPr>
          <w:szCs w:val="26"/>
        </w:rPr>
        <w:t>1.3</w:t>
      </w:r>
      <w:r w:rsidRPr="00D333AA">
        <w:tab/>
      </w:r>
      <w:r w:rsidRPr="00D333AA">
        <w:rPr>
          <w:szCs w:val="26"/>
        </w:rPr>
        <w:t>Objectives of the Study</w:t>
      </w:r>
      <w:bookmarkEnd w:id="10"/>
      <w:bookmarkEnd w:id="11"/>
      <w:bookmarkEnd w:id="12"/>
    </w:p>
    <w:p ns2:paraId="0FCB98CB" ns2:textId="77777777" w:rsidR="00012538" w:rsidRPr="00D333AA" w:rsidRDefault="00012538" w:rsidP="00012538">
      <w:r w:rsidRPr="00D333AA">
        <w:t>The general objective of the study is to design and develop a centralized platform that automates record-keeping and provides data-driven operational insights for rental shuttle services to improve organizational efficiency and reliability.</w:t>
      </w:r>
    </w:p>
    <w:p ns2:paraId="10B17067" ns2:textId="77777777" w:rsidR="00012538" w:rsidRPr="00D333AA" w:rsidRDefault="00012538" w:rsidP="00012538">
      <w:pPr>
        <w:rPr>
          <w:szCs w:val="26"/>
        </w:rPr>
      </w:pPr>
      <w:r w:rsidRPr="00D333AA">
        <w:rPr>
          <w:szCs w:val="26"/>
        </w:rPr>
        <w:t>Specifically, the study aims to achieve the following:</w:t>
      </w:r>
    </w:p>
    <w:p ns2:paraId="317DCB8A" ns2:textId="4FE78B6E" w:rsidR="00E91C1B" w:rsidRPr="00D333AA" w:rsidRDefault="00E91C1B" w:rsidP="00E91C1B">
      <w:pPr>
        <w:ind w:firstLine="0"/>
        <w:rPr>
          <w:szCs w:val="26"/>
          <w:lang w:val="en-PH"/>
        </w:rPr>
      </w:pPr>
      <w:r w:rsidRPr="00D333AA">
        <w:rPr>
          <w:szCs w:val="26"/>
          <w:lang w:val="en-PH"/>
        </w:rPr>
        <w:t xml:space="preserve">1.0 To design and develop a web-based management system using a modern technology stack for the frontend, backend </w:t>
      </w:r>
      <w:r w:rsidR="005F2C6B" w:rsidRPr="00D333AA">
        <w:rPr>
          <w:szCs w:val="26"/>
          <w:lang w:val="en-PH"/>
        </w:rPr>
        <w:t>logic, machine</w:t>
      </w:r>
      <w:r w:rsidRPr="00D333AA">
        <w:rPr>
          <w:szCs w:val="26"/>
          <w:lang w:val="en-PH"/>
        </w:rPr>
        <w:t xml:space="preserve"> learning operations, and relational database management, featuring: </w:t>
      </w:r>
    </w:p>
    <w:p ns2:paraId="207ACB37" ns2:textId="66AF4494" w:rsidR="00E91C1B" w:rsidRPr="00D333AA" w:rsidRDefault="00E91C1B" w:rsidP="00E91C1B">
      <w:pPr>
        <w:ind w:firstLine="0"/>
        <w:rPr>
          <w:szCs w:val="26"/>
          <w:lang w:val="en-PH"/>
        </w:rPr>
      </w:pPr>
      <w:r w:rsidRPr="00D333AA">
        <w:rPr>
          <w:szCs w:val="26"/>
          <w:lang w:val="en-PH"/>
        </w:rPr>
        <w:tab/>
        <w:t>1.1. Driver Profile and Records Management </w:t>
      </w:r>
    </w:p>
    <w:p ns2:paraId="2FFE0E2B" ns2:textId="6CE6DCF2" w:rsidR="00E91C1B" w:rsidRPr="00D333AA" w:rsidRDefault="00E91C1B" w:rsidP="00E91C1B">
      <w:pPr>
        <w:ind w:firstLine="0"/>
        <w:rPr>
          <w:szCs w:val="26"/>
          <w:lang w:val="en-PH"/>
        </w:rPr>
      </w:pPr>
      <w:r w:rsidRPr="00D333AA">
        <w:rPr>
          <w:szCs w:val="26"/>
          <w:lang w:val="en-PH"/>
        </w:rPr>
        <w:tab/>
        <w:t>1.2. Vehicle Profile and Status Monitoring </w:t>
      </w:r>
    </w:p>
    <w:p ns2:paraId="7FE673F7" ns2:textId="6FB7216E" w:rsidR="00E91C1B" w:rsidRPr="00D333AA" w:rsidRDefault="00E91C1B" w:rsidP="00E91C1B">
      <w:pPr>
        <w:ind w:firstLine="0"/>
        <w:rPr>
          <w:szCs w:val="26"/>
          <w:lang w:val="en-PH"/>
        </w:rPr>
      </w:pPr>
      <w:r w:rsidRPr="00D333AA">
        <w:rPr>
          <w:szCs w:val="26"/>
          <w:lang w:val="en-PH"/>
        </w:rPr>
        <w:lastRenderedPageBreak/>
        <w:tab/>
        <w:t>1.3. Biometric Attendance and Punctuality Tracking:  </w:t>
      </w:r>
    </w:p>
    <w:p ns2:paraId="44DE81FC" ns2:textId="4F39D778" w:rsidR="00E91C1B" w:rsidRPr="00D333AA" w:rsidRDefault="00E91C1B" w:rsidP="58A8AC31">
      <w:pPr>
        <w:ind w:left="720" w:firstLine="0"/>
        <w:rPr>
          <w:lang w:val="en-PH"/>
        </w:rPr>
      </w:pPr>
      <w:r w:rsidRPr="00D333AA">
        <w:rPr>
          <w:lang w:val="en-PH"/>
        </w:rPr>
        <w:t>1.4. Driver-Vehicle Assignment and Trip Summaries</w:t>
      </w:r>
    </w:p>
    <w:p ns2:paraId="16DC9838" ns2:textId="59AB47CE" w:rsidR="00E91C1B" w:rsidRPr="00D333AA" w:rsidRDefault="00E91C1B" w:rsidP="00E91C1B">
      <w:pPr>
        <w:ind w:firstLine="0"/>
        <w:rPr>
          <w:szCs w:val="26"/>
          <w:lang w:val="en-PH"/>
        </w:rPr>
      </w:pPr>
      <w:r w:rsidRPr="00D333AA">
        <w:rPr>
          <w:szCs w:val="26"/>
          <w:lang w:val="en-PH"/>
        </w:rPr>
        <w:tab/>
        <w:t>1.5. Maintenance and Compliance Tracking </w:t>
      </w:r>
    </w:p>
    <w:p ns2:paraId="498E69C4" ns2:textId="1AEE7E35" w:rsidR="00E91C1B" w:rsidRPr="00D333AA" w:rsidRDefault="00E91C1B" w:rsidP="00E91C1B">
      <w:pPr>
        <w:ind w:firstLine="0"/>
        <w:rPr>
          <w:szCs w:val="26"/>
          <w:lang w:val="en-PH"/>
        </w:rPr>
      </w:pPr>
      <w:r w:rsidRPr="00D333AA">
        <w:rPr>
          <w:szCs w:val="26"/>
          <w:lang w:val="en-PH"/>
        </w:rPr>
        <w:tab/>
        <w:t>1.6. Real-time Notifications and Alerts </w:t>
      </w:r>
    </w:p>
    <w:p ns2:paraId="777C4F94" ns2:textId="4F4E8314" w:rsidR="00E91C1B" w:rsidRPr="00D333AA" w:rsidRDefault="00E91C1B" w:rsidP="629141E4">
      <w:pPr>
        <w:ind w:left="720" w:firstLine="0"/>
        <w:rPr>
          <w:lang w:val="en-PH"/>
        </w:rPr>
      </w:pPr>
      <w:r w:rsidRPr="00D333AA">
        <w:rPr>
          <w:lang w:val="en-PH"/>
        </w:rPr>
        <w:t>1.7. Staff Feedback Collection</w:t>
      </w:r>
    </w:p>
    <w:p ns2:paraId="5ED15F86" ns2:textId="75A48DB1" w:rsidR="00012538" w:rsidRPr="00D333AA" w:rsidRDefault="00012538" w:rsidP="00012538">
      <w:pPr>
        <w:ind w:firstLine="0"/>
        <w:rPr>
          <w:szCs w:val="26"/>
        </w:rPr>
      </w:pPr>
      <w:r w:rsidRPr="00D333AA">
        <w:rPr>
          <w:szCs w:val="26"/>
        </w:rPr>
        <w:t xml:space="preserve">2.0 </w:t>
      </w:r>
      <w:r w:rsidR="00243238" w:rsidRPr="00D333AA">
        <w:rPr>
          <w:szCs w:val="26"/>
        </w:rPr>
        <w:t>To integrate Business Analytics tools and Machine Learning concepts to transform raw operational data into actionable insights, including:</w:t>
      </w:r>
    </w:p>
    <w:p ns2:paraId="214A6DB3" ns2:textId="71EE914B" w:rsidR="00012538" w:rsidRPr="00D333AA" w:rsidRDefault="00012538" w:rsidP="00012538">
      <w:pPr>
        <w:rPr>
          <w:szCs w:val="26"/>
        </w:rPr>
      </w:pPr>
      <w:r w:rsidRPr="00D333AA">
        <w:rPr>
          <w:szCs w:val="26"/>
        </w:rPr>
        <w:t xml:space="preserve">2.1. </w:t>
      </w:r>
      <w:r w:rsidR="00307394" w:rsidRPr="00D333AA">
        <w:rPr>
          <w:szCs w:val="26"/>
        </w:rPr>
        <w:t>Performance Analytics Dashboards for real-time KPI visualization.</w:t>
      </w:r>
    </w:p>
    <w:p ns2:paraId="3F5F3396" ns2:textId="0C537FE9" w:rsidR="00012538" w:rsidRPr="00D333AA" w:rsidRDefault="00012538" w:rsidP="00012538">
      <w:pPr>
        <w:rPr>
          <w:szCs w:val="26"/>
        </w:rPr>
      </w:pPr>
      <w:r w:rsidRPr="00D333AA">
        <w:rPr>
          <w:szCs w:val="26"/>
        </w:rPr>
        <w:t xml:space="preserve">2.2. </w:t>
      </w:r>
      <w:r w:rsidR="00164ABC" w:rsidRPr="00D333AA">
        <w:rPr>
          <w:szCs w:val="26"/>
        </w:rPr>
        <w:t>Descriptive Analytics for generating historical vehicle utilization reports.</w:t>
      </w:r>
    </w:p>
    <w:p ns2:paraId="424AC6E0" ns2:textId="52BAD5EE" w:rsidR="00012538" w:rsidRPr="00D333AA" w:rsidRDefault="00012538" w:rsidP="00012538">
      <w:r w:rsidRPr="00D333AA">
        <w:t xml:space="preserve">2.3. </w:t>
      </w:r>
      <w:r w:rsidR="00621099" w:rsidRPr="00D333AA">
        <w:t xml:space="preserve">Predictive Analytics using Multiple Linear Regression for forecasting upcoming vehicle </w:t>
      </w:r>
      <w:r w:rsidR="00BF4C7B" w:rsidRPr="00D333AA">
        <w:t>maintenance</w:t>
      </w:r>
      <w:r w:rsidR="0AD8582A" w:rsidRPr="00D333AA">
        <w:t xml:space="preserve"> </w:t>
      </w:r>
    </w:p>
    <w:p ns2:paraId="06FFD6AE" ns2:textId="0C53F510" w:rsidR="00846DC5" w:rsidRPr="00D333AA" w:rsidRDefault="00846DC5" w:rsidP="00012538">
      <w:r w:rsidRPr="00D333AA">
        <w:t>2.4. Driver Performance Classification for categorizing drivers based on behavioral and performance issues.</w:t>
      </w:r>
    </w:p>
    <w:p ns2:paraId="0B2A3B86" ns2:textId="5E2A80AE" w:rsidR="629141E4" w:rsidRPr="00D333AA" w:rsidRDefault="629141E4">
      <w:r w:rsidRPr="00D333AA">
        <w:t>2.5 K-Means Clustering for Destination Demand Profiling</w:t>
      </w:r>
      <w:r w:rsidRPr="00D333AA">
        <w:tab/>
      </w:r>
    </w:p>
    <w:p ns2:paraId="49BC60DB" ns2:textId="77777777" w:rsidR="00012538" w:rsidRPr="00D333AA" w:rsidRDefault="00012538" w:rsidP="00012538">
      <w:pPr>
        <w:ind w:firstLine="0"/>
        <w:rPr>
          <w:szCs w:val="26"/>
        </w:rPr>
      </w:pPr>
      <w:r w:rsidRPr="00D333AA">
        <w:rPr>
          <w:szCs w:val="26"/>
        </w:rPr>
        <w:lastRenderedPageBreak/>
        <w:t>3.0 To evaluate the system’s performance and the accuracy of the integrated analytics models using the following metrics:</w:t>
      </w:r>
    </w:p>
    <w:p ns2:paraId="5ADC9776" ns2:textId="1DB9C93B" w:rsidR="00012538" w:rsidRPr="00D333AA" w:rsidRDefault="00012538" w:rsidP="00012538">
      <w:r w:rsidRPr="00D333AA">
        <w:t>3.1. Accuracy, Precision, Recall, and F1-score to determine the reliability of driver performance classification</w:t>
      </w:r>
      <w:r w:rsidR="00846DC5" w:rsidRPr="00D333AA">
        <w:t xml:space="preserve"> </w:t>
      </w:r>
      <w:r w:rsidR="3E1FF26D" w:rsidRPr="00D333AA">
        <w:t>models.</w:t>
      </w:r>
    </w:p>
    <w:p ns2:paraId="5BAB64E7" ns2:textId="36A7523D" w:rsidR="00012538" w:rsidRPr="00D333AA" w:rsidRDefault="00012538" w:rsidP="00012538">
      <w:pPr>
        <w:rPr>
          <w:szCs w:val="26"/>
        </w:rPr>
      </w:pPr>
      <w:r w:rsidRPr="00D333AA">
        <w:rPr>
          <w:szCs w:val="26"/>
        </w:rPr>
        <w:t xml:space="preserve">3.2 </w:t>
      </w:r>
      <w:r w:rsidR="0070303D" w:rsidRPr="00D333AA">
        <w:rPr>
          <w:szCs w:val="26"/>
        </w:rPr>
        <w:t>Calculating Mean Absolute Error (MAE), Root Mean Squared Error (RMSE), and R-Squared to evaluate the accuracy of the maintenance forecasting model.</w:t>
      </w:r>
    </w:p>
    <w:p ns2:paraId="594AE65B" ns2:textId="6E38C834" w:rsidR="00012538" w:rsidRPr="00D333AA" w:rsidRDefault="00012538" w:rsidP="00012538">
      <w:r w:rsidRPr="00D333AA">
        <w:t xml:space="preserve">3.3 </w:t>
      </w:r>
      <w:r w:rsidR="0070303D" w:rsidRPr="00D333AA">
        <w:t xml:space="preserve">Utilizing the Silhouette Score to validate the consistency of the </w:t>
      </w:r>
      <w:r w:rsidR="629141E4" w:rsidRPr="00D333AA">
        <w:t>destination demand profiling</w:t>
      </w:r>
      <w:r w:rsidR="0070303D" w:rsidRPr="00D333AA">
        <w:t>.</w:t>
      </w:r>
    </w:p>
    <w:p ns2:paraId="7FFE8378" ns2:textId="122D231C" w:rsidR="003F1D08" w:rsidRPr="00D333AA" w:rsidRDefault="629141E4" w:rsidP="629141E4">
      <w:pPr>
        <w:spacing w:after="240"/>
        <w:rPr>
          <w:szCs w:val="26"/>
        </w:rPr>
      </w:pPr>
      <w:r w:rsidRPr="00D333AA">
        <w:t xml:space="preserve">3.4. System Quality Standards: Evaluating the overall system using ISO </w:t>
      </w:r>
      <w:r w:rsidR="00012538" w:rsidRPr="00D333AA">
        <w:tab/>
      </w:r>
      <w:r w:rsidRPr="00D333AA">
        <w:t>standards to ensure it meets the operational needs of GT LANTIN.</w:t>
      </w:r>
      <w:r w:rsidRPr="00D333AA">
        <w:rPr>
          <w:szCs w:val="26"/>
        </w:rPr>
        <w:t xml:space="preserve"> </w:t>
      </w:r>
    </w:p>
    <w:p ns2:paraId="0604BB3B" ns2:textId="087197A9" w:rsidR="00012538" w:rsidRPr="00D333AA" w:rsidRDefault="00012538" w:rsidP="00BF3FF9">
      <w:pPr>
        <w:pStyle w:val="Heading2"/>
        <w:numPr>
          <w:ilvl w:val="0"/>
          <w:numId w:val="0"/>
        </w:numPr>
        <w:rPr>
          <w:szCs w:val="26"/>
        </w:rPr>
      </w:pPr>
      <w:bookmarkStart w:id="13" w:name="_Toc242911153"/>
      <w:r w:rsidRPr="00D333AA">
        <w:t>1.4</w:t>
      </w:r>
      <w:r w:rsidR="629141E4" w:rsidRPr="00D333AA">
        <w:rPr>
          <w:szCs w:val="26"/>
        </w:rPr>
        <w:t xml:space="preserve"> </w:t>
      </w:r>
      <w:r w:rsidRPr="00D333AA">
        <w:rPr>
          <w:szCs w:val="26"/>
        </w:rPr>
        <w:t>Scope and Limitations</w:t>
      </w:r>
      <w:bookmarkEnd w:id="13"/>
    </w:p>
    <w:p ns2:paraId="0AFB4292" ns2:textId="4E9BEEA6" w:rsidR="147BA1D5" w:rsidRPr="00D333AA" w:rsidRDefault="00012538" w:rsidP="629141E4">
      <w:pPr>
        <w:spacing w:after="240"/>
      </w:pPr>
      <w:r w:rsidRPr="00D333AA">
        <w:rPr>
          <w:szCs w:val="26"/>
        </w:rPr>
        <w:t xml:space="preserve">Shervice is designed to centralize and automate the driver and vehicle operations of GT LANTIN Shuttle Rental Services. </w:t>
      </w:r>
      <w:r w:rsidR="629141E4" w:rsidRPr="00D333AA">
        <w:rPr>
          <w:szCs w:val="26"/>
        </w:rPr>
        <w:t xml:space="preserve">The platform strictly supports only two distinct user roles: Administrator and Staff. The Administrator and Staff manage comprehensive driver records, oversee vehicle dispatching, and monitor </w:t>
      </w:r>
      <w:r w:rsidR="629141E4" w:rsidRPr="00D333AA">
        <w:rPr>
          <w:szCs w:val="26"/>
        </w:rPr>
        <w:lastRenderedPageBreak/>
        <w:t>daily operational status. To ensure fleet reliability, the system tracks vehicle maintenance schedules and regulatory compliance deadlines. Additionally, interactive analytics dashboards provide management with data-driven insights into driver performance, punctuality, and overall fleet utilization. The system is developed to be responsive and accessible across standard web-enabled devices. The system incorporates a dedicated fingerprint biometric module at the dispatch terminal to strictly automate driver attendance, thereby ensuring the absolute integrity of punctuality data and eliminating the risks associated with manual logbook entries. The scope of this biometric tracking is limited to the physical terminal location, meaning only one hardware unit is available for attendance logging.</w:t>
      </w:r>
    </w:p>
    <w:p ns2:paraId="61304354" ns2:textId="5E737FF8" w:rsidR="003F1D08" w:rsidRPr="00D333AA" w:rsidRDefault="629141E4" w:rsidP="629141E4">
      <w:pPr>
        <w:spacing w:after="240"/>
      </w:pPr>
      <w:r w:rsidRPr="00D333AA">
        <w:rPr>
          <w:szCs w:val="26"/>
        </w:rPr>
        <w:t xml:space="preserve">Despite its comprehensive design, the system operates within defined operational boundaries. The platform is strictly confined to the driver and vehicle operations of GT LANTIN Shuttle Rental Services for its existing corporate partners and does not include a public-facing portal or mobile application for external retail customer bookings and reservations. To ensure strict compliance with data privacy protocols, no actual personal records or sensitive information from clients, drivers, or staff will be provided to the developers. All system development, testing, and evaluation will rely exclusively on mock or sample data to fully protect user privacy. </w:t>
      </w:r>
    </w:p>
    <w:p ns2:paraId="1C672A13" ns2:textId="07E65D86" w:rsidR="003F1D08" w:rsidRPr="00D333AA" w:rsidRDefault="629141E4" w:rsidP="629141E4">
      <w:pPr>
        <w:spacing w:after="240"/>
      </w:pPr>
      <w:r w:rsidRPr="00D333AA">
        <w:lastRenderedPageBreak/>
        <w:t>Because dedicated system portals for external Client Officers-in-Charge (OIC) and Field Drivers are excluded from the system scope, all operational data management relies entirely on manual encoding the internal Administrator and Staff. The acquisition of shift schedules and routing locations remains the responsibility of the corporate clients, which are then officially inputted into the platform by the dispatch staff. Similarly, the system relies on manual data entry from the</w:t>
      </w:r>
      <w:r w:rsidR="3D0BEAF7" w:rsidRPr="00D333AA">
        <w:t xml:space="preserve"> </w:t>
      </w:r>
      <w:r w:rsidRPr="00D333AA">
        <w:t>staff</w:t>
      </w:r>
      <w:r w:rsidR="24C5748D" w:rsidRPr="00D333AA">
        <w:t xml:space="preserve"> </w:t>
      </w:r>
      <w:r w:rsidRPr="00D333AA">
        <w:t>based</w:t>
      </w:r>
      <w:commentRangeStart w:id="14"/>
      <w:r w:rsidRPr="00D333AA">
        <w:t xml:space="preserve"> on field reports submitted by drivers</w:t>
      </w:r>
      <w:r w:rsidR="5A63F321" w:rsidRPr="00D333AA">
        <w:t xml:space="preserve"> </w:t>
      </w:r>
      <w:commentRangeEnd w:id="14"/>
      <w:r w:rsidR="002A6610" w:rsidRPr="00D333AA" w:rsidDel="001B6BF9">
        <w:rPr>
          <w:rStyle w:val="CommentReference"/>
          <w:sz w:val="26"/>
          <w:szCs w:val="24"/>
        </w:rPr>
        <w:commentReference w:id="14"/>
      </w:r>
      <w:r w:rsidRPr="00D333AA">
        <w:t>to monitor trip durations, route completions, and maintenance schedules.</w:t>
      </w:r>
    </w:p>
    <w:p ns2:paraId="56585D09" ns2:textId="0FA63B4A" w:rsidR="003F1D08" w:rsidRPr="00D333AA" w:rsidRDefault="629141E4" w:rsidP="629141E4">
      <w:pPr>
        <w:spacing w:after="240"/>
      </w:pPr>
      <w:r w:rsidRPr="00D333AA">
        <w:rPr>
          <w:szCs w:val="26"/>
        </w:rPr>
        <w:t xml:space="preserve">To ensure absolute data integrity for the predictive analytics engine, the system strictly delimits manual attendance logging and relies exclusively on the integrated fingerprint biometric hardware at the dispatch terminal to record precise driver time-in and time-out. The system specifically excludes integration with external hardware, such as live GPS devices or On-Board Diagnostics sensors for automated geographical tracking and real-time engine diagnostics. This decision was informed by the client's current operational requirements and existing budgetary constraints. By focusing on centralized internal logs rather than automated vehicle hardware, the </w:t>
      </w:r>
      <w:r w:rsidR="00B141E8" w:rsidRPr="00D333AA">
        <w:rPr>
          <w:szCs w:val="26"/>
        </w:rPr>
        <w:t xml:space="preserve">developers </w:t>
      </w:r>
      <w:r w:rsidRPr="00D333AA">
        <w:rPr>
          <w:szCs w:val="26"/>
        </w:rPr>
        <w:t xml:space="preserve">prioritize a cost-effective, scalable software solution that aligns with the business logic of GT LANTIN while still providing the necessary data for performance analytics and fleet management. The </w:t>
      </w:r>
      <w:r w:rsidRPr="00D333AA">
        <w:rPr>
          <w:szCs w:val="26"/>
        </w:rPr>
        <w:lastRenderedPageBreak/>
        <w:t>implementation and evaluation of the system are geographically delimited to the current operational routes of the business within the province of Batangas.</w:t>
      </w:r>
    </w:p>
    <w:p ns2:paraId="18DAD11F" ns2:textId="1C374662" w:rsidR="003F1D08" w:rsidRPr="00D333AA" w:rsidRDefault="00012538" w:rsidP="629141E4">
      <w:pPr>
        <w:spacing w:after="240"/>
      </w:pPr>
      <w:r w:rsidRPr="00D333AA">
        <w:rPr>
          <w:szCs w:val="26"/>
        </w:rPr>
        <w:t>The system aims to resolve existing administrative challenges and enhance the operational efficiency of the business. It provides a tailored digital solution that organizes data management, streamlines daily fleet monitoring, and supports informed, strategic decision</w:t>
      </w:r>
      <w:r w:rsidR="629141E4" w:rsidRPr="00D333AA">
        <w:rPr>
          <w:szCs w:val="26"/>
        </w:rPr>
        <w:t>-</w:t>
      </w:r>
      <w:r w:rsidRPr="00D333AA">
        <w:rPr>
          <w:szCs w:val="26"/>
        </w:rPr>
        <w:t>making within the organization.</w:t>
      </w:r>
    </w:p>
    <w:p ns2:paraId="4B3F0506" ns2:textId="77777777" w:rsidR="00012538" w:rsidRPr="00D333AA" w:rsidRDefault="00012538" w:rsidP="00012538">
      <w:pPr>
        <w:pStyle w:val="Heading2"/>
        <w:numPr>
          <w:ilvl w:val="0"/>
          <w:numId w:val="0"/>
        </w:numPr>
        <w:jc w:val="both"/>
        <w:rPr>
          <w:szCs w:val="26"/>
        </w:rPr>
      </w:pPr>
      <w:bookmarkStart w:id="15" w:name="_Toc225273700"/>
      <w:bookmarkStart w:id="16" w:name="_Toc225776143"/>
      <w:bookmarkStart w:id="17" w:name="_Toc242911154"/>
      <w:r w:rsidRPr="00D333AA">
        <w:rPr>
          <w:szCs w:val="26"/>
        </w:rPr>
        <w:t>1.5 Definition of Terms</w:t>
      </w:r>
      <w:bookmarkEnd w:id="15"/>
      <w:bookmarkEnd w:id="16"/>
      <w:bookmarkEnd w:id="17"/>
    </w:p>
    <w:p ns2:paraId="4F4543A9" ns2:textId="4E7DDA4B" w:rsidR="00012538" w:rsidRPr="00D333AA" w:rsidRDefault="00012538" w:rsidP="00012538">
      <w:r w:rsidRPr="00D333AA">
        <w:t>This section provides definitions of essential terms and concepts that apply to Shervice. The included definitions provide conceptual and operational definitions designed for a better understanding when discussing the system's features along with its processes and objectives.</w:t>
      </w:r>
    </w:p>
    <w:p ns2:paraId="011E7097" ns2:textId="656A0093" w:rsidR="00012538" w:rsidRPr="00D333AA" w:rsidRDefault="00012538" w:rsidP="005F2C6B">
      <w:pPr>
        <w:spacing w:after="240"/>
        <w:rPr>
          <w:b/>
          <w:bCs/>
        </w:rPr>
      </w:pPr>
      <w:r w:rsidRPr="00D333AA">
        <w:rPr>
          <w:b/>
          <w:bCs/>
        </w:rPr>
        <w:t xml:space="preserve">Clients. </w:t>
      </w:r>
      <w:r w:rsidRPr="00D333AA">
        <w:t xml:space="preserve">Entities that engage in ongoing, collaborative partnerships with a business, characterized by long-term engagement, high service customization, continuous communication, and a high level of trust (Creatio, 2025). Operationally, the clients in this study are the multinational manufacturing corporations (which are EPSON, Bandai Namco, NX Logistics and their respective Officers-in-Charge. These companies maintain a strategic, contracted relationship with GT LANTIN to </w:t>
      </w:r>
      <w:r w:rsidRPr="00D333AA">
        <w:lastRenderedPageBreak/>
        <w:t>dictate customized daily shift schedules, explicitly distinguishing them from standard consumers.</w:t>
      </w:r>
    </w:p>
    <w:p ns2:paraId="2E7FC440" ns2:textId="48397D49" w:rsidR="000145D8" w:rsidRPr="00D333AA" w:rsidRDefault="00012538" w:rsidP="000145D8">
      <w:pPr>
        <w:spacing w:after="240"/>
      </w:pPr>
      <w:r w:rsidRPr="00D333AA">
        <w:rPr>
          <w:b/>
          <w:bCs/>
        </w:rPr>
        <w:t>Key Performance Indicators (KPI)</w:t>
      </w:r>
      <w:r w:rsidRPr="00D333AA">
        <w:t xml:space="preserve"> Key Performance Indicators (KPIs) are quantifiable measures used to evaluate the success of an organization or of a particular activity in which it engages to ensure that operational goals are being met (Investopedia, 2024). In this project, KPIs </w:t>
      </w:r>
      <w:r w:rsidR="00CA7B00" w:rsidRPr="00D333AA">
        <w:t xml:space="preserve">refers to the visualizations that include the total trips per vehicle, real-time driver reliability classifications, and predictive maintenance alerts. Financial analytics, such as fuel consumption </w:t>
      </w:r>
      <w:r w:rsidR="629141E4" w:rsidRPr="00D333AA">
        <w:t>, shall</w:t>
      </w:r>
      <w:r w:rsidR="00CA7B00" w:rsidRPr="00D333AA">
        <w:t xml:space="preserve"> fall outside the scope of this deploymen</w:t>
      </w:r>
      <w:r w:rsidR="000145D8" w:rsidRPr="00D333AA">
        <w:t>t.</w:t>
      </w:r>
    </w:p>
    <w:p ns2:paraId="22F2D50B" ns2:textId="6C4BAEDA" w:rsidR="00012538" w:rsidRPr="00D333AA" w:rsidRDefault="00012538" w:rsidP="00012538">
      <w:pPr>
        <w:spacing w:after="240"/>
      </w:pPr>
      <w:r w:rsidRPr="00D333AA">
        <w:rPr>
          <w:b/>
          <w:bCs/>
        </w:rPr>
        <w:t>OBD.</w:t>
      </w:r>
      <w:r w:rsidRPr="00D333AA">
        <w:t xml:space="preserve"> OBD or On-Board Diagnostics is a built-in automotive diagnostic system that monitors engine performance and transmits real-time telematics data, such as live geographical location, speed, and fuel consumption (California ARB, 2025) The integration of OBD hardware and automated sensors is strictly delimited. The proposed system does not utilize OBD technology; instead, it relies exclusively on manual digital inputs from drivers and dispatching staff to track vehicle status and attendance, ensuring a highly cost-effective and software-centric implementation.</w:t>
      </w:r>
    </w:p>
    <w:p ns2:paraId="3551403A" ns2:textId="44587238" w:rsidR="00012538" w:rsidRPr="00D333AA" w:rsidRDefault="00012538" w:rsidP="00012538">
      <w:pPr>
        <w:spacing w:after="240"/>
      </w:pPr>
      <w:r w:rsidRPr="00D333AA">
        <w:rPr>
          <w:b/>
          <w:bCs/>
        </w:rPr>
        <w:lastRenderedPageBreak/>
        <w:t>Officer-in-Charge (OIC).</w:t>
      </w:r>
      <w:r w:rsidRPr="00D333AA">
        <w:t xml:space="preserve"> A designated administrative representative responsible for overseeing specific logistical operations and personnel on behalf of an organization</w:t>
      </w:r>
      <w:r w:rsidR="29B1F2ED" w:rsidRPr="00D333AA">
        <w:t xml:space="preserve"> </w:t>
      </w:r>
      <w:r w:rsidR="36CEFDAC" w:rsidRPr="00D333AA">
        <w:t>(Indeed 2025).</w:t>
      </w:r>
      <w:r w:rsidRPr="00D333AA">
        <w:t xml:space="preserve"> Operationally, the OIC in this study refers to the authorized representatives of the multinational corporate clients partnered with GT LANTIN. They serve as the primary managerial link between the manufacturing corporations and the transport provider. Within the proposed digital platform, the OIC is strictly responsible for providing customized daily shift schedules </w:t>
      </w:r>
      <w:r w:rsidR="629141E4" w:rsidRPr="00D333AA">
        <w:t>to</w:t>
      </w:r>
      <w:r w:rsidRPr="00D333AA">
        <w:t xml:space="preserve"> the </w:t>
      </w:r>
      <w:r w:rsidR="629141E4" w:rsidRPr="00D333AA">
        <w:t>staff directly</w:t>
      </w:r>
      <w:r w:rsidRPr="00D333AA">
        <w:t>.</w:t>
      </w:r>
    </w:p>
    <w:p ns2:paraId="782E51FB" ns2:textId="3C6EB5B1" w:rsidR="00012538" w:rsidRPr="00D333AA" w:rsidRDefault="00012538" w:rsidP="00904043">
      <w:r w:rsidRPr="00D333AA">
        <w:t xml:space="preserve">The </w:t>
      </w:r>
      <w:r w:rsidRPr="00D333AA">
        <w:rPr>
          <w:b/>
        </w:rPr>
        <w:t>Public Transport Modernization Program</w:t>
      </w:r>
      <w:r w:rsidRPr="00D333AA">
        <w:t xml:space="preserve"> (PTMP). A national initiative by the Philippine government aimed at transforming the public transport sector into an efficient system that is comfortable, accessible, safe, sustainable, and affordable (NCTS UP Diliman, 2024). Operationally, PTMP serves as the regulatory backdrop for this study, justifying the transition from manual, dilapidated record-keeping methods to the digital, standardized fleet management practices implemented in the Shervice system. </w:t>
      </w:r>
    </w:p>
    <w:p ns2:paraId="240C13FB" ns2:textId="77777777" w:rsidR="00012538" w:rsidRPr="00D333AA" w:rsidRDefault="00012538" w:rsidP="00667A82">
      <w:pPr>
        <w:pStyle w:val="Heading1"/>
        <w:rPr>
          <w:szCs w:val="26"/>
        </w:rPr>
      </w:pPr>
      <w:bookmarkStart w:id="18" w:name="_Toc225273701"/>
      <w:bookmarkStart w:id="19" w:name="_Toc225776144"/>
      <w:bookmarkStart w:id="20" w:name="_Toc242911155"/>
      <w:r w:rsidRPr="00D333AA">
        <w:rPr>
          <w:szCs w:val="26"/>
        </w:rPr>
        <w:lastRenderedPageBreak/>
        <w:t>REVIEW OF RELATED SYSTEMS/STUDIES</w:t>
      </w:r>
      <w:bookmarkEnd w:id="18"/>
      <w:bookmarkEnd w:id="19"/>
      <w:bookmarkEnd w:id="20"/>
    </w:p>
    <w:p ns2:paraId="7E673928" ns2:textId="77777777" w:rsidR="00012538" w:rsidRPr="00D333AA" w:rsidRDefault="00012538" w:rsidP="00012538">
      <w:pPr>
        <w:rPr>
          <w:color w:val="000000" w:themeColor="text1"/>
        </w:rPr>
      </w:pPr>
      <w:r w:rsidRPr="00D333AA">
        <w:rPr>
          <w:color w:val="000000" w:themeColor="text1"/>
        </w:rPr>
        <w:t>This chapter involves the review of related studies and systems that serve as the foundational framework for the development of the Shervice. The proponents gathered relevant information from existing transportation management platforms as well as supporting information on the importance of digitalized systems for supporting fleet management. This includes an in-depth analysis of technical stacks, operational tracking methodologies, and current findings on fleet digitalization. By examining these related systems and studies, the proponents aim to identify the essential features, potential challenges, and best practices that will ensure the proposed system's efficiency, data accuracy, and practical usability.</w:t>
      </w:r>
    </w:p>
    <w:p ns2:paraId="59089D7B" ns2:textId="77777777" w:rsidR="00012538" w:rsidRPr="00D333AA" w:rsidRDefault="00012538" w:rsidP="00012538">
      <w:pPr>
        <w:pStyle w:val="Heading2"/>
        <w:numPr>
          <w:ilvl w:val="0"/>
          <w:numId w:val="0"/>
        </w:numPr>
        <w:jc w:val="both"/>
        <w:rPr>
          <w:szCs w:val="26"/>
        </w:rPr>
      </w:pPr>
      <w:bookmarkStart w:id="21" w:name="_Toc225273702"/>
      <w:bookmarkStart w:id="22" w:name="_Toc225776145"/>
      <w:bookmarkStart w:id="23" w:name="_Toc242911156"/>
      <w:r w:rsidRPr="00D333AA">
        <w:rPr>
          <w:szCs w:val="26"/>
        </w:rPr>
        <w:t>2.1 Technical Background</w:t>
      </w:r>
      <w:bookmarkEnd w:id="21"/>
      <w:bookmarkEnd w:id="22"/>
      <w:bookmarkEnd w:id="23"/>
    </w:p>
    <w:p ns2:paraId="3A8E4B87" ns2:textId="77777777" w:rsidR="00012538" w:rsidRPr="00D333AA" w:rsidRDefault="00012538" w:rsidP="00012538">
      <w:r w:rsidRPr="00D333AA">
        <w:t xml:space="preserve">The technical background provided within this study is intended to offer a thorough examination of the concepts, methodologies, tools, and algorithms that are essential to the development of the proposed system, Shervice. This section is intended to provide a topical outline to assist the reader in navigating the essential technologies, software, hardware, data analytics, and machine learning that provide a foundation for the proposed system. The essential technologies provided within </w:t>
      </w:r>
      <w:r w:rsidRPr="00D333AA">
        <w:lastRenderedPageBreak/>
        <w:t>this section include shuttle management systems, web-based applications, database management, business analytics, machine learning, and performance metrics. This delineation of essential foundations is intended to provide an understanding of the rationale behind the proposed system, criteria for selecting tools, and essential methodologies.</w:t>
      </w:r>
    </w:p>
    <w:p ns2:paraId="7FF45DB2" ns2:textId="230765D3" w:rsidR="00012538" w:rsidRPr="00D333AA" w:rsidRDefault="00012538" w:rsidP="00012538">
      <w:pPr>
        <w:pStyle w:val="Heading3"/>
        <w:numPr>
          <w:ilvl w:val="0"/>
          <w:numId w:val="0"/>
        </w:numPr>
        <w:spacing w:before="281" w:after="281"/>
        <w:ind w:firstLine="677"/>
        <w:rPr>
          <w:bCs/>
          <w:szCs w:val="28"/>
        </w:rPr>
      </w:pPr>
      <w:bookmarkStart w:id="24" w:name="_Toc225273703"/>
      <w:bookmarkStart w:id="25" w:name="_Toc225776146"/>
      <w:bookmarkStart w:id="26" w:name="_Toc242911157"/>
      <w:r w:rsidRPr="00D333AA">
        <w:rPr>
          <w:bCs/>
          <w:szCs w:val="28"/>
        </w:rPr>
        <w:t>2.1.1 Web System Technologies</w:t>
      </w:r>
      <w:bookmarkEnd w:id="24"/>
      <w:bookmarkEnd w:id="25"/>
      <w:bookmarkEnd w:id="26"/>
    </w:p>
    <w:p ns2:paraId="35204C4B" ns2:textId="09997F41" w:rsidR="2D8C44EE" w:rsidRPr="00D333AA" w:rsidRDefault="2D8C44EE" w:rsidP="0715595D">
      <w:pPr>
        <w:spacing w:after="240"/>
      </w:pPr>
      <w:r w:rsidRPr="00D333AA">
        <w:rPr>
          <w:szCs w:val="26"/>
        </w:rPr>
        <w:t xml:space="preserve">To ensure accessibility and operational efficiency as stated in the project objectives, the system utilizes a responsive web-based approach that allows a single codebase to remain accessible across desktop monitors and terminal tablets used by the internal staff. The frontend of Shervice serves to two distinct user groups: Administrators and Staff. It is developed using a component-based architecture through Flutter and Dart to ensure a responsive and consistent user experience. Flutter’s reactive widget tree manages the visual presentation and interactive logic, ensuring the dashboard remains fluid for administrative staff monitoring live fleet updates. The backend infrastructure is implemented using a dual-runtime environment where Node.js with Express.js serves as the primary runtime for handling asynchronous tasks, RESTful API integrations, and high-velocity data ingestion from the biometric attendance terminal. Complementing this, Python is </w:t>
      </w:r>
      <w:r w:rsidRPr="00D333AA">
        <w:rPr>
          <w:szCs w:val="26"/>
        </w:rPr>
        <w:lastRenderedPageBreak/>
        <w:t>integrated via the Flask micro-framework specifically to handle high-level computational tasks and analytical microservices, ensuring the system can process complex calculations and execute the machine learning models required for performance forecasting.</w:t>
      </w:r>
    </w:p>
    <w:p ns2:paraId="1C3E7313" ns2:textId="620F06E1" w:rsidR="00012538" w:rsidRPr="00D333AA" w:rsidRDefault="00012538" w:rsidP="00012538">
      <w:pPr>
        <w:pStyle w:val="Heading3"/>
        <w:numPr>
          <w:ilvl w:val="0"/>
          <w:numId w:val="0"/>
        </w:numPr>
        <w:spacing w:before="281" w:after="281"/>
        <w:rPr>
          <w:bCs/>
          <w:szCs w:val="28"/>
        </w:rPr>
      </w:pPr>
      <w:bookmarkStart w:id="27" w:name="_Toc225273704"/>
      <w:bookmarkStart w:id="28" w:name="_Toc225776147"/>
      <w:bookmarkStart w:id="29" w:name="_Toc242911158"/>
      <w:r w:rsidRPr="00D333AA">
        <w:rPr>
          <w:bCs/>
          <w:szCs w:val="28"/>
        </w:rPr>
        <w:t>2.1.2 Cloud-Based Infrastructure</w:t>
      </w:r>
      <w:bookmarkEnd w:id="27"/>
      <w:bookmarkEnd w:id="28"/>
      <w:bookmarkEnd w:id="29"/>
    </w:p>
    <w:p ns2:paraId="150BC9EE" ns2:textId="45412440" w:rsidR="7BCD6028" w:rsidRPr="00D333AA" w:rsidRDefault="00012538" w:rsidP="7BCD6028">
      <w:pPr>
        <w:spacing w:before="319" w:after="319"/>
      </w:pPr>
      <w:r w:rsidRPr="00D333AA">
        <w:rPr>
          <w:szCs w:val="26"/>
        </w:rPr>
        <w:t xml:space="preserve">The system </w:t>
      </w:r>
      <w:r w:rsidR="3533A5B3" w:rsidRPr="00D333AA">
        <w:rPr>
          <w:szCs w:val="26"/>
        </w:rPr>
        <w:t>relies</w:t>
      </w:r>
      <w:r w:rsidRPr="00D333AA">
        <w:rPr>
          <w:szCs w:val="26"/>
        </w:rPr>
        <w:t xml:space="preserve"> on a robust backend designed to handle concurrent requests and secure data storage for GT Lantin’s operational needs, supporting features like driver-vehicle assignment and maintenance tracking. Shervice </w:t>
      </w:r>
      <w:r w:rsidR="3533A5B3" w:rsidRPr="00D333AA">
        <w:rPr>
          <w:szCs w:val="26"/>
        </w:rPr>
        <w:t>is</w:t>
      </w:r>
      <w:r w:rsidRPr="00D333AA">
        <w:rPr>
          <w:szCs w:val="26"/>
        </w:rPr>
        <w:t xml:space="preserve"> hosted using </w:t>
      </w:r>
      <w:r w:rsidR="3533A5B3" w:rsidRPr="00D333AA">
        <w:rPr>
          <w:szCs w:val="26"/>
        </w:rPr>
        <w:t xml:space="preserve">reliable </w:t>
      </w:r>
      <w:r w:rsidRPr="00D333AA">
        <w:rPr>
          <w:szCs w:val="26"/>
        </w:rPr>
        <w:t xml:space="preserve">cloud </w:t>
      </w:r>
      <w:r w:rsidR="3533A5B3" w:rsidRPr="00D333AA">
        <w:rPr>
          <w:szCs w:val="26"/>
        </w:rPr>
        <w:t>infrastructure to</w:t>
      </w:r>
      <w:r w:rsidRPr="00D333AA">
        <w:rPr>
          <w:szCs w:val="26"/>
        </w:rPr>
        <w:t xml:space="preserve"> provide the necessary web servers and databases while offering scalability and automated backups to protect operational records</w:t>
      </w:r>
      <w:r w:rsidR="3533A5B3" w:rsidRPr="00D333AA">
        <w:rPr>
          <w:szCs w:val="26"/>
        </w:rPr>
        <w:t>.</w:t>
      </w:r>
      <w:r w:rsidRPr="00D333AA">
        <w:rPr>
          <w:szCs w:val="26"/>
        </w:rPr>
        <w:t xml:space="preserve"> The Database Management System (DBMS) </w:t>
      </w:r>
      <w:r w:rsidR="3533A5B3" w:rsidRPr="00D333AA">
        <w:rPr>
          <w:szCs w:val="26"/>
        </w:rPr>
        <w:t>utilizes</w:t>
      </w:r>
      <w:r w:rsidRPr="00D333AA">
        <w:rPr>
          <w:szCs w:val="26"/>
        </w:rPr>
        <w:t xml:space="preserve"> PostgreSQL for the reliable management of structured driver records</w:t>
      </w:r>
      <w:r w:rsidR="3533A5B3" w:rsidRPr="00D333AA">
        <w:rPr>
          <w:szCs w:val="26"/>
        </w:rPr>
        <w:t>, trip schedules,</w:t>
      </w:r>
      <w:r w:rsidRPr="00D333AA">
        <w:rPr>
          <w:szCs w:val="26"/>
        </w:rPr>
        <w:t xml:space="preserve"> and vehicle profiles, ensuring high data integrity and standards compliance. Additionally, the system </w:t>
      </w:r>
      <w:r w:rsidR="3533A5B3" w:rsidRPr="00D333AA">
        <w:rPr>
          <w:szCs w:val="26"/>
        </w:rPr>
        <w:t>integrates</w:t>
      </w:r>
      <w:r w:rsidRPr="00D333AA">
        <w:rPr>
          <w:szCs w:val="26"/>
        </w:rPr>
        <w:t xml:space="preserve"> Supabase as </w:t>
      </w:r>
      <w:r w:rsidR="3533A5B3" w:rsidRPr="00D333AA">
        <w:rPr>
          <w:szCs w:val="26"/>
        </w:rPr>
        <w:t>a Backend-as-a-Service (BaaS)</w:t>
      </w:r>
      <w:r w:rsidRPr="00D333AA">
        <w:rPr>
          <w:szCs w:val="26"/>
        </w:rPr>
        <w:t xml:space="preserve"> to provide </w:t>
      </w:r>
      <w:r w:rsidR="3533A5B3" w:rsidRPr="00D333AA">
        <w:rPr>
          <w:szCs w:val="26"/>
        </w:rPr>
        <w:t xml:space="preserve">secure authentication and </w:t>
      </w:r>
      <w:r w:rsidRPr="00D333AA">
        <w:rPr>
          <w:szCs w:val="26"/>
        </w:rPr>
        <w:t xml:space="preserve">real-time database </w:t>
      </w:r>
      <w:r w:rsidR="3533A5B3" w:rsidRPr="00D333AA">
        <w:rPr>
          <w:szCs w:val="26"/>
        </w:rPr>
        <w:t xml:space="preserve">listeners </w:t>
      </w:r>
      <w:r w:rsidRPr="00D333AA">
        <w:rPr>
          <w:szCs w:val="26"/>
        </w:rPr>
        <w:t>while maintaining the reliability of a relational PostgreSQL backend</w:t>
      </w:r>
      <w:r w:rsidR="3533A5B3" w:rsidRPr="00D333AA">
        <w:rPr>
          <w:szCs w:val="26"/>
        </w:rPr>
        <w:t>.</w:t>
      </w:r>
      <w:r w:rsidRPr="00D333AA">
        <w:rPr>
          <w:szCs w:val="26"/>
        </w:rPr>
        <w:t xml:space="preserve"> To transform this raw data into actionable insights for the performance analytics dashboards, </w:t>
      </w:r>
      <w:r w:rsidR="3533A5B3" w:rsidRPr="00D333AA">
        <w:rPr>
          <w:szCs w:val="26"/>
        </w:rPr>
        <w:t xml:space="preserve">native Flutter </w:t>
      </w:r>
      <w:r w:rsidRPr="00D333AA">
        <w:rPr>
          <w:szCs w:val="26"/>
        </w:rPr>
        <w:t xml:space="preserve">visualization </w:t>
      </w:r>
      <w:r w:rsidR="3533A5B3" w:rsidRPr="00D333AA">
        <w:rPr>
          <w:szCs w:val="26"/>
        </w:rPr>
        <w:t>libraries,</w:t>
      </w:r>
      <w:r w:rsidRPr="00D333AA">
        <w:rPr>
          <w:szCs w:val="26"/>
        </w:rPr>
        <w:t xml:space="preserve"> such </w:t>
      </w:r>
      <w:r w:rsidRPr="00D333AA">
        <w:rPr>
          <w:szCs w:val="26"/>
        </w:rPr>
        <w:lastRenderedPageBreak/>
        <w:t xml:space="preserve">as </w:t>
      </w:r>
      <w:r w:rsidR="3533A5B3" w:rsidRPr="00D333AA">
        <w:rPr>
          <w:szCs w:val="26"/>
        </w:rPr>
        <w:t xml:space="preserve">FL </w:t>
      </w:r>
      <w:r w:rsidRPr="00D333AA">
        <w:rPr>
          <w:szCs w:val="26"/>
        </w:rPr>
        <w:t>Chart</w:t>
      </w:r>
      <w:r w:rsidR="3533A5B3" w:rsidRPr="00D333AA">
        <w:rPr>
          <w:szCs w:val="26"/>
        </w:rPr>
        <w:t>, are</w:t>
      </w:r>
      <w:r w:rsidRPr="00D333AA">
        <w:rPr>
          <w:szCs w:val="26"/>
        </w:rPr>
        <w:t xml:space="preserve"> integrated to represent </w:t>
      </w:r>
      <w:r w:rsidR="3533A5B3" w:rsidRPr="00D333AA">
        <w:rPr>
          <w:szCs w:val="26"/>
        </w:rPr>
        <w:t xml:space="preserve">complex </w:t>
      </w:r>
      <w:r w:rsidRPr="00D333AA">
        <w:rPr>
          <w:szCs w:val="26"/>
        </w:rPr>
        <w:t>transport data and maintenance trends in an accessible</w:t>
      </w:r>
      <w:r w:rsidR="3533A5B3" w:rsidRPr="00D333AA">
        <w:rPr>
          <w:szCs w:val="26"/>
        </w:rPr>
        <w:t>, interactive</w:t>
      </w:r>
      <w:r w:rsidRPr="00D333AA">
        <w:rPr>
          <w:szCs w:val="26"/>
        </w:rPr>
        <w:t xml:space="preserve"> graphical format.</w:t>
      </w:r>
    </w:p>
    <w:p ns2:paraId="5461576F" ns2:textId="7587DF32" w:rsidR="00012538" w:rsidRPr="00D333AA" w:rsidRDefault="00012538" w:rsidP="00012538">
      <w:pPr>
        <w:pStyle w:val="Heading3"/>
        <w:numPr>
          <w:ilvl w:val="0"/>
          <w:numId w:val="0"/>
        </w:numPr>
        <w:spacing w:before="281" w:after="281"/>
        <w:rPr>
          <w:bCs/>
          <w:szCs w:val="28"/>
        </w:rPr>
      </w:pPr>
      <w:bookmarkStart w:id="30" w:name="_Toc225273705"/>
      <w:bookmarkStart w:id="31" w:name="_Toc225776148"/>
      <w:bookmarkStart w:id="32" w:name="_Toc242911159"/>
      <w:r w:rsidRPr="00D333AA">
        <w:rPr>
          <w:bCs/>
          <w:szCs w:val="28"/>
        </w:rPr>
        <w:t>2.1.3 Predictive Analytics and Machine Learning</w:t>
      </w:r>
      <w:bookmarkEnd w:id="30"/>
      <w:bookmarkEnd w:id="31"/>
      <w:bookmarkEnd w:id="32"/>
    </w:p>
    <w:p ns2:paraId="3564222E" ns2:textId="20E99412" w:rsidR="00012538" w:rsidRPr="00D333AA" w:rsidRDefault="00012538" w:rsidP="00012538">
      <w:pPr>
        <w:spacing w:after="240"/>
      </w:pPr>
      <w:r w:rsidRPr="00D333AA">
        <w:t xml:space="preserve">The core intelligence of Shervice lies in its ability to forecast future outcomes and provide data-driven insights rather than just displaying static information. Predictive analytics will involve the use of historical trip and maintenance logs to forecast upcoming vehicle maintenance </w:t>
      </w:r>
      <w:r w:rsidR="74289EE2" w:rsidRPr="00D333AA">
        <w:t>and repair</w:t>
      </w:r>
      <w:r w:rsidRPr="00D333AA">
        <w:t xml:space="preserve"> cycles, enabling more efficient fleet management. Various machine learning algorithms will be applied through the Python-based analytical engine, including the </w:t>
      </w:r>
      <w:r w:rsidR="0AD8582A" w:rsidRPr="00D333AA">
        <w:t xml:space="preserve">K-Nearest </w:t>
      </w:r>
      <w:r w:rsidR="00BA1C2C" w:rsidRPr="00D333AA">
        <w:t>Neighbors for</w:t>
      </w:r>
      <w:r w:rsidRPr="00D333AA">
        <w:t xml:space="preserve"> high-accuracy ensemble learning and Linear Regression for predicting continuous values like estimated arrival times (James et al., 2021). To evaluate the system’s performance and the reliability of driver performance classifications, the study will utilize specific evaluation metrics. These include Accuracy, Precision, Recall, and F1-score for classification tasks, alongside regression metrics such as Mean Absolute Error (MAE) and Root Mean Square Error (RMSE) to measure the deviation between estimated and actual maintenance cycles (Géron, 2022). Furthermore, the R² Score and Adjusted R² will be used to determine how well independent variables explain operational variability</w:t>
      </w:r>
      <w:r w:rsidR="00D8669A" w:rsidRPr="00D333AA">
        <w:t xml:space="preserve">. </w:t>
      </w:r>
      <w:r w:rsidR="0AD8582A" w:rsidRPr="00D333AA">
        <w:t xml:space="preserve">Furthermore, the R² Score and </w:t>
      </w:r>
      <w:r w:rsidR="0AD8582A" w:rsidRPr="00D333AA">
        <w:lastRenderedPageBreak/>
        <w:t xml:space="preserve">Adjusted R² will be used to determine how well independent variables explain operational variability. </w:t>
      </w:r>
      <w:r w:rsidR="00D8669A" w:rsidRPr="00D333AA">
        <w:t>Additionally, unsupervised learning techniques, specifically</w:t>
      </w:r>
      <w:r w:rsidRPr="00D333AA">
        <w:t xml:space="preserve"> the </w:t>
      </w:r>
      <w:r w:rsidR="00D8669A" w:rsidRPr="00D333AA">
        <w:t>K-Means Clustering algorithm,</w:t>
      </w:r>
      <w:r w:rsidRPr="00D333AA">
        <w:t xml:space="preserve"> will </w:t>
      </w:r>
      <w:r w:rsidR="00D8669A" w:rsidRPr="00D333AA">
        <w:t xml:space="preserve">be utilized </w:t>
      </w:r>
      <w:r w:rsidR="0AD8582A" w:rsidRPr="00D333AA">
        <w:t>for Destination Demand Profiling to group the 11 fixed corporate destinations based on passenger volume and fleet density</w:t>
      </w:r>
      <w:r w:rsidR="00D8669A" w:rsidRPr="00D333AA">
        <w:t>, with the Silhouette Score serving as the primary metric to validate cluster cohesion and separation</w:t>
      </w:r>
      <w:r w:rsidRPr="00D333AA">
        <w:t>.</w:t>
      </w:r>
    </w:p>
    <w:p ns2:paraId="5D8004EB" ns2:textId="77777777" w:rsidR="00012538" w:rsidRPr="00D333AA" w:rsidRDefault="00012538" w:rsidP="00012538">
      <w:pPr>
        <w:pStyle w:val="Heading2"/>
        <w:numPr>
          <w:ilvl w:val="0"/>
          <w:numId w:val="0"/>
        </w:numPr>
        <w:jc w:val="both"/>
        <w:rPr>
          <w:i/>
          <w:iCs/>
          <w:szCs w:val="26"/>
        </w:rPr>
      </w:pPr>
      <w:bookmarkStart w:id="33" w:name="_Toc225273706"/>
      <w:bookmarkStart w:id="34" w:name="_Toc225776149"/>
      <w:bookmarkStart w:id="35" w:name="_Toc242911160"/>
      <w:r w:rsidRPr="00D333AA">
        <w:rPr>
          <w:szCs w:val="26"/>
        </w:rPr>
        <w:t>2.2 Related Literature</w:t>
      </w:r>
      <w:bookmarkEnd w:id="33"/>
      <w:bookmarkEnd w:id="34"/>
      <w:bookmarkEnd w:id="35"/>
      <w:r w:rsidRPr="00D333AA">
        <w:rPr>
          <w:szCs w:val="26"/>
        </w:rPr>
        <w:t xml:space="preserve"> </w:t>
      </w:r>
    </w:p>
    <w:p ns2:paraId="13498CC8" ns2:textId="77777777" w:rsidR="00012538" w:rsidRPr="00D333AA" w:rsidRDefault="00012538" w:rsidP="00012538">
      <w:pPr>
        <w:spacing w:after="240"/>
        <w:rPr>
          <w:szCs w:val="26"/>
        </w:rPr>
      </w:pPr>
      <w:r w:rsidRPr="00D333AA">
        <w:rPr>
          <w:szCs w:val="26"/>
        </w:rPr>
        <w:t xml:space="preserve">The evolution of fleet management and logistics is currently defined by a shift toward smart transportation and centralized digital ecosystems. Current academic literature establishes that transitioning from manual, passive logging to active, data-driven systems is essential for operational sustainability. The concept of Intelligent Transportation Systems highlights that applying advanced web and mobile technologies to transport infrastructure is critical for processing operational data, improving traffic flow, and enhancing overall service efficiency (Oladimeji et al., 2023). By integrating these technologies into centralized mobility platforms, transport providers are equipped with the necessary digital hubs to seamlessly manage schedules, resource allocation, and secure data storage (Miron et al., 2025). This digital transformation provides a reliable blueprint for overcoming legacy </w:t>
      </w:r>
      <w:r w:rsidRPr="00D333AA">
        <w:rPr>
          <w:szCs w:val="26"/>
        </w:rPr>
        <w:lastRenderedPageBreak/>
        <w:t>barriers, ensuring that human error in manual data entry does not cascade into logistical failures.</w:t>
      </w:r>
    </w:p>
    <w:p ns2:paraId="07AA8D3B" ns2:textId="77777777" w:rsidR="00012538" w:rsidRPr="00D333AA" w:rsidRDefault="00012538" w:rsidP="00012538">
      <w:pPr>
        <w:spacing w:after="240"/>
        <w:rPr>
          <w:szCs w:val="26"/>
        </w:rPr>
      </w:pPr>
      <w:r w:rsidRPr="00D333AA">
        <w:rPr>
          <w:szCs w:val="26"/>
        </w:rPr>
        <w:t>Operating within the dynamic vehicle rental and private shuttle market requires robust digital frameworks to maintain cost-effectiveness and strict schedule adherence. Relying on fragmented physical records often leads to data latency, which severely limits a transport provider's ability to maximize vehicle availability. Maintaining operational health in this sector requires digital risk management strategies to monitor vehicle conditions continuously, track potential damages, and prevent costly operational downtime (Jarašūnienė et al., 2024). Furthermore, shifting from rigidly manual administrative routes to technology-enabled, shared-fleet ecosystems relies heavily on centralized web interfaces to establish operational trust and ensure vehicles are dispatched efficiently (Turoń, 2023).</w:t>
      </w:r>
    </w:p>
    <w:p ns2:paraId="7B4B5303" ns2:textId="187BA8B8" w:rsidR="00C459AE" w:rsidRPr="00D333AA" w:rsidRDefault="12C9932F" w:rsidP="12C9932F">
      <w:pPr>
        <w:spacing w:after="240"/>
      </w:pPr>
      <w:r w:rsidRPr="00D333AA">
        <w:t xml:space="preserve">To transition from reactive problem-solving to proactive management, modern logistics heavily relies on the integration of business and predictive analytics. Business analytics goes beyond simple record-keeping; it involves analyzing historical data such as driver attendance and trip completion rates to uncover patterns and extract actionable value for supply chain optimization (IRE Journals, 2023). By utilizing centralized digital dashboards and data simulation </w:t>
      </w:r>
      <w:r w:rsidRPr="00D333AA">
        <w:lastRenderedPageBreak/>
        <w:t>environments, fleet managers can refine their operational strategies and optimize resource layouts in real-time (Faßbender et al., 2024). Building upon this, predictive analytics reshapes fleet performance by utilizing machine learning models to forecast future outcomes, such as anticipating mechanical failures before they occur. Implementing predictive analytics in fleet operations significantly reduces unplanned vehicle downtime and decreases maintenance costs, thereby enhancing strategic cost management and yielding a strong return on investment by eliminating recurring operational inefficiencies (Adekunle et. al, 2021).</w:t>
      </w:r>
    </w:p>
    <w:p ns2:paraId="4C744212" ns2:textId="33E75FEC" w:rsidR="00086780" w:rsidRPr="00D333AA" w:rsidRDefault="00012538" w:rsidP="00012538">
      <w:pPr>
        <w:spacing w:after="240"/>
      </w:pPr>
      <w:r w:rsidRPr="00D333AA">
        <w:t xml:space="preserve">In the Philippine context, the modernization of transport systems emphasizes the adoption of digital tools to manage severe traffic congestion and support the high-volume transit demands of rapidly expanding industrial zones. Modern local logistics increasingly rely on mobile and web applications to track routes, maintain sustainable traffic management, and bypass traditional operational challenges (Gumasing et al., 2023). The push for modernization is heavily supported by national frameworks that advocate industry consolidation and the digitalization of transport operations. Local assessments of this public transportation modernization reveal that the shift toward sustainable, technology-enabled fleet management directly supports the reliable, high-capacity schedules required by commuters and corporate clients alike (Zulueta et al., 2024). Bridging the gap between manual </w:t>
      </w:r>
      <w:r w:rsidRPr="00D333AA">
        <w:lastRenderedPageBreak/>
        <w:t>operations and digital infrastructure is therefore a fundamental necessity for enhancing operational standards and surviving in an increasingly competitive industrial landscape.</w:t>
      </w:r>
    </w:p>
    <w:p ns2:paraId="6327C20D" ns2:textId="33E75FEC" w:rsidR="00012538" w:rsidRPr="00D333AA" w:rsidRDefault="00012538" w:rsidP="00012538">
      <w:pPr>
        <w:pStyle w:val="Heading2"/>
        <w:numPr>
          <w:ilvl w:val="0"/>
          <w:numId w:val="0"/>
        </w:numPr>
        <w:jc w:val="both"/>
        <w:rPr>
          <w:szCs w:val="26"/>
        </w:rPr>
      </w:pPr>
      <w:bookmarkStart w:id="36" w:name="_Toc225273707"/>
      <w:bookmarkStart w:id="37" w:name="_Toc225776150"/>
      <w:bookmarkStart w:id="38" w:name="_Toc242911161"/>
      <w:r w:rsidRPr="00D333AA">
        <w:rPr>
          <w:szCs w:val="26"/>
        </w:rPr>
        <w:t>2.3 Related Studies</w:t>
      </w:r>
      <w:bookmarkEnd w:id="36"/>
      <w:bookmarkEnd w:id="37"/>
      <w:bookmarkEnd w:id="38"/>
    </w:p>
    <w:p ns2:paraId="074C558D" ns2:textId="77777777" w:rsidR="00012538" w:rsidRPr="00D333AA" w:rsidRDefault="00012538" w:rsidP="00012538">
      <w:pPr>
        <w:spacing w:after="240"/>
        <w:ind w:firstLine="720"/>
        <w:rPr>
          <w:color w:val="000000" w:themeColor="text1"/>
        </w:rPr>
      </w:pPr>
      <w:r w:rsidRPr="00D333AA">
        <w:rPr>
          <w:color w:val="000000" w:themeColor="text1"/>
        </w:rPr>
        <w:t xml:space="preserve">The review of related studies explores the fundamental concepts of transportation management inefficiencies, digital transformation in fleet operations, and data-driven performance analytics. A fleet management information system functions as a centralized digital database designed to streamline the internal dispatching, driver assignment, and maintenance scheduling of vehicles. By understanding how modern frameworks enhance supply chain efficiency, schedule adherence, and decision-making through analytics, the proponents can effectively tailor </w:t>
      </w:r>
      <w:r w:rsidRPr="00D333AA">
        <w:t>Shervice t</w:t>
      </w:r>
      <w:r w:rsidRPr="00D333AA">
        <w:rPr>
          <w:color w:val="000000" w:themeColor="text1"/>
        </w:rPr>
        <w:t>o resolve the specific operational challenges of local industrial transport.</w:t>
      </w:r>
    </w:p>
    <w:p ns2:paraId="167ABA1F" ns2:textId="77777777" w:rsidR="00012538" w:rsidRPr="00D333AA" w:rsidRDefault="00012538" w:rsidP="00012538">
      <w:pPr>
        <w:spacing w:after="240"/>
        <w:ind w:firstLine="720"/>
        <w:rPr>
          <w:color w:val="000000" w:themeColor="text1"/>
          <w:szCs w:val="26"/>
        </w:rPr>
      </w:pPr>
      <w:r w:rsidRPr="00D333AA">
        <w:rPr>
          <w:color w:val="000000" w:themeColor="text1"/>
          <w:szCs w:val="26"/>
        </w:rPr>
        <w:t xml:space="preserve">The transportation sector plays a vital role in global economic growth and the continuous operation of large-scale industrial zones. However, despite its potential, the sector continues to face significant inefficiencies caused by manual tracking, inconsistent scheduling, and a lack of real-time monitoring. The concept </w:t>
      </w:r>
      <w:r w:rsidRPr="00D333AA">
        <w:rPr>
          <w:color w:val="000000" w:themeColor="text1"/>
          <w:szCs w:val="26"/>
        </w:rPr>
        <w:lastRenderedPageBreak/>
        <w:t>of digital workflow automation involves transitioning manual data entry and physical record-keeping into a unified digital interface to reduce human error. Relying on physical logbooks and isolated spreadsheets creates fragmented supply chains where data is easily lost or misinterpreted. Companies that struggle with real-time vehicle status often suffer from downtime, which results in delayed service and transport, causing major issues in the business. Recent research indicates that a lack of centralized digital records leads to an average 15% increase in operational downtime due to the inability to respond to en-route disruptions and engine health warnings (Kaluvakuri &amp; Peta, 2024).</w:t>
      </w:r>
    </w:p>
    <w:p ns2:paraId="67CBFE9A" ns2:textId="690A1EE9" w:rsidR="00904043" w:rsidRPr="00D333AA" w:rsidRDefault="00012538" w:rsidP="004404FA">
      <w:pPr>
        <w:spacing w:after="240"/>
        <w:ind w:firstLine="720"/>
        <w:rPr>
          <w:color w:val="000000" w:themeColor="text1"/>
        </w:rPr>
      </w:pPr>
      <w:r w:rsidRPr="00D333AA">
        <w:rPr>
          <w:color w:val="000000" w:themeColor="text1"/>
        </w:rPr>
        <w:t xml:space="preserve">Furthermore, the ripple effects of these operational delays extend beyond the transport provider and directly affect the corporate clients they serve. In logistical studies, commuter well-being is a concept that highlights how inefficient transportation and extended, unpredictable commute durations can have severe negative impacts on employee health and productivity, directly causing increased sickness absence among corporate workers (Wang &amp; Li, 2021). Consequently, providing a reliable, dedicated shuttle service has been shown to be a critical factor in directly improving employee retention and maximizing the operational efficiency of the businesses they serve (Sumampong et al., 2026). To mitigate these workforce disruptions, transport providers must maintain strict operational transparency. </w:t>
      </w:r>
      <w:r w:rsidRPr="00D333AA">
        <w:rPr>
          <w:color w:val="000000" w:themeColor="text1"/>
        </w:rPr>
        <w:lastRenderedPageBreak/>
        <w:t>However, without centralized management systems, coordinators struggle to oversee multiple simultaneous vehicle dispatches, leading to inevitable routing errors and delayed shift arrivals. The concept of predictive analytics involves using historical data to forecast future outcomes. Integrating predictive analytics into centralized dispatch platforms has been shown to improve routing response rates and efficiency by over 20%, significantly reducing gridlock-related delays</w:t>
      </w:r>
      <w:r w:rsidR="006B2293" w:rsidRPr="00D333AA">
        <w:rPr>
          <w:color w:val="000000" w:themeColor="text1"/>
        </w:rPr>
        <w:t xml:space="preserve"> </w:t>
      </w:r>
      <w:r w:rsidRPr="00D333AA">
        <w:rPr>
          <w:color w:val="000000" w:themeColor="text1"/>
        </w:rPr>
        <w:t>(Gheorghe</w:t>
      </w:r>
      <w:r w:rsidR="004404FA" w:rsidRPr="00D333AA">
        <w:rPr>
          <w:color w:val="000000" w:themeColor="text1"/>
        </w:rPr>
        <w:t xml:space="preserve"> </w:t>
      </w:r>
      <w:r w:rsidRPr="00D333AA">
        <w:rPr>
          <w:color w:val="000000" w:themeColor="text1"/>
        </w:rPr>
        <w:t>&amp; Soica, 2025).</w:t>
      </w:r>
      <w:r w:rsidR="006B2293" w:rsidRPr="00D333AA">
        <w:rPr>
          <w:color w:val="000000" w:themeColor="text1"/>
        </w:rPr>
        <w:t xml:space="preserve"> </w:t>
      </w:r>
      <w:r w:rsidRPr="00D333AA">
        <w:rPr>
          <w:color w:val="000000" w:themeColor="text1"/>
        </w:rPr>
        <w:t>Digital transformation has emerged as a key driver of modernization in fleet and transportation management. Transitioning from legacy administrative methods to digital platforms allows transport companies to streamline their entire workflow and achieve higher operational visibility. The concept of Intelligent Transportation Systems involves the application of advanced information and communication technologies to transport infrastructure. The integration of Intelligent Transportation Systems and digital management platforms has proven effective in significantly shortening driving times, reducing empty driving distances, and improving overall passenger satisfaction (Zhai, 2024). By utilizing centralized dashboards, the respective OICs gain a comprehensive view of their fleet, enabling dynamic scheduling that adapts to real-time administrative constraints.</w:t>
      </w:r>
    </w:p>
    <w:p ns2:paraId="7D42FE11" ns2:textId="08E5827F" w:rsidR="00012538" w:rsidRPr="00D333AA" w:rsidRDefault="00012538" w:rsidP="00012538">
      <w:pPr>
        <w:spacing w:after="240"/>
        <w:ind w:firstLine="720"/>
        <w:rPr>
          <w:color w:val="000000" w:themeColor="text1"/>
        </w:rPr>
      </w:pPr>
      <w:r w:rsidRPr="00D333AA">
        <w:rPr>
          <w:color w:val="000000" w:themeColor="text1"/>
        </w:rPr>
        <w:lastRenderedPageBreak/>
        <w:t>Moreover, shifting from fixed, rigidly manual routes to technology-enabled, demand-responsive transportation ecosystems drastically improves transit sustainability and operational efficiency (Deka et al., 2023). Mobility management is a strategic framework that emphasizes replacing traditional administrative challenges with automated tracking tools to elevate service quality across large-scale transport networks (Litman, 2024). The global shift toward digitalized scheduling and centralized vehicle dispatching provides a reliable blueprint for overcoming legacy operational barriers, proving that digitization reduces overhead costs while maximizing fleet utilization. Studies by the International Transport Forum highlight that a 10% increase in average load utilization via digital asset-sharing and historical data integration can drastically reduce empty milage and operational overhead by 2025 (International Transport Forum, 2022). Integrating these robust digital frameworks minimizes human error, standardizes daily operations, and establishes a secure infrastructure for scalable enterprise logistics. Specifically, the concept of real-time data extraction and transform processes can reduce data latency by up to 85%, ensuring that human error in data entry does not cascade into logistical failures (Adenuga et al., 2024).</w:t>
      </w:r>
    </w:p>
    <w:p ns2:paraId="0E19C4F8" ns2:textId="77777777" w:rsidR="00012538" w:rsidRPr="00D333AA" w:rsidRDefault="00012538" w:rsidP="00012538">
      <w:pPr>
        <w:spacing w:after="240"/>
        <w:ind w:firstLine="720"/>
        <w:rPr>
          <w:color w:val="000000" w:themeColor="text1"/>
          <w:szCs w:val="26"/>
        </w:rPr>
      </w:pPr>
      <w:r w:rsidRPr="00D333AA">
        <w:rPr>
          <w:color w:val="000000" w:themeColor="text1"/>
          <w:szCs w:val="26"/>
        </w:rPr>
        <w:t>In the modern business landscape, operational analytics and data-driven frameworks have emerged as critical components of administrative decision-</w:t>
      </w:r>
      <w:r w:rsidRPr="00D333AA">
        <w:rPr>
          <w:color w:val="000000" w:themeColor="text1"/>
          <w:szCs w:val="26"/>
        </w:rPr>
        <w:lastRenderedPageBreak/>
        <w:t>making. Operational analytics refers to the process of using historical business data to improve efficiency and streamline everyday tasks. Rather than simply recording what happened, modern systems use accumulated data to understand why events occurred and what might happen next. Utilizing human resource and operational analytics for attendance patterns allows organizations to move beyond traditional manual tracking toward proactive workforce management, helping identify risk factors and significantly reduce absenteeism (Chandrika, 2025).</w:t>
      </w:r>
    </w:p>
    <w:p ns2:paraId="0DA61C10" ns2:textId="77777777" w:rsidR="00012538" w:rsidRPr="00D333AA" w:rsidRDefault="00012538" w:rsidP="00012538">
      <w:pPr>
        <w:spacing w:after="240"/>
        <w:ind w:firstLine="720"/>
        <w:rPr>
          <w:color w:val="000000" w:themeColor="text1"/>
        </w:rPr>
      </w:pPr>
      <w:r w:rsidRPr="00D333AA">
        <w:rPr>
          <w:color w:val="000000" w:themeColor="text1"/>
        </w:rPr>
        <w:t xml:space="preserve"> </w:t>
      </w:r>
      <w:r w:rsidRPr="00D333AA">
        <w:tab/>
      </w:r>
      <w:r w:rsidRPr="00D333AA">
        <w:rPr>
          <w:color w:val="000000" w:themeColor="text1"/>
        </w:rPr>
        <w:t xml:space="preserve">Embedding these analytics tools within a fleet management system empowers operators to anticipate driver shortages and closely monitor exact dispatch punctuality. By cross-referencing this data, management can address potential delays before they negatively impact the client's production schedule. Furthermore, systematically analyzing historical data on vehicle utilization and maintenance logs ensures that fleets operate at peak condition, automatically flagging upcoming servicing needs and preventing costly operational disruptions on the road. The concept of preventive maintenance scheduling involves tracking equipment usage through time intervals to perform upkeep before a failure occurs. Preventive maintenance programs powered by historical log analytics have been found to eliminate 70% of asset failures and reduce maintenance costs by up to 30% compared to traditional reactive scheduling (Chen et al., 2025). Within the context </w:t>
      </w:r>
      <w:r w:rsidRPr="00D333AA">
        <w:rPr>
          <w:color w:val="000000" w:themeColor="text1"/>
        </w:rPr>
        <w:lastRenderedPageBreak/>
        <w:t>of the business, these data-driven insights justify the transition from physical logbooks to a comprehensive analytics dashboard, bridging the gap between basic record-keeping and strategic business planning.</w:t>
      </w:r>
    </w:p>
    <w:p ns2:paraId="388F4D9B" ns2:textId="77777777" w:rsidR="00012538" w:rsidRPr="00D333AA" w:rsidRDefault="00012538" w:rsidP="00012538">
      <w:pPr>
        <w:spacing w:after="240"/>
        <w:ind w:firstLine="720"/>
        <w:rPr>
          <w:color w:val="000000" w:themeColor="text1"/>
          <w:szCs w:val="26"/>
        </w:rPr>
      </w:pPr>
      <w:r w:rsidRPr="00D333AA">
        <w:rPr>
          <w:color w:val="000000" w:themeColor="text1"/>
          <w:szCs w:val="26"/>
        </w:rPr>
        <w:t>In the Philippines, rapid urbanization and industrial growth present complex logistical challenges that threaten the sustainability and safety of local transportation systems. A high population density and the rapid expansion of massive industrial zones in regions like CALABARZON amplify the need for smart, data-driven city frameworks to manage severe traffic congestion and high-volume transit demands (Saloma, 2025). In Calaca City and the broader Batangas province, the technological development of public transportation logistics remains heavily reliant on understanding commuter motivations such as accessibility, safety, and consistent transit quality (Ilagan, 2025).</w:t>
      </w:r>
    </w:p>
    <w:p ns2:paraId="1EB04BDA" ns2:textId="77777777" w:rsidR="00904043" w:rsidRPr="00D333AA" w:rsidRDefault="00012538" w:rsidP="00012538">
      <w:pPr>
        <w:spacing w:after="240"/>
        <w:ind w:firstLine="720"/>
        <w:rPr>
          <w:color w:val="000000" w:themeColor="text1"/>
        </w:rPr>
      </w:pPr>
      <w:r w:rsidRPr="00D333AA">
        <w:rPr>
          <w:color w:val="000000" w:themeColor="text1"/>
        </w:rPr>
        <w:t xml:space="preserve">Because traditional public utility vehicles often cannot meet the synchronized, high-capacity shift schedules of massive economic zones, private shuttle services step in to fill the critical gap. Despite the absolute necessity for efficient mobility, many local transport operators still rely heavily on fragmented communication channels, standard messaging applications, and physical records, leading to disorganized daily operations. In local contexts, the integration of </w:t>
      </w:r>
      <w:r w:rsidRPr="00D333AA">
        <w:rPr>
          <w:color w:val="000000" w:themeColor="text1"/>
        </w:rPr>
        <w:lastRenderedPageBreak/>
        <w:t>intelligent transport modeling has been shown to resolve fragmented operations by replacing manual planning with data-driven frameworks, thereby significantly improving the operational efficiency and routing strategies of transport networks (Cueto et al., 2024). The persistent reliance on these manual dispatching methods severely restricts the capacity of private shuttle services to guarantee the strict punctuality required by multinational corporate clients. Local assessments of public transportation modernization in the Philippines reveal that relying on traditional, manual dispatching inevitably leads to severe service inefficiencies, whereas the shift toward technology-enabled fleet management directly supports the reliable, high-capacity schedules required by modern industrial environments (Zulueta et al., 2024). Upgrading these localized transport networks to centralized digital platforms is therefore critical not only for improving service delivery but for surviving in an increasingly competitive industrial landscape. Recent studies on Philippine urban mobility emphasize that bridging the gap between manual operations and digital infrastructure is a fundamental game-changer for enhancing operational standards and ensuring the strict transit reliability required by commuters and corporate clients alike (Ching &amp; Chian, 2024).</w:t>
      </w:r>
    </w:p>
    <w:p ns2:paraId="6CA10B32" ns2:textId="6B4E61EE" w:rsidR="00012538" w:rsidRPr="00D333AA" w:rsidRDefault="00012538" w:rsidP="00012538">
      <w:pPr>
        <w:spacing w:after="240"/>
        <w:ind w:firstLine="720"/>
        <w:rPr>
          <w:color w:val="000000" w:themeColor="text1"/>
        </w:rPr>
      </w:pPr>
      <w:r w:rsidRPr="00D333AA">
        <w:rPr>
          <w:color w:val="000000" w:themeColor="text1"/>
        </w:rPr>
        <w:t xml:space="preserve">To address these nationwide challenges, several local studies advocate for the direct implementation of digital transport frameworks tailored to the Philippine </w:t>
      </w:r>
      <w:r w:rsidRPr="00D333AA">
        <w:rPr>
          <w:color w:val="000000" w:themeColor="text1"/>
        </w:rPr>
        <w:lastRenderedPageBreak/>
        <w:t>setting. Research into the Quezon City bus service demonstrated that factors including safety, comfort, and, most importantly, strict schedule reliability are the primary drivers of user satisfaction in dedicated shuttle services (Sy &amp; Regidor, 2024). Translating this strict requirement for reliability to private utility vehicles, studies have shown that replacing manual terminal processes with digital solutions such as centralized tracking platforms profoundly enhances operational efficiency and addresses chronic issues like inconsistent scheduling and long wait times (Detera &amp; Hanbal, 2024).</w:t>
      </w:r>
    </w:p>
    <w:p ns2:paraId="7D8A6CA6" ns2:textId="31C977DD" w:rsidR="005F2C6B" w:rsidRPr="00D333AA" w:rsidRDefault="00012538" w:rsidP="00012538">
      <w:pPr>
        <w:spacing w:after="240"/>
        <w:ind w:firstLine="720"/>
        <w:rPr>
          <w:color w:val="000000" w:themeColor="text1"/>
        </w:rPr>
      </w:pPr>
      <w:r w:rsidRPr="00D333AA">
        <w:rPr>
          <w:color w:val="000000" w:themeColor="text1"/>
        </w:rPr>
        <w:t xml:space="preserve">The successful integration of local digital dispatching systems further validates that automating attendance and route assignment dramatically reduces the administrative overhead burdening transport staff. </w:t>
      </w:r>
      <w:r w:rsidRPr="00D333AA">
        <w:rPr>
          <w:szCs w:val="26"/>
        </w:rPr>
        <w:t xml:space="preserve">Time and attendance tracking is an administrative concept that monitors employee punctuality to ensure operational reliability </w:t>
      </w:r>
      <w:r w:rsidR="629141E4" w:rsidRPr="00D333AA">
        <w:rPr>
          <w:szCs w:val="26"/>
        </w:rPr>
        <w:t>while simultaneously providing the verified data required for performance-based compensation.</w:t>
      </w:r>
      <w:r w:rsidRPr="00D333AA">
        <w:rPr>
          <w:szCs w:val="26"/>
        </w:rPr>
        <w:t xml:space="preserve"> For instance, the transition to digital attendance monitoring in Philippine institutions has proven that digitizing time-in and time-out records significantly reduces manual workload</w:t>
      </w:r>
      <w:r w:rsidR="629141E4" w:rsidRPr="00D333AA">
        <w:rPr>
          <w:szCs w:val="26"/>
        </w:rPr>
        <w:t xml:space="preserve">, </w:t>
      </w:r>
      <w:r w:rsidRPr="00D333AA">
        <w:rPr>
          <w:szCs w:val="26"/>
        </w:rPr>
        <w:t>increases data accuracy</w:t>
      </w:r>
      <w:r w:rsidR="629141E4" w:rsidRPr="00D333AA">
        <w:rPr>
          <w:szCs w:val="26"/>
        </w:rPr>
        <w:t>, and streamlines weekly payroll summaries (Reynoso et al.,</w:t>
      </w:r>
      <w:r w:rsidRPr="00D333AA">
        <w:rPr>
          <w:szCs w:val="26"/>
        </w:rPr>
        <w:t xml:space="preserve"> 2025).</w:t>
      </w:r>
      <w:r w:rsidRPr="00D333AA">
        <w:rPr>
          <w:color w:val="000000" w:themeColor="text1"/>
        </w:rPr>
        <w:t xml:space="preserve"> Furthermore, providing an integrated platform that respects the specific operational constraints of Philippine logistics enables local operators to scale their businesses efficiently </w:t>
      </w:r>
      <w:r w:rsidRPr="00D333AA">
        <w:rPr>
          <w:color w:val="000000" w:themeColor="text1"/>
        </w:rPr>
        <w:lastRenderedPageBreak/>
        <w:t>without overwhelming their workforce. The Bangko Sentral ng Pilipinas reports that the integration of digital database systems in local industries can optimize costs and improve workflow by automating routine administrative tasks (Caynila &amp; Centeno, 2025). A proposed system tailored for GT LANTIN directly responds to these local inefficiencies by offering a centralized ecosystem where staff can seamlessly monitor shuttle assignments and leverage historical data to support informed, long-term business decisions, as national transport roadmaps confirm that integrating automated dispatching systems and digital management technologies drastically improves operational logistics and resource optimization across the country (DOST-PCIEERD, 2022).</w:t>
      </w:r>
    </w:p>
    <w:p ns2:paraId="61302C8D" ns2:textId="77777777" w:rsidR="00012538" w:rsidRPr="00D333AA" w:rsidRDefault="00012538" w:rsidP="00012538">
      <w:pPr>
        <w:pStyle w:val="Heading2"/>
        <w:numPr>
          <w:ilvl w:val="0"/>
          <w:numId w:val="0"/>
        </w:numPr>
        <w:jc w:val="both"/>
        <w:rPr>
          <w:szCs w:val="26"/>
        </w:rPr>
      </w:pPr>
      <w:bookmarkStart w:id="39" w:name="_Toc225273708"/>
      <w:bookmarkStart w:id="40" w:name="_Toc225776151"/>
      <w:bookmarkStart w:id="41" w:name="_Toc242911162"/>
      <w:r w:rsidRPr="00D333AA">
        <w:rPr>
          <w:szCs w:val="26"/>
        </w:rPr>
        <w:t>2.4 Related Systems</w:t>
      </w:r>
      <w:bookmarkEnd w:id="39"/>
      <w:bookmarkEnd w:id="40"/>
      <w:bookmarkEnd w:id="41"/>
    </w:p>
    <w:p ns2:paraId="102A0826" ns2:textId="77777777" w:rsidR="00012538" w:rsidRPr="00D333AA" w:rsidRDefault="00012538" w:rsidP="00012538">
      <w:pPr>
        <w:spacing w:after="240"/>
      </w:pPr>
      <w:r w:rsidRPr="00D333AA">
        <w:t>This section reviews actual working systems documented in published academic literature. These systems represent fully developed, deployed software architectures that have successfully fixed operational challenges in transportation, fleet, and attendance management. By analyzing how these systems were developed and implemented, the proponents can establish a verifiable, industry-standard benchmark for the proposed project.</w:t>
      </w:r>
    </w:p>
    <w:p ns2:paraId="37875500" ns2:textId="4549BD2A" w:rsidR="00012538" w:rsidRPr="00D333AA" w:rsidRDefault="00012538" w:rsidP="00012538">
      <w:pPr>
        <w:spacing w:after="240"/>
        <w:rPr>
          <w:szCs w:val="26"/>
        </w:rPr>
      </w:pPr>
      <w:r w:rsidRPr="00D333AA">
        <w:rPr>
          <w:szCs w:val="26"/>
        </w:rPr>
        <w:lastRenderedPageBreak/>
        <w:t xml:space="preserve">A working system that fixed the problem of uncoordinated manual vehicle recording is the Web-Based Fleet Management Information System developed by Fathorrahman and Widianto (2024) for PT Bagus Amelia Jaya. The </w:t>
      </w:r>
      <w:r w:rsidR="00B141E8" w:rsidRPr="00D333AA">
        <w:rPr>
          <w:szCs w:val="26"/>
        </w:rPr>
        <w:t>developers</w:t>
      </w:r>
      <w:r w:rsidRPr="00D333AA">
        <w:rPr>
          <w:szCs w:val="26"/>
        </w:rPr>
        <w:t xml:space="preserve"> built a web application using a User-Centered Design approach to completely replace manual logbooks. This working system features dedicated modules for fleet data, service schedules, and operational expenses, proving that transitioning to a centralized digital dashboard eliminates data loss and streamlines daily fleet monitoring.</w:t>
      </w:r>
    </w:p>
    <w:p ns2:paraId="5DD4A782" ns2:textId="77777777" w:rsidR="00012538" w:rsidRPr="00D333AA" w:rsidRDefault="00012538" w:rsidP="00012538">
      <w:pPr>
        <w:spacing w:after="240"/>
        <w:rPr>
          <w:szCs w:val="26"/>
        </w:rPr>
      </w:pPr>
      <w:r w:rsidRPr="00D333AA">
        <w:rPr>
          <w:szCs w:val="26"/>
        </w:rPr>
        <w:t>Addressing the inefficiencies of paper-based shuttle logs, Lim and Tan (2024) developed the Campus Shuttle Tracking and Management System. This actual working system fixed the issue of disorganized passenger loading by replacing manual paper attendance with a digital application. The developers created an administrator website that centralized route management and student shuttle bookings, allowing management to seamlessly oversee dispatch operations without relying on complex, hardware-heavy infrastructure.</w:t>
      </w:r>
    </w:p>
    <w:p ns2:paraId="422AFD25" ns2:textId="77777777" w:rsidR="00012538" w:rsidRPr="00D333AA" w:rsidRDefault="00012538" w:rsidP="00012538">
      <w:pPr>
        <w:spacing w:after="240"/>
        <w:rPr>
          <w:szCs w:val="26"/>
        </w:rPr>
      </w:pPr>
      <w:r w:rsidRPr="00D333AA">
        <w:rPr>
          <w:szCs w:val="26"/>
        </w:rPr>
        <w:t xml:space="preserve">In the context of localized operational control, Mac et al. (2024) deployed a Centralized Fleet Management System for Healthcare Environments. This actual working system fixed the problem of uncoordinated medical transport by </w:t>
      </w:r>
      <w:r w:rsidRPr="00D333AA">
        <w:rPr>
          <w:szCs w:val="26"/>
        </w:rPr>
        <w:lastRenderedPageBreak/>
        <w:t>establishing a web-based Application Programming Interface and a centralized database. By using this digital hub to allocate tasks to a fleet of mobile robots, the developers proved that a centralized control architecture successfully optimizes task allocation and ensures strict schedule adherence.</w:t>
      </w:r>
    </w:p>
    <w:p ns2:paraId="063E42E5" ns2:textId="48DD157F" w:rsidR="00012538" w:rsidRPr="00D333AA" w:rsidRDefault="00012538" w:rsidP="00012538">
      <w:pPr>
        <w:spacing w:after="240"/>
        <w:rPr>
          <w:szCs w:val="26"/>
        </w:rPr>
      </w:pPr>
      <w:r w:rsidRPr="00D333AA">
        <w:rPr>
          <w:szCs w:val="26"/>
        </w:rPr>
        <w:t xml:space="preserve">To address the time-consuming nature of manual roll calls, Das and Sharma (2025) developed the Web-Based Student Attendance Monitoring System. This actual working system operates as a centralized web application where teachers electronically record attendance instead of using physical sheets. The system securely stores all time-in and time-out data in a </w:t>
      </w:r>
      <w:r w:rsidR="00631F7F" w:rsidRPr="00D333AA">
        <w:rPr>
          <w:szCs w:val="26"/>
        </w:rPr>
        <w:t>PostgreSQL</w:t>
      </w:r>
      <w:r w:rsidRPr="00D333AA">
        <w:rPr>
          <w:szCs w:val="26"/>
        </w:rPr>
        <w:t xml:space="preserve"> database, providing administrators with real-time access to attendance records and fixing the chronic problem of human error in manual data entry.</w:t>
      </w:r>
    </w:p>
    <w:p ns2:paraId="1D99057D" ns2:textId="77777777" w:rsidR="00012538" w:rsidRPr="00D333AA" w:rsidRDefault="00012538" w:rsidP="00012538">
      <w:pPr>
        <w:spacing w:after="240"/>
        <w:rPr>
          <w:szCs w:val="26"/>
        </w:rPr>
      </w:pPr>
      <w:r w:rsidRPr="00D333AA">
        <w:rPr>
          <w:szCs w:val="26"/>
        </w:rPr>
        <w:t>Finally, Biswas et al. (2022) engineered an IoT-Based Vehicle Tracking System for Khulna University. This actual working system fixed the problem of disconnected university shuttles by establishing a centralized web server that receives operational data from the fleet. While the proposed GT LANTIN system delimits live GPS tracking in favor of manual status updates, this published system’s web-based administrative dashboard serves as an excellent architectural blueprint for displaying consolidated fleet statuses to management.</w:t>
      </w:r>
    </w:p>
    <w:p ns2:paraId="12744C07" ns2:textId="77777777" w:rsidR="00012538" w:rsidRPr="00D333AA" w:rsidRDefault="00012538" w:rsidP="00012538">
      <w:pPr>
        <w:spacing w:after="240"/>
        <w:rPr>
          <w:szCs w:val="26"/>
        </w:rPr>
      </w:pPr>
      <w:r w:rsidRPr="00D333AA">
        <w:rPr>
          <w:szCs w:val="26"/>
        </w:rPr>
        <w:lastRenderedPageBreak/>
        <w:t>An actual working system that fixed the problem of unverified employee time-ins in the Philippines is DIGIATT: A Digital Attendance and Accomplishment Report Monitoring System (Amora et al., 2021). The system replaced fragmented Google Forms and paper submissions with a unified web and mobile application. This working system automatically compiles daily time records and accomplishment reports directly for supervisors, demonstrating how a digital platform effectively monitors employee compliance without the need for complex payroll integrations.</w:t>
      </w:r>
    </w:p>
    <w:p ns2:paraId="12956430" ns2:textId="77777777" w:rsidR="00012538" w:rsidRPr="00D333AA" w:rsidRDefault="00012538" w:rsidP="00012538">
      <w:pPr>
        <w:spacing w:after="240"/>
        <w:rPr>
          <w:szCs w:val="26"/>
        </w:rPr>
      </w:pPr>
      <w:r w:rsidRPr="00D333AA">
        <w:rPr>
          <w:szCs w:val="26"/>
        </w:rPr>
        <w:t>Addressing the inefficiency of manual paper-based attendance in local private colleges, Acasamoso et al. (2025) developed an RFID-Based Attendance Monitoring System with Data Analytics. This actual working system fixed the administrative burden of manual logging by automatically recording a student's time-in and time-out directly into a centralized database upon scanning an ID card. This framework proves that digitizing attendance significantly reduces the workload on staff and ensures high data accuracy.</w:t>
      </w:r>
    </w:p>
    <w:p ns2:paraId="08314F65" ns2:textId="77777777" w:rsidR="00012538" w:rsidRPr="00D333AA" w:rsidRDefault="00012538" w:rsidP="00012538">
      <w:pPr>
        <w:spacing w:after="240"/>
      </w:pPr>
      <w:r w:rsidRPr="00D333AA">
        <w:t xml:space="preserve">To resolve the issue of manual timesheets and time theft in local government units, Santos and Reyes (2024) deployed E-BIODEV: A Systematized Barangay Attendance Monitoring System. This actual working system fixed outdated </w:t>
      </w:r>
      <w:r w:rsidRPr="00D333AA">
        <w:lastRenderedPageBreak/>
        <w:t>administrative practices by utilizing a web-based database to capture daily time records. The system automatically generates compliance logs based on exact arrival and departure times, providing a highly reliable architectural reference for the attendance module of the proposed Shervice system.</w:t>
      </w:r>
    </w:p>
    <w:p ns2:paraId="66BF93E1" ns2:textId="77777777" w:rsidR="00012538" w:rsidRPr="00D333AA" w:rsidRDefault="00012538" w:rsidP="00012538">
      <w:pPr>
        <w:spacing w:after="240"/>
        <w:rPr>
          <w:szCs w:val="26"/>
        </w:rPr>
      </w:pPr>
      <w:r w:rsidRPr="00D333AA">
        <w:rPr>
          <w:szCs w:val="26"/>
        </w:rPr>
        <w:t>Focusing on the modernization of vehicle logs, Cabrera and Magsino (2025) engineered a Parking Occupant Management System Using QR Code Solutions. Deployed in General Santos City, this actual working system fixed the inefficiencies and security risks of manual vehicle cataloging. The developers utilized AES-encrypted QR codes to securely log vehicle entries and exits via a digital dashboard, streamlining local parking operations and completely replacing traditional pen-and-paper vehicle recording.</w:t>
      </w:r>
    </w:p>
    <w:p ns2:paraId="31E62500" ns2:textId="05987510" w:rsidR="00012538" w:rsidRPr="00D333AA" w:rsidRDefault="00012538" w:rsidP="00012538">
      <w:pPr>
        <w:spacing w:after="240"/>
        <w:rPr>
          <w:szCs w:val="26"/>
        </w:rPr>
      </w:pPr>
      <w:r w:rsidRPr="00D333AA">
        <w:rPr>
          <w:szCs w:val="26"/>
        </w:rPr>
        <w:t>Finally, Juliano et al. (2025) developed an Automated Vehicle Access Control System at President Ramon Magsaysay State University in Zambales. This actual working system fixed the problem of manual vehicle logging at campus entry points by leveraging computer vision to log vehicle license plates directly into a database. The successful implementation of this system proves that automating the vehicle logging process drastically reduces human error and establishes a secure, reliable repository for administrative oversight.</w:t>
      </w:r>
    </w:p>
    <w:p ns2:paraId="65264E6F" ns2:textId="77777777" w:rsidR="00012538" w:rsidRPr="00D333AA" w:rsidRDefault="00012538" w:rsidP="00012538">
      <w:pPr>
        <w:pStyle w:val="Heading2"/>
        <w:numPr>
          <w:ilvl w:val="0"/>
          <w:numId w:val="0"/>
        </w:numPr>
        <w:jc w:val="both"/>
        <w:rPr>
          <w:szCs w:val="26"/>
        </w:rPr>
      </w:pPr>
      <w:bookmarkStart w:id="42" w:name="_Toc225273709"/>
      <w:bookmarkStart w:id="43" w:name="_Toc225776152"/>
      <w:bookmarkStart w:id="44" w:name="_Toc242911163"/>
      <w:r w:rsidRPr="00D333AA">
        <w:rPr>
          <w:szCs w:val="26"/>
        </w:rPr>
        <w:lastRenderedPageBreak/>
        <w:t>2.5 Synthesis</w:t>
      </w:r>
      <w:bookmarkEnd w:id="42"/>
      <w:bookmarkEnd w:id="43"/>
      <w:bookmarkEnd w:id="44"/>
    </w:p>
    <w:p ns2:paraId="099BE593" ns2:textId="77777777" w:rsidR="00012538" w:rsidRPr="00D333AA" w:rsidRDefault="00012538" w:rsidP="00012538">
      <w:pPr>
        <w:spacing w:after="240"/>
        <w:rPr>
          <w:szCs w:val="26"/>
        </w:rPr>
      </w:pPr>
      <w:r w:rsidRPr="00D333AA">
        <w:rPr>
          <w:szCs w:val="26"/>
        </w:rPr>
        <w:t>The integration of these technologies, along with findings from existing literature, creates a practical framework designed to solve the everyday operational headaches found in traditional shuttle and rental systems. A major gap in current logistics is the heavy reliance on scattered, manual record-keeping. This often leads to delayed information, heavy administrative workloads, and a significant increase in downtime because there is no coordinated way to handle sudden disruptions (Kaluvakuri and Peta, 2024). By using an Agile development approach, the Shervice system stays flexible. This allows the platform to adapt to the fast-paced environment at GT Lantin, where features can be improved based on actual feedback from the drivers and staff using the system every day.</w:t>
      </w:r>
    </w:p>
    <w:p ns2:paraId="789CB289" ns2:textId="22E89469" w:rsidR="00E303CD" w:rsidRPr="00D333AA" w:rsidRDefault="00997F5C" w:rsidP="00E303CD">
      <w:pPr>
        <w:spacing w:after="240"/>
        <w:rPr>
          <w:lang w:val="en-PH"/>
        </w:rPr>
      </w:pPr>
      <w:r>
        <w:rPr>
          <w:lang w:val="en-PH"/>
        </w:rPr>
        <w:t>The developers implemented a multi-component architecture to balance operational reliability with data-driven insights. The application services handle operational tasks such as attendance tracking, while the Python Flask environment supports K-Nearest Neighbors classification, Multiple Linear Regression forecasting, and K-Means clustering. Together, these components convert operational records into actionable fleet-management insights (James et al., 2021).</w:t>
      </w:r>
    </w:p>
    <w:p ns2:paraId="2F412D56" ns2:textId="734D81EA" w:rsidR="00E303CD" w:rsidRPr="00D333AA" w:rsidRDefault="00E303CD" w:rsidP="00012538">
      <w:pPr>
        <w:spacing w:after="240"/>
      </w:pPr>
      <w:r w:rsidRPr="00D333AA">
        <w:rPr>
          <w:szCs w:val="26"/>
          <w:lang w:val="en-PH"/>
        </w:rPr>
        <w:lastRenderedPageBreak/>
        <w:t xml:space="preserve">On the user side, </w:t>
      </w:r>
      <w:r w:rsidR="6BCDBC2C" w:rsidRPr="00D333AA">
        <w:rPr>
          <w:szCs w:val="26"/>
          <w:lang w:val="en-PH"/>
        </w:rPr>
        <w:t>the Flutter-based frontend</w:t>
      </w:r>
      <w:r w:rsidR="7C540C23" w:rsidRPr="00D333AA">
        <w:rPr>
          <w:szCs w:val="26"/>
          <w:lang w:val="en-PH"/>
        </w:rPr>
        <w:t xml:space="preserve"> facilitates</w:t>
      </w:r>
      <w:r w:rsidRPr="00D333AA">
        <w:rPr>
          <w:szCs w:val="26"/>
          <w:lang w:val="en-PH"/>
        </w:rPr>
        <w:t xml:space="preserve"> fast, accurate data entry for </w:t>
      </w:r>
      <w:r w:rsidR="6BCDBC2C" w:rsidRPr="00D333AA">
        <w:rPr>
          <w:szCs w:val="26"/>
          <w:lang w:val="en-PH"/>
        </w:rPr>
        <w:t>the administrative staff</w:t>
      </w:r>
      <w:r w:rsidRPr="00D333AA">
        <w:rPr>
          <w:szCs w:val="26"/>
          <w:lang w:val="en-PH"/>
        </w:rPr>
        <w:t xml:space="preserve">, effectively eliminating traditional paperwork </w:t>
      </w:r>
      <w:r w:rsidR="6BCDBC2C" w:rsidRPr="00D333AA">
        <w:rPr>
          <w:szCs w:val="26"/>
          <w:lang w:val="en-PH"/>
        </w:rPr>
        <w:t xml:space="preserve">and the reliance on scattered physical whiteboards </w:t>
      </w:r>
      <w:r w:rsidRPr="00D333AA">
        <w:rPr>
          <w:szCs w:val="26"/>
          <w:lang w:val="en-PH"/>
        </w:rPr>
        <w:t xml:space="preserve">(Zhai, 2024). </w:t>
      </w:r>
      <w:r w:rsidR="6BCDBC2C" w:rsidRPr="00D333AA">
        <w:rPr>
          <w:szCs w:val="26"/>
          <w:lang w:val="en-PH"/>
        </w:rPr>
        <w:t>Operational updates and manual field reports submitted by drivers</w:t>
      </w:r>
      <w:r w:rsidRPr="00D333AA">
        <w:rPr>
          <w:szCs w:val="26"/>
          <w:lang w:val="en-PH"/>
        </w:rPr>
        <w:t xml:space="preserve"> are immediately </w:t>
      </w:r>
      <w:r w:rsidR="6BCDBC2C" w:rsidRPr="00D333AA">
        <w:rPr>
          <w:szCs w:val="26"/>
          <w:lang w:val="en-PH"/>
        </w:rPr>
        <w:t>encoded by staff into</w:t>
      </w:r>
      <w:r w:rsidRPr="00D333AA">
        <w:rPr>
          <w:szCs w:val="26"/>
          <w:lang w:val="en-PH"/>
        </w:rPr>
        <w:t xml:space="preserve"> </w:t>
      </w:r>
      <w:r w:rsidR="00D2572E" w:rsidRPr="00D333AA">
        <w:rPr>
          <w:szCs w:val="26"/>
          <w:lang w:val="en-PH"/>
        </w:rPr>
        <w:t>PostgreSQL</w:t>
      </w:r>
      <w:r w:rsidRPr="00D333AA">
        <w:rPr>
          <w:szCs w:val="26"/>
          <w:lang w:val="en-PH"/>
        </w:rPr>
        <w:t xml:space="preserve"> and reflected on the Admin Dashboard in real-time.</w:t>
      </w:r>
      <w:r w:rsidRPr="00D333AA">
        <w:rPr>
          <w:lang w:val="en-PH"/>
        </w:rPr>
        <w:t xml:space="preserve"> This alignment replaces outdated logbooks with a modern, professional tool for quick decision-making. Ultimately, this transforms raw logs into actionable intelligence, helping GT Lantin modernize its transport operations in the Philippines (Zulueta et al., 2024). </w:t>
      </w:r>
      <w:r w:rsidR="00EE7B0B" w:rsidRPr="00D333AA">
        <w:t>By ensuring seamless interoperability between these frameworks, the platform establishes a scalable digital infrastructure capable of optimizing fleet performance while maintaining the highest standards of data integrity and system availability. Additionally, this robust technical framework allows for future expansions, ensuring the system can adapt to evolving logistical demands while providing consistent, high-performance monitoring</w:t>
      </w:r>
      <w:r w:rsidR="00AE138B" w:rsidRPr="00D333AA">
        <w:t>.</w:t>
      </w:r>
    </w:p>
    <w:p ns2:paraId="0BC53418" ns2:textId="6651FB0C" w:rsidR="00012538" w:rsidRPr="00D333AA" w:rsidRDefault="00012538" w:rsidP="6BCDBC2C">
      <w:pPr>
        <w:pStyle w:val="Heading2"/>
        <w:keepNext/>
        <w:widowControl w:val="0"/>
        <w:numPr>
          <w:ilvl w:val="0"/>
          <w:numId w:val="0"/>
        </w:numPr>
        <w:spacing w:before="0"/>
      </w:pPr>
      <w:bookmarkStart w:id="45" w:name="_Toc225273710"/>
      <w:bookmarkStart w:id="46" w:name="_Toc225776153"/>
      <w:bookmarkStart w:id="47" w:name="_Toc242911164"/>
      <w:r w:rsidRPr="00D333AA">
        <w:t>2.6 Conceptual Framework</w:t>
      </w:r>
      <w:bookmarkEnd w:id="45"/>
      <w:bookmarkEnd w:id="46"/>
      <w:bookmarkEnd w:id="47"/>
    </w:p>
    <w:p ns2:paraId="013556BE" ns2:textId="4D7A92B2" w:rsidR="00AC7AAB" w:rsidRPr="00D333AA" w:rsidRDefault="00966335" w:rsidP="6BCDBC2C">
      <w:pPr>
        <w:keepNext/>
        <w:widowControl w:val="0"/>
        <w:spacing w:before="0"/>
      </w:pPr>
      <w:r>
        <w:rPr>
          <w:noProof/>
        </w:rPr>
        <w:t xml:space="preserve">The conceptual framework of this study utilizes the Input-Process-Output (IPO) model to illustrate the systematic flow of data within the streamlined, two-tier Shervice platform. This model outlines how raw operational inputs, exclusively </w:t>
      </w:r>
      <w:r>
        <w:rPr>
          <w:noProof/>
        </w:rPr>
        <w:lastRenderedPageBreak/>
        <w:t>managed and encoded by the internal Administrator and Staff, are systematically transformed through rigorous data preparation, machine learning algorithms, and API integrations. By mapping this architecture, the framework demonstrates how the system processes daily logistical data into actionable business intelligence, ultimately providing management with the visualizations and predictive reports necessary to optimize fleet operations. Figure 2-1 presents the specific components of the input, process, and output phases.</w:t>
      </w:r>
    </w:p>
    <w:p ns2:paraId="49704352" ns2:textId="69587B0C" w:rsidR="004F7A26" w:rsidRPr="00D333AA" w:rsidRDefault="00765317" w:rsidP="6BCDBC2C">
      <w:pPr>
        <w:keepNext/>
        <w:widowControl w:val="0"/>
        <w:spacing w:before="0"/>
      </w:pPr>
      <w:r>
        <w:rPr>
          <w:noProof/>
        </w:rPr>
        <w:drawing>
          <ns3:anchor distT="0" distB="0" distL="114300" distR="114300" simplePos="0" relativeHeight="251658314" behindDoc="0" locked="0" layoutInCell="1" allowOverlap="1" ns4:anchorId="1353D34D" ns4:editId="42C9EC01">
            <ns3:simplePos x="0" y="0"/>
            <ns3:positionH relativeFrom="margin">
              <ns3:align>right</ns3:align>
            </ns3:positionH>
            <ns3:positionV relativeFrom="paragraph">
              <ns3:posOffset>375920</ns3:posOffset>
            </ns3:positionV>
            <ns3:extent cx="5486400" cy="2585720"/>
            <ns3:effectExtent l="0" t="0" r="0" b="5080"/>
            <ns3:wrapTopAndBottom/>
            <ns3:docPr id="1306658448" name="Picture 54"/>
            <ns3:cNvGraphicFramePr>
              <ns5:graphicFrameLocks noChangeAspect="1"/>
            </ns3:cNvGraphicFramePr>
            <ns5:graphic>
              <ns5:graphicData uri="http://schemas.openxmlformats.org/drawingml/2006/picture">
                <ns6:pic>
                  <ns6:nvPicPr>
                    <ns6:cNvPr id="0" name="Picture 7"/>
                    <ns6:cNvPicPr>
                      <ns5:picLocks noChangeAspect="1" noChangeArrowheads="1"/>
                    </ns6:cNvPicPr>
                  </ns6:nvPicPr>
                  <ns6:blipFill>
                    <ns5:blip ns7:embed="rId13" cstate="print">
                      <ns5:extLst>
                        <ns5:ext uri="{28A0092B-C50C-407E-A947-70E740481C1C}">
                          <ns8:useLocalDpi val="0"/>
                        </ns5:ext>
                      </ns5:extLst>
                    </ns5:blip>
                    <ns5:srcRect/>
                    <ns5:stretch>
                      <ns5:fillRect/>
                    </ns5:stretch>
                  </ns6:blipFill>
                  <ns6:spPr bwMode="auto">
                    <ns5:xfrm>
                      <ns5:off x="0" y="0"/>
                      <ns5:ext cx="5486400" cy="2585720"/>
                    </ns5:xfrm>
                    <ns5:prstGeom prst="rect">
                      <ns5:avLst/>
                    </ns5:prstGeom>
                    <ns5:noFill/>
                    <ns5:ln>
                      <ns5:noFill/>
                    </ns5:ln>
                  </ns6:spPr>
                </ns6:pic>
              </ns5:graphicData>
            </ns5:graphic>
          </ns3:anchor>
        </w:drawing>
      </w:r>
      <w:r w:rsidR="00A427D4" w:rsidRPr="00D333AA">
        <w:rPr>
          <w:noProof/>
        </w:rPr>
        <ns1:AlternateContent>
          <ns1:Choice Requires="wps">
            <w:drawing>
              <ns3:anchor distT="0" distB="0" distL="114300" distR="114300" simplePos="0" relativeHeight="251655680" behindDoc="1" locked="0" layoutInCell="1" allowOverlap="1" ns4:anchorId="44E65E70" ns4:editId="110759D2">
                <ns3:simplePos x="0" y="0"/>
                <ns3:positionH relativeFrom="page">
                  <ns3:align>center</ns3:align>
                </ns3:positionH>
                <ns3:positionV relativeFrom="page">
                  <ns3:posOffset>7564755</ns3:posOffset>
                </ns3:positionV>
                <ns3:extent cx="5486400" cy="502920"/>
                <ns3:effectExtent l="0" t="0" r="0" b="0"/>
                <ns3:wrapNone/>
                <ns3:docPr id="667124089" name="Text Box 1"/>
                <ns3:cNvGraphicFramePr/>
                <ns5:graphic>
                  <ns5:graphicData uri="http://schemas.microsoft.com/office/word/2010/wordprocessingShape">
                    <ns9:wsp>
                      <ns9:cNvSpPr txBox="1"/>
                      <ns9:spPr>
                        <ns5:xfrm>
                          <ns5:off x="0" y="0"/>
                          <ns5:ext cx="5486400" cy="502920"/>
                        </ns5:xfrm>
                        <ns5:prstGeom prst="rect">
                          <ns5:avLst/>
                        </ns5:prstGeom>
                        <ns5:solidFill>
                          <ns5:prstClr val="white"/>
                        </ns5:solidFill>
                        <ns5:ln>
                          <ns5:noFill/>
                        </ns5:ln>
                      </ns9:spPr>
                      <ns9:txbx>
                        <w:txbxContent>
                          <w:p ns2:paraId="7840F45F" ns2:textId="77777777" w:rsidR="00C459AE" w:rsidRPr="006B1B1F" w:rsidRDefault="00C459AE" w:rsidP="00C459AE">
                            <w:pPr>
                              <w:pStyle w:val="Caption"/>
                              <w:jc w:val="center"/>
                              <w:rPr>
                                <w:noProof/>
                                <w:sz w:val="26"/>
                              </w:rPr>
                            </w:pPr>
                            <w:r>
                              <w:t xml:space="preserve">Figure </w:t>
                            </w:r>
                            <w:fldSimple w:instr=" STYLEREF 1 \s ">
                              <w:r w:rsidR="0045305A">
                                <w:rPr>
                                  <w:noProof/>
                                </w:rPr>
                                <w:t>2</w:t>
                              </w:r>
                            </w:fldSimple>
                            <w:r w:rsidR="0045305A">
                              <w:noBreakHyphen/>
                            </w:r>
                            <w:fldSimple w:instr=" SEQ Figure \* ARABIC \s 1 ">
                              <w:r w:rsidR="0045305A">
                                <w:rPr>
                                  <w:noProof/>
                                </w:rPr>
                                <w:t>1</w:t>
                              </w:r>
                            </w:fldSimple>
                            <w:r>
                              <w:t xml:space="preserve"> Conceptual Framework</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type ns2:anchorId="44E65E70" id="_x0000_t202" coordsize="21600,21600" ns11:spt="202" path="m,l,21600r21600,l21600,xe">
                <ns10:stroke joinstyle="miter"/>
                <ns10:path gradientshapeok="t" ns11:connecttype="rect"/>
              </ns10:shapetype>
              <ns10:shape id="Text Box 1" ns11:spid="_x0000_s1026" type="#_x0000_t202" style="position:absolute;left:0;text-align:left;margin-left:0;margin-top:595.65pt;width:6in;height:39.6pt;z-index:-251660800;visibility:visible;mso-wrap-style:square;mso-wrap-distance-left:9pt;mso-wrap-distance-top:0;mso-wrap-distance-right:9pt;mso-wrap-distance-bottom:0;mso-position-horizontal:center;mso-position-horizontal-relative:page;mso-position-vertical:absolute;mso-position-vertical-relative:page;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" stroked="f">
                <ns10:textbox style="mso-fit-shape-to-text:t" inset="0,0,0,0">
                  <w:txbxContent>
                    <w:p ns2:paraId="7840F45F" ns2:textId="77777777" w:rsidR="00C459AE" w:rsidRPr="006B1B1F" w:rsidRDefault="00C459AE" w:rsidP="00C459AE">
                      <w:pPr>
                        <w:pStyle w:val="Caption"/>
                        <w:jc w:val="center"/>
                        <w:rPr>
                          <w:noProof/>
                          <w:sz w:val="26"/>
                        </w:rPr>
                      </w:pPr>
                      <w:r>
                        <w:t xml:space="preserve">Figure </w:t>
                      </w:r>
                      <w:fldSimple w:instr=" STYLEREF 1 \s ">
                        <w:r w:rsidR="0045305A">
                          <w:rPr>
                            <w:noProof/>
                          </w:rPr>
                          <w:t>2</w:t>
                        </w:r>
                      </w:fldSimple>
                      <w:r w:rsidR="0045305A">
                        <w:noBreakHyphen/>
                      </w:r>
                      <w:fldSimple w:instr=" SEQ Figure \* ARABIC \s 1 ">
                        <w:r w:rsidR="0045305A">
                          <w:rPr>
                            <w:noProof/>
                          </w:rPr>
                          <w:t>1</w:t>
                        </w:r>
                      </w:fldSimple>
                      <w:r>
                        <w:t xml:space="preserve"> Conceptual Framework</w:t>
                      </w:r>
                    </w:p>
                  </w:txbxContent>
                </ns10:textbox>
                <ns12:wrap anchorx="page" anchory="page"/>
              </ns10:shape>
            </w:pict>
          </ns1:Fallback>
        </ns1:AlternateContent>
      </w:r>
      <w:r w:rsidR="009D25E3" w:rsidRPr="00D333AA">
        <w:rPr>
          <w:noProof/>
        </w:rPr>
        <ns1:AlternateContent>
          <ns1:Choice Requires="wps">
            <w:drawing>
              <ns3:anchor distT="0" distB="0" distL="114300" distR="114300" simplePos="0" relativeHeight="251658310" behindDoc="0" locked="0" layoutInCell="1" allowOverlap="1" ns4:anchorId="24FF71B2" ns4:editId="238A8B9E">
                <ns3:simplePos x="0" y="0"/>
                <ns3:positionH relativeFrom="margin">
                  <ns3:align>right</ns3:align>
                </ns3:positionH>
                <ns3:positionV relativeFrom="paragraph">
                  <ns3:posOffset>435610</ns3:posOffset>
                </ns3:positionV>
                <ns3:extent cx="5486400" cy="2586892"/>
                <ns3:effectExtent l="0" t="0" r="0" b="4445"/>
                <ns3:wrapThrough wrapText="bothSides">
                  <ns3:wrapPolygon edited="0">
                    <ns3:start x="150" y="0"/>
                    <ns3:lineTo x="150" y="21478"/>
                    <ns3:lineTo x="21375" y="21478"/>
                    <ns3:lineTo x="21375" y="0"/>
                    <ns3:lineTo x="150" y="0"/>
                  </ns3:wrapPolygon>
                </ns3:wrapThrough>
                <ns3:docPr id="1154761559" name="Rectangle 51"/>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5486400" cy="2586892"/>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anchor>
            </w:drawing>
          </ns1:Choice>
          <ns1:Fallback>
            <w:pict>
              <ns10:rect ns2:anchorId="742CFC50" id="Rectangle 51" ns11:spid="_x0000_s1026" style="position:absolute;margin-left:380.8pt;margin-top:34.3pt;width:6in;height:203.7pt;z-index:251658310;visibility:visible;mso-wrap-style:square;mso-wrap-distance-left:9pt;mso-wrap-distance-top:0;mso-wrap-distance-right:9pt;mso-wrap-distance-bottom:0;mso-position-horizontal:right;mso-position-horizontal-relative:margin;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" filled="f" stroked="f">
                <ns11:lock ns10:ext="edit" aspectratio="t"/>
                <ns12:wrap type="through" anchorx="margin"/>
              </ns10:rect>
            </w:pict>
          </ns1:Fallback>
        </ns1:AlternateContent>
      </w:r>
    </w:p>
    <w:p ns2:paraId="23BE5280" ns2:textId="15FE13F6" w:rsidR="00CC53FC" w:rsidRPr="00D333AA" w:rsidRDefault="00CC53FC" w:rsidP="6BCDBC2C">
      <w:pPr>
        <w:keepNext/>
        <w:widowControl w:val="0"/>
        <w:spacing w:before="0"/>
      </w:pPr>
    </w:p>
    <w:p ns2:paraId="46884410" ns2:textId="3CDBEB64" w:rsidR="00517D70" w:rsidRPr="00D333AA" w:rsidRDefault="00517D70" w:rsidP="6BCDBC2C">
      <w:pPr>
        <w:keepNext/>
        <w:widowControl w:val="0"/>
        <w:spacing w:before="0"/>
      </w:pPr>
    </w:p>
    <w:p ns2:paraId="3EF3DE7A" ns2:textId="77777777" w:rsidR="00012538" w:rsidRPr="00D333AA" w:rsidRDefault="00012538" w:rsidP="00667A82">
      <w:pPr>
        <w:pStyle w:val="Heading1"/>
        <w:rPr>
          <w:szCs w:val="28"/>
        </w:rPr>
      </w:pPr>
      <w:bookmarkStart w:id="48" w:name="_Toc225273711"/>
      <w:bookmarkStart w:id="49" w:name="_Toc225776154"/>
      <w:bookmarkStart w:id="50" w:name="_Toc242911165"/>
      <w:r w:rsidRPr="00D333AA">
        <w:rPr>
          <w:szCs w:val="28"/>
        </w:rPr>
        <w:lastRenderedPageBreak/>
        <w:t>DESIGN AND METHODOLOGY</w:t>
      </w:r>
      <w:bookmarkEnd w:id="48"/>
      <w:bookmarkEnd w:id="49"/>
      <w:bookmarkEnd w:id="50"/>
    </w:p>
    <w:p ns2:paraId="73734F46" ns2:textId="52BB161B" w:rsidR="00012538" w:rsidRPr="00D333AA" w:rsidRDefault="00012538" w:rsidP="00012538">
      <w:r w:rsidRPr="00D333AA">
        <w:rPr>
          <w:szCs w:val="26"/>
        </w:rPr>
        <w:t>This chapter presents the design and methodology utilized in the development of Shervice. It outlines the fundamental project concepts, the chosen software development model, and a comprehensive requirements analysis detailing the current operational state of the organization. The methodologies discussed in this section serve as the structured blueprint for transforming the manual dispatching processes of the company into a centralized digital framework.</w:t>
      </w:r>
    </w:p>
    <w:p ns2:paraId="5A3830D1" ns2:textId="2F87ADFB" w:rsidR="00012538" w:rsidRPr="00D333AA" w:rsidRDefault="00012538" w:rsidP="00791109">
      <w:pPr>
        <w:pStyle w:val="Heading2"/>
        <w:numPr>
          <w:ilvl w:val="0"/>
          <w:numId w:val="0"/>
        </w:numPr>
      </w:pPr>
      <w:bookmarkStart w:id="51" w:name="_Toc225273712"/>
      <w:bookmarkStart w:id="52" w:name="_Toc225776155"/>
      <w:bookmarkStart w:id="53" w:name="_Toc242911166"/>
      <w:r w:rsidRPr="00D333AA">
        <w:t>3.1 Project Concepts</w:t>
      </w:r>
      <w:bookmarkEnd w:id="51"/>
      <w:bookmarkEnd w:id="52"/>
      <w:bookmarkEnd w:id="53"/>
    </w:p>
    <w:p ns2:paraId="3FD73A24" ns2:textId="15B49C27" w:rsidR="00012538" w:rsidRPr="00D333AA" w:rsidRDefault="00012538" w:rsidP="6BCDBC2C">
      <w:pPr>
        <w:spacing w:after="240"/>
      </w:pPr>
      <w:r w:rsidRPr="00D333AA">
        <w:rPr>
          <w:szCs w:val="26"/>
        </w:rPr>
        <w:t>Shervice is a management system designed to modernize the business operations of GT LANTIN Shuttle Rental Services by transitioning from physical logbooks and whiteboard-dependent processes to an integrated digital platform. As a private utility transport provider operating within the province of Batangas, GT LANTIN faced challenges in managing vehicle availability, driver assignments, and daily attendance due to fragmented records and manual tracking. The system addressed these inefficiencies by centralizing internal operations into a single web-based dashboard, ensuring smoother administrative workflows and more accurate data management.</w:t>
      </w:r>
    </w:p>
    <w:p ns2:paraId="4F1F4171" ns2:textId="77B4785B" w:rsidR="00012538" w:rsidRPr="00D333AA" w:rsidRDefault="00012538" w:rsidP="6BCDBC2C">
      <w:pPr>
        <w:spacing w:after="240"/>
      </w:pPr>
      <w:r w:rsidRPr="00D333AA">
        <w:rPr>
          <w:szCs w:val="26"/>
        </w:rPr>
        <w:lastRenderedPageBreak/>
        <w:t xml:space="preserve">At its core, the platform establishes a streamlined operational model </w:t>
      </w:r>
      <w:r w:rsidR="6BCDBC2C" w:rsidRPr="00D333AA">
        <w:rPr>
          <w:szCs w:val="26"/>
        </w:rPr>
        <w:t xml:space="preserve">built exclusively around two internal roles: Administrator and Staff. Through the system, the administrative staff manages comprehensive master records, while dispatching staff coordinate daily operations by assigning drivers and vehicles across </w:t>
      </w:r>
      <w:r w:rsidR="6BCDBC2C" w:rsidRPr="00D333AA">
        <w:rPr>
          <w:b/>
          <w:bCs/>
          <w:szCs w:val="26"/>
        </w:rPr>
        <w:t>11 fixed corporate drop-off and pick-up destinations</w:t>
      </w:r>
      <w:r w:rsidR="6BCDBC2C" w:rsidRPr="00D333AA">
        <w:rPr>
          <w:szCs w:val="26"/>
        </w:rPr>
        <w:t xml:space="preserve">. These operational movements are strictly categorized as </w:t>
      </w:r>
      <w:r w:rsidR="6BCDBC2C" w:rsidRPr="00D333AA">
        <w:rPr>
          <w:b/>
          <w:bCs/>
          <w:szCs w:val="26"/>
        </w:rPr>
        <w:t>Incoming</w:t>
      </w:r>
      <w:r w:rsidR="6BCDBC2C" w:rsidRPr="00D333AA">
        <w:rPr>
          <w:szCs w:val="26"/>
        </w:rPr>
        <w:t xml:space="preserve"> (transporting employees from pickup nodes to the client company headquarters) or </w:t>
      </w:r>
      <w:r w:rsidR="6BCDBC2C" w:rsidRPr="00D333AA">
        <w:rPr>
          <w:b/>
          <w:bCs/>
          <w:szCs w:val="26"/>
        </w:rPr>
        <w:t>Outgoing</w:t>
      </w:r>
      <w:r w:rsidR="6BCDBC2C" w:rsidRPr="00D333AA">
        <w:rPr>
          <w:szCs w:val="26"/>
        </w:rPr>
        <w:t xml:space="preserve"> (escorting employees from the headquarters back to external drop-off points). To maintain payroll accuracy, the system enforces a strict weekly workflow where driver attendance, trip completion details, and operational summaries are retrieved every Thursday and formally processed for administrative review every Friday, enabling staff to calculate wages and input financial extras</w:t>
      </w:r>
      <w:r w:rsidRPr="00D333AA">
        <w:rPr>
          <w:szCs w:val="26"/>
        </w:rPr>
        <w:t>.</w:t>
      </w:r>
    </w:p>
    <w:p ns2:paraId="1C27576E" ns2:textId="1BF48454" w:rsidR="00012538" w:rsidRPr="00D333AA" w:rsidRDefault="00012538" w:rsidP="6BCDBC2C">
      <w:pPr>
        <w:spacing w:after="240"/>
      </w:pPr>
      <w:r w:rsidRPr="00D333AA">
        <w:rPr>
          <w:szCs w:val="26"/>
        </w:rPr>
        <w:t xml:space="preserve">Digital transformation and data-driven evaluation lie at the foundation of the concept. By automating essential tasks such as </w:t>
      </w:r>
      <w:r w:rsidR="6BCDBC2C" w:rsidRPr="00D333AA">
        <w:rPr>
          <w:szCs w:val="26"/>
        </w:rPr>
        <w:t xml:space="preserve">biometric </w:t>
      </w:r>
      <w:r w:rsidRPr="00D333AA">
        <w:rPr>
          <w:szCs w:val="26"/>
        </w:rPr>
        <w:t xml:space="preserve">attendance </w:t>
      </w:r>
      <w:r w:rsidR="6BCDBC2C" w:rsidRPr="00D333AA">
        <w:rPr>
          <w:szCs w:val="26"/>
        </w:rPr>
        <w:t>tracking and resource allocation</w:t>
      </w:r>
      <w:r w:rsidRPr="00D333AA">
        <w:rPr>
          <w:szCs w:val="26"/>
        </w:rPr>
        <w:t>, the platform significantly increases operational efficiency. Predictive analytics further extends the system value by utilizing predictive classification models to evaluate historical driver performance, attendance logs</w:t>
      </w:r>
      <w:r w:rsidR="6BCDBC2C" w:rsidRPr="00D333AA">
        <w:rPr>
          <w:szCs w:val="26"/>
        </w:rPr>
        <w:t>, and staff-encoded field reports.</w:t>
      </w:r>
      <w:r w:rsidRPr="00D333AA">
        <w:rPr>
          <w:szCs w:val="26"/>
        </w:rPr>
        <w:t xml:space="preserve"> These algorithms forecast potential workforce shortages, predict shifts in driver reliability, and flag </w:t>
      </w:r>
      <w:r w:rsidR="6BCDBC2C" w:rsidRPr="00D333AA">
        <w:rPr>
          <w:szCs w:val="26"/>
        </w:rPr>
        <w:t>maintenance needs.</w:t>
      </w:r>
      <w:r w:rsidRPr="00D333AA">
        <w:rPr>
          <w:szCs w:val="26"/>
        </w:rPr>
        <w:t xml:space="preserve"> These </w:t>
      </w:r>
      <w:r w:rsidRPr="00D333AA">
        <w:rPr>
          <w:szCs w:val="26"/>
        </w:rPr>
        <w:lastRenderedPageBreak/>
        <w:t>data-driven insights empower the management of GT LANTIN to align their fleet deployment with the strict shift schedules required by the manufacturing industry, avoiding issues such as delayed arrivals or sudden vehicle breakdowns.</w:t>
      </w:r>
    </w:p>
    <w:p ns2:paraId="3E8AEAEF" ns2:textId="6411D443" w:rsidR="00247B7D" w:rsidRPr="00D333AA" w:rsidRDefault="00012538" w:rsidP="004B71DD">
      <w:pPr>
        <w:spacing w:after="240"/>
        <w:rPr>
          <w:szCs w:val="26"/>
        </w:rPr>
      </w:pPr>
      <w:r w:rsidRPr="00D333AA">
        <w:rPr>
          <w:szCs w:val="26"/>
        </w:rPr>
        <w:t xml:space="preserve">Transparency and internal communication also form a vital component of the model. By providing a centralized digital timetable, the system eliminates the heavy dependence on scattered third-party messaging applications </w:t>
      </w:r>
      <w:r w:rsidR="6BCDBC2C" w:rsidRPr="00D333AA">
        <w:rPr>
          <w:szCs w:val="26"/>
        </w:rPr>
        <w:t>and physical whiteboards for dispatch instructions. This integrated scheduling feature ensures a more organized record of daily deployments, strengthens internal accountability, and supports the prompt resolution of operational concerns based on verified staff evaluations</w:t>
      </w:r>
      <w:r w:rsidRPr="00D333AA">
        <w:rPr>
          <w:szCs w:val="26"/>
        </w:rPr>
        <w:t>.</w:t>
      </w:r>
    </w:p>
    <w:p ns2:paraId="03FA549C" ns2:textId="72540609" w:rsidR="005A1FB5" w:rsidRPr="00D333AA" w:rsidRDefault="00E628DD" w:rsidP="008B5BE8">
      <w:pPr>
        <w:pStyle w:val="Heading2"/>
        <w:numPr>
          <w:ilvl w:val="1"/>
          <w:numId w:val="5"/>
        </w:numPr>
      </w:pPr>
      <w:bookmarkStart w:id="54" w:name="_Toc225273714"/>
      <w:bookmarkStart w:id="55" w:name="_Toc225776157"/>
      <w:bookmarkStart w:id="56" w:name="_Toc242911167"/>
      <w:r w:rsidRPr="00D333AA">
        <w:rPr>
          <w:noProof/>
        </w:rPr>
        <w:drawing>
          <ns3:anchor distT="0" distB="0" distL="114300" distR="114300" simplePos="0" relativeHeight="251658281" behindDoc="1" locked="0" layoutInCell="1" allowOverlap="1" ns4:anchorId="37923B41" ns4:editId="6CAA2BA4">
            <ns3:simplePos x="0" y="0"/>
            <ns3:positionH relativeFrom="margin">
              <ns3:align>center</ns3:align>
            </ns3:positionH>
            <ns3:positionV relativeFrom="paragraph">
              <ns3:posOffset>224527</ns3:posOffset>
            </ns3:positionV>
            <ns3:extent cx="3224049" cy="2475186"/>
            <ns3:effectExtent l="0" t="0" r="0" b="1905"/>
            <ns3:wrapNone/>
            <ns3:docPr id="948848351" name="drawing"/>
            <ns3:cNvGraphicFramePr>
              <ns5:graphicFrameLocks/>
            </ns3:cNvGraphicFramePr>
            <ns5:graphic>
              <ns5:graphicData uri="http://schemas.openxmlformats.org/drawingml/2006/picture">
                <ns6:pic>
                  <ns6:nvPicPr>
                    <ns6:cNvPr id="948848351" name="drawing"/>
                    <ns6:cNvPicPr>
                      <ns5:picLocks/>
                    </ns6:cNvPicPr>
                  </ns6:nvPicPr>
                  <ns6:blipFill>
                    <ns5:blip ns7:embed="rId14" cstate="print">
                      <ns5:extLst>
                        <ns5:ext uri="{28A0092B-C50C-407E-A947-70E740481C1C}">
                          <ns8:useLocalDpi val="0"/>
                        </ns5:ext>
                      </ns5:extLst>
                    </ns5:blip>
                    <ns5:stretch>
                      <ns5:fillRect/>
                    </ns5:stretch>
                  </ns6:blipFill>
                  <ns6:spPr>
                    <ns5:xfrm>
                      <ns5:off x="0" y="0"/>
                      <ns5:ext cx="3224049" cy="2475186"/>
                    </ns5:xfrm>
                    <ns5:prstGeom prst="rect">
                      <ns5:avLst/>
                    </ns5:prstGeom>
                  </ns6:spPr>
                </ns6:pic>
              </ns5:graphicData>
            </ns5:graphic>
            <ns4:sizeRelH relativeFrom="margin">
              <ns4:pctWidth>0</ns4:pctWidth>
            </ns4:sizeRelH>
            <ns4:sizeRelV relativeFrom="margin">
              <ns4:pctHeight>0</ns4:pctHeight>
            </ns4:sizeRelV>
          </ns3:anchor>
        </w:drawing>
      </w:r>
      <w:r w:rsidRPr="00D333AA">
        <w:rPr>
          <w:szCs w:val="28"/>
        </w:rPr>
        <w:t>Development Model</w:t>
      </w:r>
      <w:bookmarkEnd w:id="56"/>
    </w:p>
    <w:p ns2:paraId="55D39EDB" ns2:textId="475AA39E" w:rsidR="00E628DD" w:rsidRPr="00D333AA" w:rsidRDefault="00E628DD" w:rsidP="00E628DD"/>
    <w:p ns2:paraId="471DF6F8" ns2:textId="35C791C0" w:rsidR="00E628DD" w:rsidRPr="00D333AA" w:rsidRDefault="00E628DD" w:rsidP="00E628DD"/>
    <w:p ns2:paraId="6AC35F08" ns2:textId="77777777" w:rsidR="00E628DD" w:rsidRPr="00D333AA" w:rsidRDefault="00E628DD" w:rsidP="00E628DD"/>
    <w:p ns2:paraId="7C798029" ns2:textId="323654C4" w:rsidR="00E628DD" w:rsidRPr="00D333AA" w:rsidRDefault="004E48D3" w:rsidP="00E628DD">
      <w:r w:rsidRPr="00D333AA">
        <w:rPr>
          <w:noProof/>
        </w:rPr>
        <ns1:AlternateContent>
          <ns1:Choice Requires="wps">
            <w:drawing>
              <ns3:anchor distT="0" distB="0" distL="114300" distR="114300" simplePos="0" relativeHeight="251658282" behindDoc="1" locked="0" layoutInCell="1" allowOverlap="1" ns4:anchorId="4C023279" ns4:editId="695EBD6A">
                <ns3:simplePos x="0" y="0"/>
                <ns3:positionH relativeFrom="margin">
                  <ns3:align>center</ns3:align>
                </ns3:positionH>
                <ns3:positionV relativeFrom="paragraph">
                  <ns3:posOffset>511328</ns3:posOffset>
                </ns3:positionV>
                <ns3:extent cx="4582886" cy="635"/>
                <ns3:effectExtent l="0" t="0" r="8255" b="0"/>
                <ns3:wrapNone/>
                <ns3:docPr id="342210127" name="Text Box 1"/>
                <ns3:cNvGraphicFramePr/>
                <ns5:graphic>
                  <ns5:graphicData uri="http://schemas.microsoft.com/office/word/2010/wordprocessingShape">
                    <ns9:wsp>
                      <ns9:cNvSpPr txBox="1"/>
                      <ns9:spPr>
                        <ns5:xfrm>
                          <ns5:off x="0" y="0"/>
                          <ns5:ext cx="4582886" cy="635"/>
                        </ns5:xfrm>
                        <ns5:prstGeom prst="rect">
                          <ns5:avLst/>
                        </ns5:prstGeom>
                        <ns5:solidFill>
                          <ns5:prstClr val="white"/>
                        </ns5:solidFill>
                        <ns5:ln>
                          <ns5:noFill/>
                        </ns5:ln>
                      </ns9:spPr>
                      <ns9:txbx>
                        <w:txbxContent>
                          <w:p ns2:paraId="4C2816C5" ns2:textId="309D1B00" w:rsidR="00247B7D" w:rsidRPr="00F25F50" w:rsidRDefault="00247B7D" w:rsidP="00247B7D">
                            <w:pPr>
                              <w:pStyle w:val="Caption"/>
                              <w:jc w:val="center"/>
                              <w:rPr>
                                <w:noProof/>
                                <w:sz w:val="26"/>
                              </w:rPr>
                            </w:pPr>
                            <w:bookmarkStart w:id="57" w:name="_Toc242911230"/>
                            <w:r>
                              <w:t xml:space="preserve">Figure </w:t>
                            </w:r>
                            <w:fldSimple w:instr=" STYLEREF 1 \s ">
                              <w:r w:rsidR="0045305A">
                                <w:rPr>
                                  <w:noProof/>
                                </w:rPr>
                                <w:t>3</w:t>
                              </w:r>
                            </w:fldSimple>
                            <w:r w:rsidR="0045305A">
                              <w:noBreakHyphen/>
                            </w:r>
                            <w:fldSimple w:instr=" SEQ Figure \* ARABIC \s 1 ">
                              <w:r w:rsidR="0045305A">
                                <w:rPr>
                                  <w:noProof/>
                                </w:rPr>
                                <w:t>1</w:t>
                              </w:r>
                            </w:fldSimple>
                            <w:r>
                              <w:t xml:space="preserve"> Agile Methodology (Obeya Associates, 2025)</w:t>
                            </w:r>
                            <w:bookmarkEnd w:id="57"/>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4:sizeRelH relativeFrom="margin">
                  <ns4:pctWidth>0</ns4:pctWidth>
                </ns4:sizeRelH>
              </ns3:anchor>
            </w:drawing>
          </ns1:Choice>
          <ns1:Fallback>
            <w:pict>
              <ns10:shape ns2:anchorId="4C023279" id="_x0000_s1027" type="#_x0000_t202" style="position:absolute;left:0;text-align:left;margin-left:0;margin-top:40.25pt;width:360.85pt;height:.05pt;z-index:-25165819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" stroked="f">
                <ns10:textbox style="mso-fit-shape-to-text:t" inset="0,0,0,0">
                  <w:txbxContent>
                    <w:p ns2:paraId="4C2816C5" ns2:textId="309D1B00" w:rsidR="00247B7D" w:rsidRPr="00F25F50" w:rsidRDefault="00247B7D" w:rsidP="00247B7D">
                      <w:pPr>
                        <w:pStyle w:val="Caption"/>
                        <w:jc w:val="center"/>
                        <w:rPr>
                          <w:noProof/>
                          <w:sz w:val="26"/>
                        </w:rPr>
                      </w:pPr>
                      <w:bookmarkStart w:id="58" w:name="_Toc242911230"/>
                      <w:r>
                        <w:t xml:space="preserve">Figure </w:t>
                      </w:r>
                      <w:fldSimple w:instr=" STYLEREF 1 \s ">
                        <w:r w:rsidR="0045305A">
                          <w:rPr>
                            <w:noProof/>
                          </w:rPr>
                          <w:t>3</w:t>
                        </w:r>
                      </w:fldSimple>
                      <w:r w:rsidR="0045305A">
                        <w:noBreakHyphen/>
                      </w:r>
                      <w:fldSimple w:instr=" SEQ Figure \* ARABIC \s 1 ">
                        <w:r w:rsidR="0045305A">
                          <w:rPr>
                            <w:noProof/>
                          </w:rPr>
                          <w:t>1</w:t>
                        </w:r>
                      </w:fldSimple>
                      <w:r>
                        <w:t xml:space="preserve"> Agile Methodology (Obeya Associates, 2025)</w:t>
                      </w:r>
                      <w:bookmarkEnd w:id="58"/>
                    </w:p>
                  </w:txbxContent>
                </ns10:textbox>
                <ns12:wrap anchorx="margin"/>
              </ns10:shape>
            </w:pict>
          </ns1:Fallback>
        </ns1:AlternateContent>
      </w:r>
    </w:p>
    <w:p ns2:paraId="15CF4D96" ns2:textId="3661ECE5" w:rsidR="004B71DD" w:rsidRPr="00D333AA" w:rsidRDefault="004B71DD" w:rsidP="00E628DD"/>
    <w:p ns2:paraId="7F5AAA1C" ns2:textId="4DAF4B51" w:rsidR="004B71DD" w:rsidRPr="00D333AA" w:rsidRDefault="00966335" w:rsidP="004B71DD">
      <w:pPr>
        <w:spacing w:after="240"/>
        <w:ind w:firstLine="0"/>
      </w:pPr>
      <w:r>
        <w:rPr>
          <w:szCs w:val="26"/>
        </w:rPr>
        <w:lastRenderedPageBreak/>
        <w:t>As shown in Figure 3-1, the development of Shervice followed the Agile methodology as its Software Development Life Cycle model. The Agile method addresses the limitations of traditional development approaches through its adaptable framework and iterative nature, which promote stakeholder collaboration and incremental delivery (Alsaqqa et al., 2020). Unlike rigid linear models, the Agile approach allows developers to adapt to evolving administrative requirements by breaking the project into manageable iterations known as sprints (Pressman &amp; Maxim, 2020).</w:t>
      </w:r>
    </w:p>
    <w:p ns2:paraId="543CF0ED" ns2:textId="77777777" w:rsidR="004B71DD" w:rsidRPr="00D333AA" w:rsidRDefault="004B71DD" w:rsidP="004B71DD">
      <w:pPr>
        <w:spacing w:after="240"/>
        <w:ind w:firstLine="0"/>
      </w:pPr>
      <w:r w:rsidRPr="00D333AA">
        <w:rPr>
          <w:szCs w:val="26"/>
        </w:rPr>
        <w:t>The development process was carried out in iterative sprint cycles. Each sprint focused on the gradual implementation of specific system modules, such as the dispatching matrix, the biometric attendance logger, the maintenance tracker, and the analytics dashboard. Utilizing Agile for web-based management systems ensures that core functionalities are developed and tested early, significantly reducing the risk of systemic failures during final deployment (Sommerville, 2021). Furthermore, all system testing during these sprints relied exclusively on mock data to guarantee the absolute protection of user privacy.</w:t>
      </w:r>
    </w:p>
    <w:p ns2:paraId="350FBCEF" ns2:textId="51EC8023" w:rsidR="00E628DD" w:rsidRPr="00D333AA" w:rsidRDefault="004B71DD" w:rsidP="004B71DD">
      <w:pPr>
        <w:spacing w:after="240"/>
        <w:ind w:firstLine="0"/>
      </w:pPr>
      <w:r w:rsidRPr="00D333AA">
        <w:rPr>
          <w:szCs w:val="26"/>
        </w:rPr>
        <w:t xml:space="preserve">By employing the Agile methodology, the Shervice project gained several advantages. Agile enables the early release of functional components, ensures </w:t>
      </w:r>
      <w:r w:rsidRPr="00D333AA">
        <w:rPr>
          <w:szCs w:val="26"/>
        </w:rPr>
        <w:lastRenderedPageBreak/>
        <w:t>adaptability to changing administrative rules, and minimizes risks through iterative testing. It also allows developers to refine the predictive algorithms based on continuous stakeholder feedback. This structured yet flexible approach ensured that the system evolved in strict alignment with the operational boundaries of GT LANTIN while supporting sustainable digital transformation.</w:t>
      </w:r>
    </w:p>
    <w:p ns2:paraId="6542D7E7" ns2:textId="77777777" w:rsidR="00012538" w:rsidRPr="00D333AA" w:rsidRDefault="00012538" w:rsidP="008B5BE8">
      <w:pPr>
        <w:pStyle w:val="Heading2"/>
        <w:numPr>
          <w:ilvl w:val="1"/>
          <w:numId w:val="5"/>
        </w:numPr>
        <w:jc w:val="both"/>
        <w:rPr>
          <w:szCs w:val="26"/>
        </w:rPr>
      </w:pPr>
      <w:bookmarkStart w:id="59" w:name="_Toc242911168"/>
      <w:r w:rsidRPr="00D333AA">
        <w:rPr>
          <w:bCs/>
          <w:szCs w:val="26"/>
        </w:rPr>
        <w:t>Requirements Analysis</w:t>
      </w:r>
      <w:bookmarkEnd w:id="54"/>
      <w:bookmarkEnd w:id="55"/>
      <w:bookmarkEnd w:id="59"/>
    </w:p>
    <w:p ns2:paraId="76844748" ns2:textId="2A8D8988" w:rsidR="00012538" w:rsidRPr="00D333AA" w:rsidRDefault="00012538" w:rsidP="00012538">
      <w:pPr>
        <w:spacing w:after="240"/>
      </w:pPr>
      <w:r w:rsidRPr="00D333AA">
        <w:rPr>
          <w:szCs w:val="26"/>
        </w:rPr>
        <w:t xml:space="preserve">A comprehensive requirements analysis is a critical phase in system development that evaluates the current operational situation to identify specific administrative challenges and workflow inefficiencies (Valacich &amp; George, 2020). GT LANTIN Shuttle Rental Services previously relied on manual whiteboards, printed spreadsheets, and fragmented physical records to manage its fleet dispatches and driver attendance. While this approach provided a basic means of administrative control, it introduced several inefficiencies that </w:t>
      </w:r>
      <w:r w:rsidR="00F102F3" w:rsidRPr="00D333AA">
        <w:rPr>
          <w:szCs w:val="26"/>
        </w:rPr>
        <w:t>asses</w:t>
      </w:r>
      <w:r w:rsidR="006B70A7" w:rsidRPr="00D333AA">
        <w:rPr>
          <w:szCs w:val="26"/>
        </w:rPr>
        <w:t>s</w:t>
      </w:r>
      <w:r w:rsidRPr="00D333AA">
        <w:rPr>
          <w:szCs w:val="26"/>
        </w:rPr>
        <w:t xml:space="preserve"> the operational effectiveness of the transport provider. One of the major challenges was the lack of real-time synchronization between the dispatching staff and </w:t>
      </w:r>
      <w:r w:rsidR="6BCDBC2C" w:rsidRPr="00D333AA">
        <w:rPr>
          <w:szCs w:val="26"/>
        </w:rPr>
        <w:t>operations in the field.</w:t>
      </w:r>
      <w:r w:rsidRPr="00D333AA">
        <w:rPr>
          <w:szCs w:val="26"/>
        </w:rPr>
        <w:t xml:space="preserve"> Administrative staff often struggled to update vehicle availability promptly upon receiving schedules from corporate clients, resulting in overlapping assignments. </w:t>
      </w:r>
      <w:r w:rsidR="6BCDBC2C" w:rsidRPr="00D333AA">
        <w:rPr>
          <w:szCs w:val="26"/>
        </w:rPr>
        <w:t>Furthermore,</w:t>
      </w:r>
      <w:r w:rsidRPr="00D333AA">
        <w:rPr>
          <w:szCs w:val="26"/>
        </w:rPr>
        <w:t xml:space="preserve"> tracking the exact attendance status of drivers across different </w:t>
      </w:r>
      <w:r w:rsidRPr="00D333AA">
        <w:rPr>
          <w:szCs w:val="26"/>
        </w:rPr>
        <w:lastRenderedPageBreak/>
        <w:t>terminals</w:t>
      </w:r>
      <w:r w:rsidR="6BCDBC2C" w:rsidRPr="00D333AA">
        <w:rPr>
          <w:szCs w:val="26"/>
        </w:rPr>
        <w:t xml:space="preserve"> </w:t>
      </w:r>
      <w:r w:rsidRPr="00D333AA">
        <w:rPr>
          <w:szCs w:val="26"/>
        </w:rPr>
        <w:t>slowed down shift deployments and reduced operational visibility. These inefficiencies created logistical challenges that threatened the strict punctuality expected by their corporate partners in the manufacturing sector.</w:t>
      </w:r>
    </w:p>
    <w:p ns2:paraId="621BAF4C" ns2:textId="4ABC40B6" w:rsidR="00247B7D" w:rsidRPr="00D333AA" w:rsidRDefault="00012538" w:rsidP="00012538">
      <w:pPr>
        <w:spacing w:after="240"/>
      </w:pPr>
      <w:r w:rsidRPr="00D333AA">
        <w:rPr>
          <w:szCs w:val="26"/>
        </w:rPr>
        <w:t xml:space="preserve">Another significant issue lay in the limited ability of the organization to generate actionable insights from existing physical data. </w:t>
      </w:r>
      <w:r w:rsidR="6BCDBC2C" w:rsidRPr="00D333AA">
        <w:rPr>
          <w:szCs w:val="26"/>
        </w:rPr>
        <w:t>With attendance logs scattered across paper folders and a complete lack of standardized performance evaluations, the management had difficulty evaluating driver reliability or assessing service quality systematically. This lack of predictive capability and structured evaluation often resulted in reactive management, leading to unexpected vehicle downtime and unmitigated driver absenteeism, all of which negatively impacted service quality. Furthermore, internal communication regarding schedule changes posed severe challenges. The staff relied heavily on personal cellular calls and standard messaging platforms to distribute route assignments, which led to fragmented communication records and misunderstood instructions. Given these issues, there was a clear need for an integrated fleet management system that centralized administrative operations, streamlined weekly attendance processing, and provided comprehensive visibility over driver performance and fixed destination demand.</w:t>
      </w:r>
      <w:r w:rsidR="45D74547" w:rsidRPr="00D333AA">
        <w:rPr>
          <w:szCs w:val="26"/>
        </w:rPr>
        <w:t xml:space="preserve"> </w:t>
      </w:r>
      <w:r w:rsidR="5527B879" w:rsidRPr="00D333AA">
        <w:rPr>
          <w:szCs w:val="26"/>
        </w:rPr>
        <w:t xml:space="preserve">Using Fingerprint Biometric attendance, replacing vulnerable manual logbooks with verified biometric inputs, the system establishes a robust data </w:t>
      </w:r>
      <w:r w:rsidR="5527B879" w:rsidRPr="00D333AA">
        <w:rPr>
          <w:szCs w:val="26"/>
        </w:rPr>
        <w:lastRenderedPageBreak/>
        <w:t>foundation for its analytical engines to classify driver reliability and forecast vehicle maintenance needs with precision.</w:t>
      </w:r>
    </w:p>
    <w:p ns2:paraId="26300C40" ns2:textId="4D4615FA" w:rsidR="6BCDBC2C" w:rsidRPr="00D333AA" w:rsidRDefault="6BCDBC2C" w:rsidP="6BCDBC2C">
      <w:pPr>
        <w:spacing w:after="240"/>
      </w:pPr>
      <w:r w:rsidRPr="00D333AA">
        <w:t xml:space="preserve">The successful design and implementation of Shervice required a clear understanding of stakeholder roles, as accurately mapping user needs is essential for safely transitioning an organization from manual to digital workflows (Dennis et al., 2021). The system was developed in consultation with GT LANTIN to ensure that it met the specific internal requirements of its primary users while respecting the established project delimitations. The platform is strictly restricted to two internal roles: the Administrator and the dispatching Staff. The Administrator oversees the entire transportation operation and the overall health of the fleet, requiring high-level access to manage user accounts, review predictive analytics dashboards, and oversee master records (excluding external roles). Meanwhile, the dispatching staff manages the day-to-day allocation of transport resources across the 11 fixed destinations. They require a reliable digital interface to input vehicle availability, assign drivers to specific incoming and outgoing corporate shifts, monitor daily operational status, process </w:t>
      </w:r>
      <w:commentRangeStart w:id="60"/>
      <w:r w:rsidRPr="00D333AA">
        <w:t>Thursday/</w:t>
      </w:r>
      <w:r w:rsidR="30C70E49" w:rsidRPr="00D333AA">
        <w:t xml:space="preserve">Wednesday </w:t>
      </w:r>
      <w:r w:rsidRPr="00D333AA">
        <w:t xml:space="preserve"> </w:t>
      </w:r>
      <w:commentRangeEnd w:id="60"/>
      <w:r w:rsidR="002A6610" w:rsidRPr="00D333AA">
        <w:rPr>
          <w:rStyle w:val="CommentReference"/>
          <w:sz w:val="26"/>
          <w:szCs w:val="24"/>
        </w:rPr>
        <w:commentReference w:id="60"/>
      </w:r>
      <w:r w:rsidRPr="00D333AA">
        <w:t xml:space="preserve">attendance and payroll extras, and handle vehicle maintenance logs without relying on physical whiteboards. External entities such as Client Officers-in-Charge (OICs), drivers, and passengers do not </w:t>
      </w:r>
      <w:r w:rsidRPr="00D333AA">
        <w:lastRenderedPageBreak/>
        <w:t>access the platform directly; all operational schedules, field reports, and evaluations are managed and encoded centrally by the internal Administrator and Staff.</w:t>
      </w:r>
    </w:p>
    <w:p ns2:paraId="53DB5F91" ns2:textId="77777777" w:rsidR="00012538" w:rsidRPr="00D333AA" w:rsidRDefault="00012538" w:rsidP="00012538">
      <w:pPr>
        <w:pStyle w:val="Heading2"/>
        <w:numPr>
          <w:ilvl w:val="0"/>
          <w:numId w:val="0"/>
        </w:numPr>
        <w:jc w:val="both"/>
        <w:rPr>
          <w:szCs w:val="26"/>
        </w:rPr>
      </w:pPr>
      <w:bookmarkStart w:id="61" w:name="_Toc225273715"/>
      <w:bookmarkStart w:id="62" w:name="_Toc225776158"/>
      <w:bookmarkStart w:id="63" w:name="_Toc242911169"/>
      <w:r w:rsidRPr="00D333AA">
        <w:rPr>
          <w:szCs w:val="26"/>
        </w:rPr>
        <w:t>3.4 System Design</w:t>
      </w:r>
      <w:bookmarkEnd w:id="61"/>
      <w:bookmarkEnd w:id="62"/>
      <w:bookmarkEnd w:id="63"/>
    </w:p>
    <w:p ns2:paraId="21EE1ABD" ns2:textId="23BBC49E" w:rsidR="00012538" w:rsidRPr="00D333AA" w:rsidRDefault="00012538" w:rsidP="00012538">
      <w:r w:rsidRPr="00D333AA">
        <w:rPr>
          <w:szCs w:val="26"/>
        </w:rPr>
        <w:t xml:space="preserve">The System Design serves as the technical blueprint for the </w:t>
      </w:r>
      <w:r w:rsidR="00B141E8" w:rsidRPr="00D333AA">
        <w:rPr>
          <w:szCs w:val="26"/>
        </w:rPr>
        <w:t>developer</w:t>
      </w:r>
      <w:r w:rsidRPr="00D333AA">
        <w:rPr>
          <w:szCs w:val="26"/>
        </w:rPr>
        <w:t xml:space="preserve">’s capstone project. It translates the operational requirements of GT LANTIN Shuttle Rental Services into a functional and scalable digital platform. The primary goal of this design is to establish a seamless flow of information. This covers everything from the moment a driver logs attendance </w:t>
      </w:r>
      <w:r w:rsidR="6BCDBC2C" w:rsidRPr="00D333AA">
        <w:rPr>
          <w:szCs w:val="26"/>
        </w:rPr>
        <w:t>at the biometric terminal or staff encodes field reports</w:t>
      </w:r>
      <w:r w:rsidRPr="00D333AA">
        <w:rPr>
          <w:szCs w:val="26"/>
        </w:rPr>
        <w:t>, all the way to the backend processing where raw data is converted into actionable business intelligence. By implementing a unified and organized structure, the system can efficiently handle daily logistical tracking alongside complex machine learning algorithms without overwhelming the end-users. The core of this technical blueprint is defined by its overarching system architecture.</w:t>
      </w:r>
    </w:p>
    <w:p ns2:paraId="21D049E6" ns2:textId="403866DB" w:rsidR="00012538" w:rsidRPr="00D333AA" w:rsidRDefault="00012538" w:rsidP="00C46912">
      <w:pPr>
        <w:pStyle w:val="Style1"/>
      </w:pPr>
      <w:r w:rsidRPr="00D333AA">
        <w:t>System Architecture</w:t>
      </w:r>
    </w:p>
    <w:p ns2:paraId="4EAFCA54" ns2:textId="43563F7F" w:rsidR="00012538" w:rsidRPr="008E06E5" w:rsidRDefault="00966335" w:rsidP="008E06E5">
      <w:pPr>
        <w:pStyle w:val="TOC1"/>
        <w:rPr>
          <w:b/>
          <w:sz w:val="26"/>
          <w:szCs w:val="26"/>
        </w:rPr>
      </w:pPr>
      <w:r w:rsidRPr="008E06E5">
        <w:rPr>
          <w:sz w:val="26"/>
          <w:szCs w:val="26"/>
        </w:rPr>
        <w:t xml:space="preserve">Figure 3-2 presents the high-level system architecture of Shervice. It defines how the various technological components of the web-based platform interact, including the internal user interfaces accessed exclusively by the Administrator and </w:t>
      </w:r>
      <w:r w:rsidRPr="008E06E5">
        <w:rPr>
          <w:sz w:val="26"/>
          <w:szCs w:val="26"/>
        </w:rPr>
        <w:lastRenderedPageBreak/>
        <w:t>Staff, the biometric hardware terminal for driver attendance, the centralized cloud database, and the predictive analytics engine. This conceptual model provides a comprehensive overview of the digital infrastructure required to support the daily operations of GT LANTIN, demonstrating how data is securely transmitted and processed without reliance on complex geographical tracking hardware.</w:t>
      </w:r>
    </w:p>
    <w:p ns2:paraId="538A2B8F" ns2:textId="032480C8" w:rsidR="004E48D3" w:rsidRPr="00D333AA" w:rsidRDefault="00966335" w:rsidP="004E48D3">
      <w:r>
        <w:t>At its core, the Application Layer leverages a dual-runtime environment, utilizing Node.js to handle day-to-day operations such as access control, scheduling, and logistics tracking, while Python and Flask are dedicated to executing the machine learning models for performance classification, maintenance forecasting, and destination demand clustering. Finally, the Data Layer employs a structured PostgreSQL database, supported by Supabase, for the secure, real-time storage of dynamic transactional logs, staff evaluations, and master profiles. This entire stack is cloud-hosted, ensuring that the management team has constant access to live dashboards and predictive analytics.</w:t>
      </w:r>
    </w:p>
    <w:p ns2:paraId="562138BA" ns2:textId="77777777" w:rsidR="004E48D3" w:rsidRPr="00D333AA" w:rsidRDefault="004E48D3" w:rsidP="004E48D3"/>
    <w:p ns2:paraId="089F398A" ns2:textId="18196EAE" w:rsidR="6BCDBC2C" w:rsidRPr="00D333AA" w:rsidRDefault="6BCDBC2C" w:rsidP="6BCDBC2C">
      <w:pPr>
        <w:pStyle w:val="TOC1"/>
      </w:pPr>
    </w:p>
    <w:p ns2:paraId="0FC1EF2D" ns2:textId="4110BAEF" w:rsidR="6BCDBC2C" w:rsidRPr="00D333AA" w:rsidRDefault="6BCDBC2C" w:rsidP="6BCDBC2C">
      <w:r w:rsidRPr="00D333AA">
        <w:t xml:space="preserve">    </w:t>
      </w:r>
      <w:r w:rsidRPr="00D333AA">
        <w:tab/>
      </w:r>
      <w:r w:rsidRPr="00D333AA">
        <w:tab/>
      </w:r>
      <w:r w:rsidRPr="00D333AA">
        <w:tab/>
      </w:r>
      <w:r w:rsidRPr="00D333AA">
        <w:tab/>
      </w:r>
      <w:r w:rsidRPr="00D333AA">
        <w:tab/>
      </w:r>
    </w:p>
    <w:p ns2:paraId="692A24AA" ns2:textId="0E56F790" w:rsidR="6BCDBC2C" w:rsidRPr="00D333AA" w:rsidRDefault="008E06E5" w:rsidP="6BCDBC2C">
      <w:pPr>
        <w:ind w:firstLine="720"/>
      </w:pPr>
      <w:r w:rsidRPr="00D333AA">
        <w:rPr>
          <w:noProof/>
        </w:rPr>
        <w:lastRenderedPageBreak/>
        <ns1:AlternateContent>
          <ns1:Choice Requires="wps">
            <w:drawing>
              <ns3:anchor distT="0" distB="0" distL="114300" distR="114300" simplePos="0" relativeHeight="251658264" behindDoc="1" locked="0" layoutInCell="1" allowOverlap="1" ns4:anchorId="0C752872" ns4:editId="3963F77A">
                <ns3:simplePos x="0" y="0"/>
                <ns3:positionH relativeFrom="margin">
                  <ns3:align>center</ns3:align>
                </ns3:positionH>
                <ns3:positionV relativeFrom="paragraph">
                  <ns3:posOffset>6713855</ns3:posOffset>
                </ns3:positionV>
                <ns3:extent cx="3625215" cy="476250"/>
                <ns3:effectExtent l="0" t="0" r="0" b="0"/>
                <ns3:wrapNone/>
                <ns3:docPr id="157614635" name="Text Box 1"/>
                <ns3:cNvGraphicFramePr/>
                <ns5:graphic>
                  <ns5:graphicData uri="http://schemas.microsoft.com/office/word/2010/wordprocessingShape">
                    <ns9:wsp>
                      <ns9:cNvSpPr txBox="1"/>
                      <ns9:spPr>
                        <ns5:xfrm>
                          <ns5:off x="0" y="0"/>
                          <ns5:ext cx="3625215" cy="476250"/>
                        </ns5:xfrm>
                        <ns5:prstGeom prst="rect">
                          <ns5:avLst/>
                        </ns5:prstGeom>
                        <ns5:solidFill>
                          <ns5:prstClr val="white"/>
                        </ns5:solidFill>
                        <ns5:ln>
                          <ns5:noFill/>
                        </ns5:ln>
                      </ns9:spPr>
                      <ns9:txbx>
                        <w:txbxContent>
                          <w:p ns2:paraId="5C800543" ns2:textId="6EA75FB1" w:rsidR="00F40C8A" w:rsidRPr="007A4F9C" w:rsidRDefault="00F40C8A" w:rsidP="00F40C8A">
                            <w:pPr>
                              <w:pStyle w:val="Caption"/>
                              <w:jc w:val="center"/>
                              <w:rPr>
                                <w:sz w:val="26"/>
                              </w:rPr>
                            </w:pPr>
                            <w:bookmarkStart w:id="64" w:name="_Toc242911231"/>
                            <w:r>
                              <w:t xml:space="preserve">Figure </w:t>
                            </w:r>
                            <w:fldSimple w:instr=" STYLEREF 1 \s ">
                              <w:r w:rsidR="0045305A">
                                <w:rPr>
                                  <w:noProof/>
                                </w:rPr>
                                <w:t>3</w:t>
                              </w:r>
                            </w:fldSimple>
                            <w:r w:rsidR="0045305A">
                              <w:noBreakHyphen/>
                            </w:r>
                            <w:fldSimple w:instr=" SEQ Figure \* ARABIC \s 1 ">
                              <w:r w:rsidR="0045305A">
                                <w:rPr>
                                  <w:noProof/>
                                </w:rPr>
                                <w:t>2</w:t>
                              </w:r>
                            </w:fldSimple>
                            <w:r>
                              <w:t xml:space="preserve"> System Architecture</w:t>
                            </w:r>
                            <w:bookmarkEnd w:id="64"/>
                          </w:p>
                          <w:p ns2:paraId="3656BBA0" ns2:textId="77777777" w:rsidR="007E421C" w:rsidRDefault="007E421C"/>
                          <w:p ns2:paraId="3868AC43" ns2:textId="77777777" w:rsidR="00F40C8A" w:rsidRPr="007A4F9C" w:rsidRDefault="00F40C8A" w:rsidP="00F40C8A">
                            <w:pPr>
                              <w:pStyle w:val="Caption"/>
                              <w:jc w:val="center"/>
                              <w:rPr>
                                <w:sz w:val="26"/>
                              </w:rPr>
                            </w:pPr>
                          </w:p>
                        </w: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5:graphicData>
                </ns5:graphic>
                <ns4:sizeRelH relativeFrom="margin">
                  <ns4:pctWidth>0</ns4:pctWidth>
                </ns4:sizeRelH>
                <ns4:sizeRelV relativeFrom="margin">
                  <ns4:pctHeight>0</ns4:pctHeight>
                </ns4:sizeRelV>
              </ns3:anchor>
            </w:drawing>
          </ns1:Choice>
          <ns1:Fallback>
            <w:pict>
              <ns10:shape ns2:anchorId="0C752872" id="_x0000_s1028" type="#_x0000_t202" style="position:absolute;left:0;text-align:left;margin-left:0;margin-top:528.65pt;width:285.45pt;height:37.5pt;z-index:-251658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" stroked="f">
                <ns10:textbox inset="0,0,0,0">
                  <w:txbxContent>
                    <w:p ns2:paraId="5C800543" ns2:textId="6EA75FB1" w:rsidR="00F40C8A" w:rsidRPr="007A4F9C" w:rsidRDefault="00F40C8A" w:rsidP="00F40C8A">
                      <w:pPr>
                        <w:pStyle w:val="Caption"/>
                        <w:jc w:val="center"/>
                        <w:rPr>
                          <w:sz w:val="26"/>
                        </w:rPr>
                      </w:pPr>
                      <w:bookmarkStart w:id="65" w:name="_Toc242911231"/>
                      <w:r>
                        <w:t xml:space="preserve">Figure </w:t>
                      </w:r>
                      <w:fldSimple w:instr=" STYLEREF 1 \s ">
                        <w:r w:rsidR="0045305A">
                          <w:rPr>
                            <w:noProof/>
                          </w:rPr>
                          <w:t>3</w:t>
                        </w:r>
                      </w:fldSimple>
                      <w:r w:rsidR="0045305A">
                        <w:noBreakHyphen/>
                      </w:r>
                      <w:fldSimple w:instr=" SEQ Figure \* ARABIC \s 1 ">
                        <w:r w:rsidR="0045305A">
                          <w:rPr>
                            <w:noProof/>
                          </w:rPr>
                          <w:t>2</w:t>
                        </w:r>
                      </w:fldSimple>
                      <w:r>
                        <w:t xml:space="preserve"> System Architecture</w:t>
                      </w:r>
                      <w:bookmarkEnd w:id="65"/>
                    </w:p>
                    <w:p ns2:paraId="3656BBA0" ns2:textId="77777777" w:rsidR="007E421C" w:rsidRDefault="007E421C"/>
                    <w:p ns2:paraId="3868AC43" ns2:textId="77777777" w:rsidR="00F40C8A" w:rsidRPr="007A4F9C" w:rsidRDefault="00F40C8A" w:rsidP="00F40C8A">
                      <w:pPr>
                        <w:pStyle w:val="Caption"/>
                        <w:jc w:val="center"/>
                        <w:rPr>
                          <w:sz w:val="26"/>
                        </w:rPr>
                      </w:pPr>
                    </w:p>
                  </w:txbxContent>
                </ns10:textbox>
                <ns12:wrap anchorx="margin"/>
              </ns10:shape>
            </w:pict>
          </ns1:Fallback>
        </ns1:AlternateContent>
      </w:r>
      <w:r w:rsidRPr="00D333AA">
        <w:rPr>
          <w:noProof/>
        </w:rPr>
        <w:drawing>
          <ns3:anchor distT="0" distB="0" distL="114300" distR="114300" simplePos="0" relativeHeight="251658277" behindDoc="1" locked="0" layoutInCell="1" allowOverlap="1" ns4:anchorId="4CF31516" ns4:editId="3C3E64DD">
            <ns3:simplePos x="0" y="0"/>
            <ns3:positionH relativeFrom="margin">
              <ns3:posOffset>594360</ns3:posOffset>
            </ns3:positionH>
            <ns3:positionV relativeFrom="page">
              <ns3:posOffset>1889760</ns3:posOffset>
            </ns3:positionV>
            <ns3:extent cx="4297680" cy="6705600"/>
            <ns3:effectExtent l="0" t="0" r="7620" b="0"/>
            <ns3:wrapTopAndBottom/>
            <ns3:docPr id="511477371" name="Picture 21"/>
            <ns3:cNvGraphicFramePr>
              <ns5:graphicFrameLocks noChangeAspect="1"/>
            </ns3:cNvGraphicFramePr>
            <ns5:graphic>
              <ns5:graphicData uri="http://schemas.openxmlformats.org/drawingml/2006/picture">
                <ns6:pic>
                  <ns6:nvPicPr>
                    <ns6:cNvPr id="0" name="Picture 5"/>
                    <ns6:cNvPicPr>
                      <ns5:picLocks noChangeAspect="1" noChangeArrowheads="1"/>
                    </ns6:cNvPicPr>
                  </ns6:nvPicPr>
                  <ns6:blipFill rotWithShape="1">
                    <ns5:blip ns7:embed="rId15" cstate="print">
                      <ns5:extLst>
                        <ns5:ext uri="{28A0092B-C50C-407E-A947-70E740481C1C}">
                          <ns8:useLocalDpi val="0"/>
                        </ns5:ext>
                      </ns5:extLst>
                    </ns5:blip>
                    <ns5:srcRect l="2733" t="3475" r="2703" b="2704"/>
                    <ns5:stretch>
                      <ns5:fillRect/>
                    </ns5:stretch>
                  </ns6:blipFill>
                  <ns6:spPr bwMode="auto">
                    <ns5:xfrm>
                      <ns5:off x="0" y="0"/>
                      <ns5:ext cx="4297680" cy="6705600"/>
                    </ns5:xfrm>
                    <ns5:prstGeom prst="rect">
                      <ns5:avLst/>
                    </ns5:prstGeom>
                    <ns5:noFill/>
                    <ns5:ln>
                      <ns5:no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p>
    <w:p ns2:paraId="29013EDE" ns2:textId="19F38F90" w:rsidR="7C540C23" w:rsidRPr="00D333AA" w:rsidRDefault="00012538" w:rsidP="00631251">
      <w:pPr>
        <w:ind w:firstLine="0"/>
      </w:pPr>
      <w:r w:rsidRPr="00D333AA">
        <w:rPr>
          <w:i/>
        </w:rPr>
        <w:lastRenderedPageBreak/>
        <w:t>System Flowchart</w:t>
      </w:r>
    </w:p>
    <w:p ns2:paraId="4178AF16" ns2:textId="0FBEAB70" w:rsidR="00B36F6A" w:rsidRPr="00D333AA" w:rsidRDefault="00727629" w:rsidP="00012538">
      <w:r w:rsidRPr="00D333AA">
        <w:rPr>
          <w:noProof/>
        </w:rPr>
        <w:drawing>
          <ns3:anchor distT="0" distB="0" distL="114300" distR="114300" simplePos="0" relativeHeight="251658265" behindDoc="1" locked="0" layoutInCell="1" allowOverlap="1" ns4:anchorId="553EF517" ns4:editId="5AB93131">
            <ns3:simplePos x="0" y="0"/>
            <ns3:positionH relativeFrom="margin">
              <ns3:align>center</ns3:align>
            </ns3:positionH>
            <ns3:positionV relativeFrom="page">
              <ns3:posOffset>4221480</ns3:posOffset>
            </ns3:positionV>
            <ns3:extent cx="3151505" cy="2961640"/>
            <ns3:effectExtent l="0" t="0" r="0" b="0"/>
            <ns3:wrapNone/>
            <ns3:docPr id="1926708535" name="drawing"/>
            <ns3:cNvGraphicFramePr>
              <ns5:graphicFrameLocks noChangeAspect="1"/>
            </ns3:cNvGraphicFramePr>
            <ns5:graphic>
              <ns5:graphicData uri="http://schemas.openxmlformats.org/drawingml/2006/picture">
                <ns6:pic>
                  <ns6:nvPicPr>
                    <ns6:cNvPr id="1639165236" name="Picture 1639165236"/>
                    <ns6:cNvPicPr/>
                  </ns6:nvPicPr>
                  <ns6:blipFill>
                    <ns5:blip ns7:embed="rId16" cstate="print">
                      <ns5:extLst>
                        <ns5:ext uri="{28A0092B-C50C-407E-A947-70E740481C1C}">
                          <ns8:useLocalDpi val="0"/>
                        </ns5:ext>
                      </ns5:extLst>
                    </ns5:blip>
                    <ns5:stretch>
                      <ns5:fillRect/>
                    </ns5:stretch>
                  </ns6:blipFill>
                  <ns6:spPr>
                    <ns5:xfrm>
                      <ns5:off x="0" y="0"/>
                      <ns5:ext cx="3151505" cy="2961640"/>
                    </ns5:xfrm>
                    <ns5:prstGeom prst="rect">
                      <ns5:avLst/>
                    </ns5:prstGeom>
                  </ns6:spPr>
                </ns6:pic>
              </ns5:graphicData>
            </ns5:graphic>
            <ns4:sizeRelH relativeFrom="margin">
              <ns4:pctWidth>0</ns4:pctWidth>
            </ns4:sizeRelH>
            <ns4:sizeRelV relativeFrom="margin">
              <ns4:pctHeight>0</ns4:pctHeight>
            </ns4:sizeRelV>
          </ns3:anchor>
        </w:drawing>
      </w:r>
      <w:r w:rsidR="00012538" w:rsidRPr="00D333AA">
        <w:t xml:space="preserve">The System Flowchart section provides a sequential representation of the logical processes within the proposed platform. It visualizes the step-by-step execution of core administrative tasks, such as assigning vehicle routes, logging digital driver attendance, and calculating performance scores based on passenger feedback. </w:t>
      </w:r>
    </w:p>
    <w:p ns2:paraId="5B26DFBE" ns2:textId="333DB7C0" w:rsidR="629141E4" w:rsidRPr="00D333AA" w:rsidRDefault="629141E4" w:rsidP="7D70C7A2"/>
    <w:p ns2:paraId="344F3613" ns2:textId="6D3317C0" w:rsidR="629141E4" w:rsidRPr="00D333AA" w:rsidRDefault="629141E4" w:rsidP="7D70C7A2"/>
    <w:p ns2:paraId="788047DD" ns2:textId="37BD90F9" w:rsidR="629141E4" w:rsidRPr="00D333AA" w:rsidRDefault="629141E4" w:rsidP="6BCDBC2C">
      <w:pPr>
        <w:jc w:val="center"/>
      </w:pPr>
    </w:p>
    <w:p ns2:paraId="29A79DB6" ns2:textId="238042A4" w:rsidR="00AB4C8A" w:rsidRPr="00D333AA" w:rsidRDefault="00AB4C8A" w:rsidP="00AB4C8A"/>
    <w:p ns2:paraId="7CFBC80C" ns2:textId="7B72603A" w:rsidR="00F40C8A" w:rsidRPr="00D333AA" w:rsidRDefault="00F40C8A" w:rsidP="00AB4C8A"/>
    <w:p ns2:paraId="6B5D876E" ns2:textId="5D18A4AC" w:rsidR="00F40C8A" w:rsidRPr="00D333AA" w:rsidRDefault="004E48D3" w:rsidP="00AB4C8A">
      <w:r w:rsidRPr="00D333AA">
        <w:rPr>
          <w:noProof/>
        </w:rPr>
        <ns1:AlternateContent>
          <ns1:Choice Requires="wps">
            <w:drawing>
              <ns3:anchor distT="0" distB="0" distL="114300" distR="114300" simplePos="0" relativeHeight="251658283" behindDoc="1" locked="0" layoutInCell="1" allowOverlap="1" ns4:anchorId="12001335" ns4:editId="486F5C83">
                <ns3:simplePos x="0" y="0"/>
                <ns3:positionH relativeFrom="margin">
                  <ns3:align>center</ns3:align>
                </ns3:positionH>
                <ns3:positionV relativeFrom="paragraph">
                  <ns3:posOffset>167706</ns3:posOffset>
                </ns3:positionV>
                <ns3:extent cx="3151505" cy="635"/>
                <ns3:effectExtent l="0" t="0" r="0" b="0"/>
                <ns3:wrapNone/>
                <ns3:docPr id="1782378504" name="Text Box 1"/>
                <ns3:cNvGraphicFramePr/>
                <ns5:graphic>
                  <ns5:graphicData uri="http://schemas.microsoft.com/office/word/2010/wordprocessingShape">
                    <ns9:wsp>
                      <ns9:cNvSpPr txBox="1"/>
                      <ns9:spPr>
                        <ns5:xfrm>
                          <ns5:off x="0" y="0"/>
                          <ns5:ext cx="3151505" cy="635"/>
                        </ns5:xfrm>
                        <ns5:prstGeom prst="rect">
                          <ns5:avLst/>
                        </ns5:prstGeom>
                        <ns5:solidFill>
                          <ns5:prstClr val="white"/>
                        </ns5:solidFill>
                        <ns5:ln>
                          <ns5:noFill/>
                        </ns5:ln>
                      </ns9:spPr>
                      <ns9:txbx>
                        <w:txbxContent>
                          <w:p ns2:paraId="0145231B" ns2:textId="0669290F" w:rsidR="00247B7D" w:rsidRPr="009F6E4E" w:rsidRDefault="00247B7D" w:rsidP="00247B7D">
                            <w:pPr>
                              <w:pStyle w:val="Caption"/>
                              <w:rPr>
                                <w:noProof/>
                                <w:sz w:val="26"/>
                              </w:rPr>
                            </w:pPr>
                            <w:bookmarkStart w:id="66" w:name="_Toc242911232"/>
                            <w:r>
                              <w:t xml:space="preserve">Figure </w:t>
                            </w:r>
                            <w:fldSimple w:instr=" STYLEREF 1 \s ">
                              <w:r w:rsidR="0045305A">
                                <w:rPr>
                                  <w:noProof/>
                                </w:rPr>
                                <w:t>3</w:t>
                              </w:r>
                            </w:fldSimple>
                            <w:r w:rsidR="0045305A">
                              <w:noBreakHyphen/>
                            </w:r>
                            <w:fldSimple w:instr=" SEQ Figure \* ARABIC \s 1 ">
                              <w:r w:rsidR="0045305A">
                                <w:rPr>
                                  <w:noProof/>
                                </w:rPr>
                                <w:t>3</w:t>
                              </w:r>
                            </w:fldSimple>
                            <w:r>
                              <w:t xml:space="preserve"> Login Flowchart</w:t>
                            </w:r>
                            <w:bookmarkEnd w:id="66"/>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12001335" id="_x0000_s1029" type="#_x0000_t202" style="position:absolute;left:0;text-align:left;margin-left:0;margin-top:13.2pt;width:248.15pt;height:.05pt;z-index:-251658197;visibility:visible;mso-wrap-style:square;mso-wrap-distance-left:9pt;mso-wrap-distance-top:0;mso-wrap-distance-right:9pt;mso-wrap-distance-bottom:0;mso-position-horizontal:center;mso-position-horizontal-relative:margin;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" stroked="f">
                <ns10:textbox style="mso-fit-shape-to-text:t" inset="0,0,0,0">
                  <w:txbxContent>
                    <w:p ns2:paraId="0145231B" ns2:textId="0669290F" w:rsidR="00247B7D" w:rsidRPr="009F6E4E" w:rsidRDefault="00247B7D" w:rsidP="00247B7D">
                      <w:pPr>
                        <w:pStyle w:val="Caption"/>
                        <w:rPr>
                          <w:noProof/>
                          <w:sz w:val="26"/>
                        </w:rPr>
                      </w:pPr>
                      <w:bookmarkStart w:id="67" w:name="_Toc242911232"/>
                      <w:r>
                        <w:t xml:space="preserve">Figure </w:t>
                      </w:r>
                      <w:fldSimple w:instr=" STYLEREF 1 \s ">
                        <w:r w:rsidR="0045305A">
                          <w:rPr>
                            <w:noProof/>
                          </w:rPr>
                          <w:t>3</w:t>
                        </w:r>
                      </w:fldSimple>
                      <w:r w:rsidR="0045305A">
                        <w:noBreakHyphen/>
                      </w:r>
                      <w:fldSimple w:instr=" SEQ Figure \* ARABIC \s 1 ">
                        <w:r w:rsidR="0045305A">
                          <w:rPr>
                            <w:noProof/>
                          </w:rPr>
                          <w:t>3</w:t>
                        </w:r>
                      </w:fldSimple>
                      <w:r>
                        <w:t xml:space="preserve"> Login Flowchart</w:t>
                      </w:r>
                      <w:bookmarkEnd w:id="67"/>
                    </w:p>
                  </w:txbxContent>
                </ns10:textbox>
                <ns12:wrap anchorx="margin"/>
              </ns10:shape>
            </w:pict>
          </ns1:Fallback>
        </ns1:AlternateContent>
      </w:r>
    </w:p>
    <w:p ns2:paraId="16DC4EB1" ns2:textId="7A295378" w:rsidR="00237774" w:rsidRPr="00D333AA" w:rsidRDefault="00966335" w:rsidP="00AB4C8A">
      <w:r>
        <w:t>Figure 3-3 shows the secure login flow using Role-Based Access Control. Upon entering their credentials, the system authenticates the user and automatically redirects the user to the appropriate Admin or Staff interface. If authentication fails, the system returns to the login prompt so the user can try again.</w:t>
      </w:r>
    </w:p>
    <w:p ns2:paraId="7A989FEE" ns2:textId="1E7422E0" w:rsidR="00012538" w:rsidRPr="00D333AA" w:rsidRDefault="00727629" w:rsidP="6BCDBC2C">
      <w:pPr>
        <w:ind w:firstLine="0"/>
        <w:rPr>
          <w:noProof/>
        </w:rPr>
      </w:pPr>
      <w:r w:rsidRPr="00D333AA">
        <w:rPr>
          <w:noProof/>
        </w:rPr>
        <w:lastRenderedPageBreak/>
        <w:drawing>
          <ns3:anchor distT="0" distB="0" distL="114300" distR="114300" simplePos="0" relativeHeight="251658266" behindDoc="1" locked="0" layoutInCell="1" allowOverlap="1" ns4:anchorId="0767AD7B" ns4:editId="0170F6C8">
            <ns3:simplePos x="0" y="0"/>
            <ns3:positionH relativeFrom="margin">
              <ns3:align>center</ns3:align>
            </ns3:positionH>
            <ns3:positionV relativeFrom="paragraph">
              <ns3:posOffset>-150495</ns3:posOffset>
            </ns3:positionV>
            <ns3:extent cx="5662863" cy="4069527"/>
            <ns3:effectExtent l="0" t="0" r="0" b="7620"/>
            <ns3:wrapNone/>
            <ns3:docPr id="1632989519" name="Picture 31"/>
            <ns3:cNvGraphicFramePr>
              <ns5:graphicFrameLocks noChangeAspect="1"/>
            </ns3:cNvGraphicFramePr>
            <ns5:graphic>
              <ns5:graphicData uri="http://schemas.openxmlformats.org/drawingml/2006/picture">
                <ns6:pic>
                  <ns6:nvPicPr>
                    <ns6:cNvPr id="0" name="Picture 44"/>
                    <ns6:cNvPicPr>
                      <ns5:picLocks noChangeAspect="1" noChangeArrowheads="1"/>
                    </ns6:cNvPicPr>
                  </ns6:nvPicPr>
                  <ns6:blipFill>
                    <ns5:blip ns7:embed="rId17" cstate="print">
                      <ns5:extLst>
                        <ns5:ext uri="{28A0092B-C50C-407E-A947-70E740481C1C}">
                          <ns8:useLocalDpi val="0"/>
                        </ns5:ext>
                      </ns5:extLst>
                    </ns5:blip>
                    <ns5:srcRect/>
                    <ns5:stretch>
                      <ns5:fillRect/>
                    </ns5:stretch>
                  </ns6:blipFill>
                  <ns6:spPr bwMode="auto">
                    <ns5:xfrm>
                      <ns5:off x="0" y="0"/>
                      <ns5:ext cx="5662863" cy="4069527"/>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
    <w:p ns2:paraId="7B90A80E" ns2:textId="523734A3" w:rsidR="00012538" w:rsidRPr="00D333AA" w:rsidRDefault="00012538" w:rsidP="6BCDBC2C">
      <w:pPr>
        <w:ind w:firstLine="0"/>
        <w:rPr>
          <w:noProof/>
        </w:rPr>
      </w:pPr>
    </w:p>
    <w:p ns2:paraId="5161216D" ns2:textId="40B4B1EA" w:rsidR="00012538" w:rsidRPr="00D333AA" w:rsidRDefault="00012538" w:rsidP="00AB4C8A"/>
    <w:p ns2:paraId="5D8D092E" ns2:textId="2245DC95" w:rsidR="00F40C8A" w:rsidRPr="00D333AA" w:rsidRDefault="00F40C8A" w:rsidP="00CA02D6"/>
    <w:p ns2:paraId="2B13BC30" ns2:textId="4EA09B65" w:rsidR="00F40C8A" w:rsidRPr="00D333AA" w:rsidRDefault="00F40C8A" w:rsidP="00CA02D6"/>
    <w:p ns2:paraId="1101AADA" ns2:textId="2F33045E" w:rsidR="00F40C8A" w:rsidRPr="00D333AA" w:rsidRDefault="00F40C8A" w:rsidP="00CA02D6"/>
    <w:p ns2:paraId="033CCAA8" ns2:textId="2A2AB5BB" w:rsidR="00F40C8A" w:rsidRPr="00D333AA" w:rsidRDefault="00F40C8A" w:rsidP="00CA02D6"/>
    <w:p ns2:paraId="3783D7F9" ns2:textId="15216C5E" w:rsidR="00F40C8A" w:rsidRPr="00D333AA" w:rsidRDefault="00F40C8A" w:rsidP="00CA02D6"/>
    <w:p ns2:paraId="07C49D47" ns2:textId="45F9CED2" w:rsidR="004E48D3" w:rsidRPr="00D333AA" w:rsidRDefault="00EF739C" w:rsidP="00CA02D6">
      <w:r w:rsidRPr="00D333AA">
        <w:rPr>
          <w:noProof/>
        </w:rPr>
        <ns1:AlternateContent>
          <ns1:Choice Requires="wps">
            <w:drawing>
              <ns3:anchor distT="0" distB="0" distL="114300" distR="114300" simplePos="0" relativeHeight="251658284" behindDoc="1" locked="0" layoutInCell="1" allowOverlap="1" ns4:anchorId="007D4C4D" ns4:editId="47871BC5">
                <ns3:simplePos x="0" y="0"/>
                <ns3:positionH relativeFrom="margin">
                  <ns3:posOffset>279400</ns3:posOffset>
                </ns3:positionH>
                <ns3:positionV relativeFrom="paragraph">
                  <ns3:posOffset>167005</ns3:posOffset>
                </ns3:positionV>
                <ns3:extent cx="5257800" cy="635"/>
                <ns3:effectExtent l="0" t="0" r="0" b="0"/>
                <ns3:wrapNone/>
                <ns3:docPr id="1464453744" name="Text Box 1"/>
                <ns3:cNvGraphicFramePr/>
                <ns5:graphic>
                  <ns5:graphicData uri="http://schemas.microsoft.com/office/word/2010/wordprocessingShape">
                    <ns9:wsp>
                      <ns9:cNvSpPr txBox="1"/>
                      <ns9:spPr>
                        <ns5:xfrm>
                          <ns5:off x="0" y="0"/>
                          <ns5:ext cx="5257800" cy="635"/>
                        </ns5:xfrm>
                        <ns5:prstGeom prst="rect">
                          <ns5:avLst/>
                        </ns5:prstGeom>
                        <ns5:solidFill>
                          <ns5:prstClr val="white"/>
                        </ns5:solidFill>
                        <ns5:ln>
                          <ns5:noFill/>
                        </ns5:ln>
                      </ns9:spPr>
                      <ns9:txbx>
                        <w:txbxContent>
                          <w:p ns2:paraId="131590AB" ns2:textId="4B02F9C4" w:rsidR="00247B7D" w:rsidRPr="002927B4" w:rsidRDefault="00247B7D" w:rsidP="00247B7D">
                            <w:pPr>
                              <w:pStyle w:val="Caption"/>
                              <w:jc w:val="center"/>
                              <w:rPr>
                                <w:noProof/>
                                <w:sz w:val="26"/>
                              </w:rPr>
                            </w:pPr>
                            <w:bookmarkStart w:id="68" w:name="_Toc242911233"/>
                            <w:r>
                              <w:t xml:space="preserve">Figure </w:t>
                            </w:r>
                            <w:fldSimple w:instr=" STYLEREF 1 \s ">
                              <w:r w:rsidR="0045305A">
                                <w:rPr>
                                  <w:noProof/>
                                </w:rPr>
                                <w:t>3</w:t>
                              </w:r>
                            </w:fldSimple>
                            <w:r w:rsidR="0045305A">
                              <w:noBreakHyphen/>
                            </w:r>
                            <w:fldSimple w:instr=" SEQ Figure \* ARABIC \s 1 ">
                              <w:r w:rsidR="0045305A">
                                <w:rPr>
                                  <w:noProof/>
                                </w:rPr>
                                <w:t>4</w:t>
                              </w:r>
                            </w:fldSimple>
                            <w:r>
                              <w:t xml:space="preserve"> Admin Flowchart</w:t>
                            </w:r>
                            <w:bookmarkEnd w:id="68"/>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4:sizeRelH relativeFrom="margin">
                  <ns4:pctWidth>0</ns4:pctWidth>
                </ns4:sizeRelH>
              </ns3:anchor>
            </w:drawing>
          </ns1:Choice>
          <ns1:Fallback>
            <w:pict>
              <ns10:shape ns2:anchorId="007D4C4D" id="_x0000_s1030" type="#_x0000_t202" style="position:absolute;left:0;text-align:left;margin-left:22pt;margin-top:13.15pt;width:414pt;height:.05pt;z-index:-2516581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" stroked="f">
                <ns10:textbox style="mso-fit-shape-to-text:t" inset="0,0,0,0">
                  <w:txbxContent>
                    <w:p ns2:paraId="131590AB" ns2:textId="4B02F9C4" w:rsidR="00247B7D" w:rsidRPr="002927B4" w:rsidRDefault="00247B7D" w:rsidP="00247B7D">
                      <w:pPr>
                        <w:pStyle w:val="Caption"/>
                        <w:jc w:val="center"/>
                        <w:rPr>
                          <w:noProof/>
                          <w:sz w:val="26"/>
                        </w:rPr>
                      </w:pPr>
                      <w:bookmarkStart w:id="69" w:name="_Toc242911233"/>
                      <w:r>
                        <w:t xml:space="preserve">Figure </w:t>
                      </w:r>
                      <w:fldSimple w:instr=" STYLEREF 1 \s ">
                        <w:r w:rsidR="0045305A">
                          <w:rPr>
                            <w:noProof/>
                          </w:rPr>
                          <w:t>3</w:t>
                        </w:r>
                      </w:fldSimple>
                      <w:r w:rsidR="0045305A">
                        <w:noBreakHyphen/>
                      </w:r>
                      <w:fldSimple w:instr=" SEQ Figure \* ARABIC \s 1 ">
                        <w:r w:rsidR="0045305A">
                          <w:rPr>
                            <w:noProof/>
                          </w:rPr>
                          <w:t>4</w:t>
                        </w:r>
                      </w:fldSimple>
                      <w:r>
                        <w:t xml:space="preserve"> Admin Flowchart</w:t>
                      </w:r>
                      <w:bookmarkEnd w:id="69"/>
                    </w:p>
                  </w:txbxContent>
                </ns10:textbox>
                <ns12:wrap anchorx="margin"/>
              </ns10:shape>
            </w:pict>
          </ns1:Fallback>
        </ns1:AlternateContent>
      </w:r>
    </w:p>
    <w:p ns2:paraId="68E4D1D5" ns2:textId="2B22FEE7" w:rsidR="00CA02D6" w:rsidRPr="00D333AA" w:rsidRDefault="00966335" w:rsidP="00CA02D6">
      <w:r>
        <w:t>Figure 3-4 presents the Admin flowchart. After successful authentication, an Admin is redirected to the Admin Portal and can access the dashboard, trip summaries, vehicles, users, companies, routes, drivers, attendance, payroll, and analytics. Administrative permissions allow the Admin to manage organizational data, monitor operations, review records, and access analytical and driver-evaluation tools.</w:t>
      </w:r>
    </w:p>
    <w:p ns2:paraId="76A2EA6F" ns2:textId="785F4A24" w:rsidR="0099301B" w:rsidRPr="0052316E" w:rsidRDefault="0052316E" w:rsidP="0052316E">
      <w:pPr>
        <w:keepNext/>
        <w:ind w:firstLine="720"/>
      </w:pPr>
      <w:r>
        <w:rPr>
          <w:noProof/>
        </w:rPr>
        <w:lastRenderedPageBreak/>
        <w:drawing>
          <ns3:anchor distT="0" distB="0" distL="114300" distR="114300" simplePos="0" relativeHeight="251661824" behindDoc="0" locked="0" layoutInCell="1" allowOverlap="1" ns4:anchorId="74C796C2" ns4:editId="1A4C9EB4">
            <ns3:simplePos x="0" y="0"/>
            <ns3:positionH relativeFrom="margin">
              <ns3:align>left</ns3:align>
            </ns3:positionH>
            <ns3:positionV relativeFrom="paragraph">
              <ns3:posOffset>219</ns3:posOffset>
            </ns3:positionV>
            <ns3:extent cx="4995545" cy="3704590"/>
            <ns3:effectExtent l="0" t="0" r="0" b="0"/>
            <ns3:wrapTopAndBottom/>
            <ns3:docPr id="1175786259" name="Picture 52"/>
            <ns3:cNvGraphicFramePr>
              <ns5:graphicFrameLocks noChangeAspect="1"/>
            </ns3:cNvGraphicFramePr>
            <ns5:graphic>
              <ns5:graphicData uri="http://schemas.openxmlformats.org/drawingml/2006/picture">
                <ns6:pic>
                  <ns6:nvPicPr>
                    <ns6:cNvPr id="0" name="Picture 3"/>
                    <ns6:cNvPicPr>
                      <ns5:picLocks noChangeAspect="1" noChangeArrowheads="1"/>
                    </ns6:cNvPicPr>
                  </ns6:nvPicPr>
                  <ns6:blipFill>
                    <ns5:blip ns7:embed="rId18" cstate="print">
                      <ns5:extLst>
                        <ns5:ext uri="{28A0092B-C50C-407E-A947-70E740481C1C}">
                          <ns8:useLocalDpi val="0"/>
                        </ns5:ext>
                      </ns5:extLst>
                    </ns5:blip>
                    <ns5:srcRect/>
                    <ns5:stretch>
                      <ns5:fillRect/>
                    </ns5:stretch>
                  </ns6:blipFill>
                  <ns6:spPr bwMode="auto">
                    <ns5:xfrm>
                      <ns5:off x="0" y="0"/>
                      <ns5:ext cx="4995545" cy="3704590"/>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r w:rsidR="00247B7D" w:rsidRPr="00D333AA">
        <w:rPr>
          <w:noProof/>
        </w:rPr>
        <ns1:AlternateContent>
          <ns1:Choice Requires="wps">
            <w:drawing>
              <ns3:anchor distT="0" distB="0" distL="114300" distR="114300" simplePos="0" relativeHeight="251657728" behindDoc="1" locked="0" layoutInCell="1" allowOverlap="1" ns4:anchorId="645EAB74" ns4:editId="405D499E">
                <ns3:simplePos x="0" y="0"/>
                <ns3:positionH relativeFrom="column">
                  <ns3:posOffset>539115</ns3:posOffset>
                </ns3:positionH>
                <ns3:positionV relativeFrom="paragraph">
                  <ns3:posOffset>3841115</ns3:posOffset>
                </ns3:positionV>
                <ns3:extent cx="4408805" cy="635"/>
                <ns3:effectExtent l="0" t="0" r="0" b="0"/>
                <ns3:wrapNone/>
                <ns3:docPr id="980963357" name="Text Box 1"/>
                <ns3:cNvGraphicFramePr/>
                <ns5:graphic>
                  <ns5:graphicData uri="http://schemas.microsoft.com/office/word/2010/wordprocessingShape">
                    <ns9:wsp>
                      <ns9:cNvSpPr txBox="1"/>
                      <ns9:spPr>
                        <ns5:xfrm>
                          <ns5:off x="0" y="0"/>
                          <ns5:ext cx="4408805" cy="635"/>
                        </ns5:xfrm>
                        <ns5:prstGeom prst="rect">
                          <ns5:avLst/>
                        </ns5:prstGeom>
                        <ns5:solidFill>
                          <ns5:prstClr val="white"/>
                        </ns5:solidFill>
                        <ns5:ln>
                          <ns5:noFill/>
                        </ns5:ln>
                      </ns9:spPr>
                      <ns9:txbx>
                        <w:txbxContent>
                          <w:p ns2:paraId="0A0D4876" ns2:textId="6561B694" w:rsidR="00247B7D" w:rsidRPr="00C13F1E" w:rsidRDefault="00247B7D" w:rsidP="00247B7D">
                            <w:pPr>
                              <w:pStyle w:val="Caption"/>
                              <w:jc w:val="center"/>
                              <w:rPr>
                                <w:noProof/>
                                <w:sz w:val="26"/>
                              </w:rPr>
                            </w:pPr>
                            <w:bookmarkStart w:id="70" w:name="_Toc242911234"/>
                            <w:r>
                              <w:t xml:space="preserve">Figure </w:t>
                            </w:r>
                            <w:fldSimple w:instr=" STYLEREF 1 \s ">
                              <w:r w:rsidR="0045305A">
                                <w:rPr>
                                  <w:noProof/>
                                </w:rPr>
                                <w:t>3</w:t>
                              </w:r>
                            </w:fldSimple>
                            <w:r w:rsidR="0045305A">
                              <w:noBreakHyphen/>
                            </w:r>
                            <w:fldSimple w:instr=" SEQ Figure \* ARABIC \s 1 ">
                              <w:r w:rsidR="0045305A">
                                <w:rPr>
                                  <w:noProof/>
                                </w:rPr>
                                <w:t>5</w:t>
                              </w:r>
                            </w:fldSimple>
                            <w:r>
                              <w:t xml:space="preserve"> Staff Flowchart</w:t>
                            </w:r>
                            <w:bookmarkEnd w:id="70"/>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645EAB74" id="_x0000_s1031" type="#_x0000_t202" style="position:absolute;left:0;text-align:left;margin-left:42.45pt;margin-top:302.45pt;width:347.15pt;height:.05pt;z-index:-251658752;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" stroked="f">
                <ns10:textbox style="mso-fit-shape-to-text:t" inset="0,0,0,0">
                  <w:txbxContent>
                    <w:p ns2:paraId="0A0D4876" ns2:textId="6561B694" w:rsidR="00247B7D" w:rsidRPr="00C13F1E" w:rsidRDefault="00247B7D" w:rsidP="00247B7D">
                      <w:pPr>
                        <w:pStyle w:val="Caption"/>
                        <w:jc w:val="center"/>
                        <w:rPr>
                          <w:noProof/>
                          <w:sz w:val="26"/>
                        </w:rPr>
                      </w:pPr>
                      <w:bookmarkStart w:id="71" w:name="_Toc242911234"/>
                      <w:r>
                        <w:t xml:space="preserve">Figure </w:t>
                      </w:r>
                      <w:fldSimple w:instr=" STYLEREF 1 \s ">
                        <w:r w:rsidR="0045305A">
                          <w:rPr>
                            <w:noProof/>
                          </w:rPr>
                          <w:t>3</w:t>
                        </w:r>
                      </w:fldSimple>
                      <w:r w:rsidR="0045305A">
                        <w:noBreakHyphen/>
                      </w:r>
                      <w:fldSimple w:instr=" SEQ Figure \* ARABIC \s 1 ">
                        <w:r w:rsidR="0045305A">
                          <w:rPr>
                            <w:noProof/>
                          </w:rPr>
                          <w:t>5</w:t>
                        </w:r>
                      </w:fldSimple>
                      <w:r>
                        <w:t xml:space="preserve"> Staff Flowchart</w:t>
                      </w:r>
                      <w:bookmarkEnd w:id="71"/>
                    </w:p>
                  </w:txbxContent>
                </ns10:textbox>
              </ns10:shape>
            </w:pict>
          </ns1:Fallback>
        </ns1:AlternateContent>
      </w:r>
    </w:p>
    <w:p ns2:paraId="6721E9A7" ns2:textId="18296511" w:rsidR="007A51A9" w:rsidRPr="00D333AA" w:rsidRDefault="00966335" w:rsidP="0052316E">
      <w:pPr>
        <w:ind w:firstLine="720"/>
        <w:rPr>
          <w:iCs/>
        </w:rPr>
      </w:pPr>
      <w:r>
        <w:rPr>
          <w:iCs/>
        </w:rPr>
        <w:t>Figure 3-5 presents the Staff flowchart. After successful authentication, a Staff user is redirected to the Staff Portal and can access the dashboard, trip summaries, vehicles, routes, drivers, attendance, payroll, and analytics. Staff permissions focus on daily operational activities such as adding trip summaries, importing attendance records, recording maintenance issues, editing payroll information,</w:t>
      </w:r>
      <w:r w:rsidR="00A868A6">
        <w:rPr>
          <w:iCs/>
        </w:rPr>
        <w:t xml:space="preserve"> </w:t>
      </w:r>
      <w:r>
        <w:rPr>
          <w:iCs/>
        </w:rPr>
        <w:t>updating route data</w:t>
      </w:r>
      <w:r w:rsidR="00A868A6">
        <w:rPr>
          <w:iCs/>
        </w:rPr>
        <w:t>, and the passenger evaluation link</w:t>
      </w:r>
      <w:r>
        <w:rPr>
          <w:iCs/>
        </w:rPr>
        <w:t>.</w:t>
      </w:r>
    </w:p>
    <w:p ns2:paraId="6644C478" ns2:textId="5FDD4F9F" w:rsidR="007A51A9" w:rsidRPr="00D333AA" w:rsidRDefault="007A51A9" w:rsidP="00F43D61">
      <w:pPr>
        <w:ind w:firstLine="720"/>
        <w:rPr>
          <w:iCs/>
        </w:rPr>
      </w:pPr>
    </w:p>
    <w:p ns2:paraId="153F99CE" ns2:textId="0FDCE937" w:rsidR="00A923C4" w:rsidRPr="00D333AA" w:rsidRDefault="00727629" w:rsidP="00F43D61">
      <w:pPr>
        <w:ind w:firstLine="720"/>
        <w:rPr>
          <w:iCs/>
        </w:rPr>
      </w:pPr>
      <w:r w:rsidRPr="00D333AA">
        <w:rPr>
          <w:noProof/>
        </w:rPr>
        <w:lastRenderedPageBreak/>
        <w:drawing>
          <ns3:anchor distT="0" distB="0" distL="114300" distR="114300" simplePos="0" relativeHeight="251658250" behindDoc="1" locked="0" layoutInCell="1" allowOverlap="1" ns4:anchorId="5DF10F37" ns4:editId="68B526CF">
            <ns3:simplePos x="0" y="0"/>
            <ns3:positionH relativeFrom="margin">
              <ns3:align>center</ns3:align>
            </ns3:positionH>
            <ns3:positionV relativeFrom="paragraph">
              <ns3:posOffset>-241300</ns3:posOffset>
            </ns3:positionV>
            <ns3:extent cx="5029200" cy="4060033"/>
            <ns3:effectExtent l="0" t="0" r="0" b="0"/>
            <ns3:wrapNone/>
            <ns3:docPr id="1711599688" name="Picture 33"/>
            <ns3:cNvGraphicFramePr>
              <ns5:graphicFrameLocks noChangeAspect="1"/>
            </ns3:cNvGraphicFramePr>
            <ns5:graphic>
              <ns5:graphicData uri="http://schemas.openxmlformats.org/drawingml/2006/picture">
                <ns6:pic>
                  <ns6:nvPicPr>
                    <ns6:cNvPr id="0" name="Picture 48"/>
                    <ns6:cNvPicPr>
                      <ns5:picLocks noChangeAspect="1" noChangeArrowheads="1"/>
                    </ns6:cNvPicPr>
                  </ns6:nvPicPr>
                  <ns6:blipFill>
                    <ns5:blip ns7:embed="rId19">
                      <ns5:extLst>
                        <ns5:ext uri="{28A0092B-C50C-407E-A947-70E740481C1C}">
                          <ns8:useLocalDpi val="0"/>
                        </ns5:ext>
                      </ns5:extLst>
                    </ns5:blip>
                    <ns5:srcRect/>
                    <ns5:stretch>
                      <ns5:fillRect/>
                    </ns5:stretch>
                  </ns6:blipFill>
                  <ns6:spPr bwMode="auto">
                    <ns5:xfrm>
                      <ns5:off x="0" y="0"/>
                      <ns5:ext cx="5029200" cy="4060033"/>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
    <w:p ns2:paraId="3D20A6DA" ns2:textId="17247244" w:rsidR="00A923C4" w:rsidRPr="00D333AA" w:rsidRDefault="00A923C4" w:rsidP="00F43D61">
      <w:pPr>
        <w:ind w:firstLine="720"/>
        <w:rPr>
          <w:iCs/>
        </w:rPr>
      </w:pPr>
    </w:p>
    <w:p ns2:paraId="52D5D95F" ns2:textId="5E50EA28" w:rsidR="00A923C4" w:rsidRPr="00D333AA" w:rsidRDefault="00A923C4" w:rsidP="00F43D61">
      <w:pPr>
        <w:ind w:firstLine="720"/>
        <w:rPr>
          <w:iCs/>
        </w:rPr>
      </w:pPr>
    </w:p>
    <w:p ns2:paraId="32E08252" ns2:textId="3F511949" w:rsidR="007A51A9" w:rsidRPr="00D333AA" w:rsidRDefault="007A51A9" w:rsidP="00F43D61">
      <w:pPr>
        <w:ind w:firstLine="720"/>
        <w:rPr>
          <w:noProof/>
        </w:rPr>
      </w:pPr>
    </w:p>
    <w:p ns2:paraId="5FE3ADB5" ns2:textId="0EFAFAAD" w:rsidR="007A51A9" w:rsidRPr="00D333AA" w:rsidRDefault="007A51A9" w:rsidP="00F43D61">
      <w:pPr>
        <w:ind w:firstLine="720"/>
        <w:rPr>
          <w:noProof/>
        </w:rPr>
      </w:pPr>
    </w:p>
    <w:p ns2:paraId="5FCC6CD5" ns2:textId="1AEC1EB7" w:rsidR="007A51A9" w:rsidRPr="00D333AA" w:rsidRDefault="007A51A9" w:rsidP="00F43D61">
      <w:pPr>
        <w:ind w:firstLine="720"/>
        <w:rPr>
          <w:noProof/>
        </w:rPr>
      </w:pPr>
    </w:p>
    <w:p ns2:paraId="57520D53" ns2:textId="36DE84E0" w:rsidR="007A51A9" w:rsidRPr="00D333AA" w:rsidRDefault="00EF739C" w:rsidP="00F43D61">
      <w:pPr>
        <w:ind w:firstLine="720"/>
        <w:rPr>
          <w:noProof/>
        </w:rPr>
      </w:pPr>
      <w:r w:rsidRPr="00D333AA">
        <w:rPr>
          <w:noProof/>
        </w:rPr>
        <ns1:AlternateContent>
          <ns1:Choice Requires="wps">
            <w:drawing>
              <ns3:anchor distT="0" distB="0" distL="114300" distR="114300" simplePos="0" relativeHeight="251658286" behindDoc="1" locked="0" layoutInCell="1" allowOverlap="1" ns4:anchorId="5AF346A1" ns4:editId="119C5673">
                <ns3:simplePos x="0" y="0"/>
                <ns3:positionH relativeFrom="margin">
                  <ns3:align>right</ns3:align>
                </ns3:positionH>
                <ns3:positionV relativeFrom="paragraph">
                  <ns3:posOffset>505460</ns3:posOffset>
                </ns3:positionV>
                <ns3:extent cx="5486400" cy="635"/>
                <ns3:effectExtent l="0" t="0" r="0" b="11430"/>
                <ns3:wrapNone/>
                <ns3:docPr id="1232134620" name="Text Box 1"/>
                <ns3:cNvGraphicFramePr/>
                <ns5:graphic>
                  <ns5:graphicData uri="http://schemas.microsoft.com/office/word/2010/wordprocessingShape">
                    <ns9:wsp>
                      <ns9:cNvSpPr txBox="1"/>
                      <ns9:spPr>
                        <ns5:xfrm>
                          <ns5:off x="0" y="0"/>
                          <ns5:ext cx="5486400" cy="635"/>
                        </ns5:xfrm>
                        <ns5:prstGeom prst="rect">
                          <ns5:avLst/>
                        </ns5:prstGeom>
                        <ns5:noFill/>
                        <ns5:ln>
                          <ns5:noFill/>
                        </ns5:ln>
                      </ns9:spPr>
                      <ns9:txbx>
                        <w:txbxContent>
                          <w:p ns2:paraId="57CE1E86" ns2:textId="3845F2A0" w:rsidR="00247B7D" w:rsidRPr="004E0B90" w:rsidRDefault="00247B7D" w:rsidP="00247B7D">
                            <w:pPr>
                              <w:pStyle w:val="Caption"/>
                              <w:jc w:val="center"/>
                              <w:rPr>
                                <w:noProof/>
                                <w:sz w:val="26"/>
                              </w:rPr>
                            </w:pPr>
                            <w:bookmarkStart w:id="72" w:name="_Toc242911235"/>
                            <w:r>
                              <w:t xml:space="preserve">Figure </w:t>
                            </w:r>
                            <w:fldSimple w:instr=" STYLEREF 1 \s ">
                              <w:r w:rsidR="0045305A">
                                <w:rPr>
                                  <w:noProof/>
                                </w:rPr>
                                <w:t>3</w:t>
                              </w:r>
                            </w:fldSimple>
                            <w:r w:rsidR="0045305A">
                              <w:noBreakHyphen/>
                            </w:r>
                            <w:fldSimple w:instr=" SEQ Figure \* ARABIC \s 1 ">
                              <w:r w:rsidR="0045305A">
                                <w:rPr>
                                  <w:noProof/>
                                </w:rPr>
                                <w:t>6</w:t>
                              </w:r>
                            </w:fldSimple>
                            <w:r>
                              <w:t xml:space="preserve"> Dashboard Flowchart</w:t>
                            </w:r>
                            <w:bookmarkEnd w:id="72"/>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5AF346A1" id="_x0000_s1032" type="#_x0000_t202" style="position:absolute;left:0;text-align:left;margin-left:380.8pt;margin-top:39.8pt;width:6in;height:.05pt;z-index:-251658194;visibility:visible;mso-wrap-style:square;mso-wrap-distance-left:9pt;mso-wrap-distance-top:0;mso-wrap-distance-right:9pt;mso-wrap-distance-bottom:0;mso-position-horizontal:right;mso-position-horizontal-relative:margin;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" filled="f" stroked="f">
                <ns10:textbox style="mso-fit-shape-to-text:t" inset="0,0,0,0">
                  <w:txbxContent>
                    <w:p ns2:paraId="57CE1E86" ns2:textId="3845F2A0" w:rsidR="00247B7D" w:rsidRPr="004E0B90" w:rsidRDefault="00247B7D" w:rsidP="00247B7D">
                      <w:pPr>
                        <w:pStyle w:val="Caption"/>
                        <w:jc w:val="center"/>
                        <w:rPr>
                          <w:noProof/>
                          <w:sz w:val="26"/>
                        </w:rPr>
                      </w:pPr>
                      <w:bookmarkStart w:id="73" w:name="_Toc242911235"/>
                      <w:r>
                        <w:t xml:space="preserve">Figure </w:t>
                      </w:r>
                      <w:fldSimple w:instr=" STYLEREF 1 \s ">
                        <w:r w:rsidR="0045305A">
                          <w:rPr>
                            <w:noProof/>
                          </w:rPr>
                          <w:t>3</w:t>
                        </w:r>
                      </w:fldSimple>
                      <w:r w:rsidR="0045305A">
                        <w:noBreakHyphen/>
                      </w:r>
                      <w:fldSimple w:instr=" SEQ Figure \* ARABIC \s 1 ">
                        <w:r w:rsidR="0045305A">
                          <w:rPr>
                            <w:noProof/>
                          </w:rPr>
                          <w:t>6</w:t>
                        </w:r>
                      </w:fldSimple>
                      <w:r>
                        <w:t xml:space="preserve"> Dashboard Flowchart</w:t>
                      </w:r>
                      <w:bookmarkEnd w:id="73"/>
                    </w:p>
                  </w:txbxContent>
                </ns10:textbox>
                <ns12:wrap anchorx="margin"/>
              </ns10:shape>
            </w:pict>
          </ns1:Fallback>
        </ns1:AlternateContent>
      </w:r>
    </w:p>
    <w:p ns2:paraId="5782D2CC" ns2:textId="04AD0DC5" w:rsidR="007A51A9" w:rsidRPr="00D333AA" w:rsidRDefault="007A51A9" w:rsidP="00F43D61">
      <w:pPr>
        <w:ind w:firstLine="720"/>
        <w:rPr>
          <w:noProof/>
        </w:rPr>
      </w:pPr>
    </w:p>
    <w:p ns2:paraId="429B3B6A" ns2:textId="6C9D5473" w:rsidR="00464530" w:rsidRPr="00D333AA" w:rsidRDefault="00966335" w:rsidP="00F43D61">
      <w:pPr>
        <w:ind w:firstLine="720"/>
        <w:rPr>
          <w:noProof/>
        </w:rPr>
      </w:pPr>
      <w:r>
        <w:rPr>
          <w:noProof/>
        </w:rPr>
        <w:t>Figure 3-6 presents the Dashboard flowchart. The Dashboard serves as the main overview interface for Admin and Staff users after they log in. The system retrieves operational data from the backend and displays summarized key performance indicators, including total trips, total passengers, active drivers, active vehicles, due maintenance, and due repairs. It also presents visual reports such as client monthly dispatches, total trips by month, driver ratings, top-performing drivers, and maintenance or repair trends. Users may filter the displayed information by month or year and refresh the dashboard to retrieve the latest data.</w:t>
      </w:r>
    </w:p>
    <w:p ns2:paraId="4F3FC01A" ns2:textId="423ADCE6" w:rsidR="00A923C4" w:rsidRPr="00D333AA" w:rsidRDefault="00542F4F" w:rsidP="006E6B22">
      <w:pPr>
        <w:ind w:firstLine="0"/>
        <w:rPr>
          <w:iCs/>
        </w:rPr>
      </w:pPr>
      <w:r w:rsidRPr="00D333AA">
        <w:rPr>
          <w:iCs/>
          <w:noProof/>
        </w:rPr>
        <w:lastRenderedPageBreak/>
        <w:drawing>
          <ns3:anchor distT="0" distB="0" distL="114300" distR="114300" simplePos="0" relativeHeight="251658308" behindDoc="1" locked="0" layoutInCell="1" allowOverlap="1" ns4:anchorId="6F1269FE" ns4:editId="4286D3CF">
            <ns3:simplePos x="0" y="0"/>
            <ns3:positionH relativeFrom="margin">
              <ns3:align>center</ns3:align>
            </ns3:positionH>
            <ns3:positionV relativeFrom="paragraph">
              <ns3:posOffset>65368</ns3:posOffset>
            </ns3:positionV>
            <ns3:extent cx="4854058" cy="3096709"/>
            <ns3:effectExtent l="0" t="0" r="3810" b="8890"/>
            <ns3:wrapNone/>
            <ns3:docPr id="475957226" name="Picture 1"/>
            <ns3:cNvGraphicFramePr>
              <ns5:graphicFrameLocks noChangeAspect="1"/>
            </ns3:cNvGraphicFramePr>
            <ns5:graphic>
              <ns5:graphicData uri="http://schemas.openxmlformats.org/drawingml/2006/picture">
                <ns6:pic>
                  <ns6:nvPicPr>
                    <ns6:cNvPr id="475957226" name=""/>
                    <ns6:cNvPicPr/>
                  </ns6:nvPicPr>
                  <ns6:blipFill>
                    <ns5:blip ns7:embed="rId20" cstate="print">
                      <ns5:extLst>
                        <ns5:ext uri="{28A0092B-C50C-407E-A947-70E740481C1C}">
                          <ns8:useLocalDpi val="0"/>
                        </ns5:ext>
                      </ns5:extLst>
                    </ns5:blip>
                    <ns5:stretch>
                      <ns5:fillRect/>
                    </ns5:stretch>
                  </ns6:blipFill>
                  <ns6:spPr>
                    <ns5:xfrm>
                      <ns5:off x="0" y="0"/>
                      <ns5:ext cx="4854058" cy="3096709"/>
                    </ns5:xfrm>
                    <ns5:prstGeom prst="rect">
                      <ns5:avLst/>
                    </ns5:prstGeom>
                  </ns6:spPr>
                </ns6:pic>
              </ns5:graphicData>
            </ns5:graphic>
          </ns3:anchor>
        </w:drawing>
      </w:r>
    </w:p>
    <w:p ns2:paraId="7893CB53" ns2:textId="5D8D3711" w:rsidR="00A923C4" w:rsidRPr="00D333AA" w:rsidRDefault="00A923C4" w:rsidP="00F43D61">
      <w:pPr>
        <w:ind w:firstLine="720"/>
        <w:rPr>
          <w:iCs/>
        </w:rPr>
      </w:pPr>
    </w:p>
    <w:p ns2:paraId="750768A7" ns2:textId="6B7754FF" w:rsidR="00A923C4" w:rsidRPr="00D333AA" w:rsidRDefault="00A923C4" w:rsidP="00F43D61">
      <w:pPr>
        <w:ind w:firstLine="720"/>
        <w:rPr>
          <w:iCs/>
        </w:rPr>
      </w:pPr>
    </w:p>
    <w:p ns2:paraId="0C5916C5" ns2:textId="1BD129BC" w:rsidR="00A923C4" w:rsidRPr="00D333AA" w:rsidRDefault="00A923C4" w:rsidP="00F43D61">
      <w:pPr>
        <w:ind w:firstLine="720"/>
        <w:rPr>
          <w:iCs/>
        </w:rPr>
      </w:pPr>
    </w:p>
    <w:p ns2:paraId="1ECF1563" ns2:textId="102253F9" w:rsidR="00A923C4" w:rsidRPr="00D333AA" w:rsidRDefault="00A923C4" w:rsidP="00F43D61">
      <w:pPr>
        <w:ind w:firstLine="720"/>
        <w:rPr>
          <w:iCs/>
        </w:rPr>
      </w:pPr>
    </w:p>
    <w:p ns2:paraId="49F4528E" ns2:textId="6DFE7971" w:rsidR="00A923C4" w:rsidRPr="00D333AA" w:rsidRDefault="00A923C4" w:rsidP="00F43D61">
      <w:pPr>
        <w:ind w:firstLine="720"/>
        <w:rPr>
          <w:iCs/>
        </w:rPr>
      </w:pPr>
    </w:p>
    <w:p ns2:paraId="4C226F9E" ns2:textId="23AC8ECF" w:rsidR="007A51A9" w:rsidRPr="00D333AA" w:rsidRDefault="004E48D3" w:rsidP="006E6B22">
      <w:pPr>
        <w:ind w:firstLine="720"/>
        <w:rPr>
          <w:iCs/>
        </w:rPr>
      </w:pPr>
      <w:r w:rsidRPr="00D333AA">
        <w:rPr>
          <w:noProof/>
        </w:rPr>
        <ns1:AlternateContent>
          <ns1:Choice Requires="wps">
            <w:drawing>
              <ns3:anchor distT="0" distB="0" distL="114300" distR="114300" simplePos="0" relativeHeight="251658242" behindDoc="1" locked="0" layoutInCell="1" allowOverlap="1" ns4:anchorId="775CC5BB" ns4:editId="11B4AF29">
                <ns3:simplePos x="0" y="0"/>
                <ns3:positionH relativeFrom="page">
                  <ns3:align>center</ns3:align>
                </ns3:positionH>
                <ns3:positionV relativeFrom="paragraph">
                  <ns3:posOffset>256449</ns3:posOffset>
                </ns3:positionV>
                <ns3:extent cx="3823970" cy="368300"/>
                <ns3:effectExtent l="0" t="0" r="5080" b="0"/>
                <ns3:wrapNone/>
                <ns3:docPr id="1993426386" name="Text Box 1"/>
                <ns3:cNvGraphicFramePr/>
                <ns5:graphic>
                  <ns5:graphicData uri="http://schemas.microsoft.com/office/word/2010/wordprocessingShape">
                    <ns9:wsp>
                      <ns9:cNvSpPr txBox="1"/>
                      <ns9:spPr>
                        <ns5:xfrm>
                          <ns5:off x="0" y="0"/>
                          <ns5:ext cx="3823970" cy="368300"/>
                        </ns5:xfrm>
                        <ns5:prstGeom prst="rect">
                          <ns5:avLst/>
                        </ns5:prstGeom>
                        <ns5:solidFill>
                          <ns5:prstClr val="white"/>
                        </ns5:solidFill>
                        <ns5:ln>
                          <ns5:noFill/>
                        </ns5:ln>
                      </ns9:spPr>
                      <ns9:txbx>
                        <w:txbxContent>
                          <w:p ns2:paraId="180A7B70" ns2:textId="77777777" w:rsidR="00CA02D6" w:rsidRPr="00911F7C" w:rsidRDefault="00CA02D6" w:rsidP="00CA02D6">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6F5CE4">
                              <w:t>7</w:t>
                            </w:r>
                            <w:r>
                              <w:t xml:space="preserve"> </w:t>
                            </w:r>
                            <w:r w:rsidR="003504A3">
                              <w:t xml:space="preserve">Trip Summary </w:t>
                            </w:r>
                            <w:r w:rsidRPr="002E26F6">
                              <w:t>Flowchart</w:t>
                            </w:r>
                          </w:p>
                          <w:p ns2:paraId="652E4127" ns2:textId="77777777" w:rsidR="00CA02D6" w:rsidRDefault="00CA02D6"/>
                          <w:p ns2:paraId="3A8665F9" ns2:textId="77777777" w:rsidR="00CA02D6" w:rsidRDefault="00CA02D6"/>
                          <w:p ns2:paraId="5102D9B9" ns2:textId="77777777" w:rsidR="00CA02D6" w:rsidRPr="00911F7C" w:rsidRDefault="00CA02D6" w:rsidP="00CA02D6">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6F5CE4">
                              <w:t>7</w:t>
                            </w:r>
                            <w:r>
                              <w:t xml:space="preserve"> </w:t>
                            </w:r>
                            <w:r w:rsidR="003504A3">
                              <w:t xml:space="preserve">Trip Summary </w:t>
                            </w:r>
                            <w:r w:rsidRPr="002E26F6">
                              <w:t>Flowchart</w:t>
                            </w:r>
                          </w:p>
                          <w:p ns2:paraId="756766FE" ns2:textId="77777777" w:rsidR="00CA02D6" w:rsidRDefault="00CA02D6"/>
                        </w: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5:graphicData>
                </ns5:graphic>
                <ns4:sizeRelH relativeFrom="margin">
                  <ns4:pctWidth>0</ns4:pctWidth>
                </ns4:sizeRelH>
                <ns4:sizeRelV relativeFrom="margin">
                  <ns4:pctHeight>0</ns4:pctHeight>
                </ns4:sizeRelV>
              </ns3:anchor>
            </w:drawing>
          </ns1:Choice>
          <ns1:Fallback>
            <w:pict>
              <ns10:shape ns2:anchorId="775CC5BB" id="_x0000_s1033" type="#_x0000_t202" style="position:absolute;left:0;text-align:left;margin-left:0;margin-top:20.2pt;width:301.1pt;height:29pt;z-index:-25165823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" stroked="f">
                <ns10:textbox inset="0,0,0,0">
                  <w:txbxContent>
                    <w:p ns2:paraId="180A7B70" ns2:textId="77777777" w:rsidR="00CA02D6" w:rsidRPr="00911F7C" w:rsidRDefault="00CA02D6" w:rsidP="00CA02D6">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6F5CE4">
                        <w:t>7</w:t>
                      </w:r>
                      <w:r>
                        <w:t xml:space="preserve"> </w:t>
                      </w:r>
                      <w:r w:rsidR="003504A3">
                        <w:t xml:space="preserve">Trip Summary </w:t>
                      </w:r>
                      <w:r w:rsidRPr="002E26F6">
                        <w:t>Flowchart</w:t>
                      </w:r>
                    </w:p>
                    <w:p ns2:paraId="652E4127" ns2:textId="77777777" w:rsidR="00CA02D6" w:rsidRDefault="00CA02D6"/>
                    <w:p ns2:paraId="3A8665F9" ns2:textId="77777777" w:rsidR="00CA02D6" w:rsidRDefault="00CA02D6"/>
                    <w:p ns2:paraId="5102D9B9" ns2:textId="77777777" w:rsidR="00CA02D6" w:rsidRPr="00911F7C" w:rsidRDefault="00CA02D6" w:rsidP="00CA02D6">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6F5CE4">
                        <w:t>7</w:t>
                      </w:r>
                      <w:r>
                        <w:t xml:space="preserve"> </w:t>
                      </w:r>
                      <w:r w:rsidR="003504A3">
                        <w:t xml:space="preserve">Trip Summary </w:t>
                      </w:r>
                      <w:r w:rsidRPr="002E26F6">
                        <w:t>Flowchart</w:t>
                      </w:r>
                    </w:p>
                    <w:p ns2:paraId="756766FE" ns2:textId="77777777" w:rsidR="00CA02D6" w:rsidRDefault="00CA02D6"/>
                  </w:txbxContent>
                </ns10:textbox>
                <ns12:wrap anchorx="page"/>
              </ns10:shape>
            </w:pict>
          </ns1:Fallback>
        </ns1:AlternateContent>
      </w:r>
    </w:p>
    <w:p ns2:paraId="1E745DD2" ns2:textId="658A6F44" w:rsidR="00E538E8" w:rsidRPr="00D333AA" w:rsidRDefault="00E538E8" w:rsidP="006E6B22">
      <w:pPr>
        <w:ind w:firstLine="720"/>
        <w:rPr>
          <w:iCs/>
        </w:rPr>
      </w:pPr>
    </w:p>
    <w:p ns2:paraId="7F3EC9DD" ns2:textId="61741814" w:rsidR="001F52C5" w:rsidRPr="00D333AA" w:rsidRDefault="0099301B" w:rsidP="006E6B22">
      <w:pPr>
        <w:ind w:firstLine="720"/>
        <w:rPr>
          <w:iCs/>
        </w:rPr>
      </w:pPr>
      <w:r w:rsidRPr="00D333AA">
        <w:rPr>
          <w:iCs/>
        </w:rPr>
        <w:t>The Trip Summary module allows users to view and manage trip records. Staff users can add new trip summaries and import trip data, while Admin users are limited to viewing the available trip information. Users may also filter records, view grouped summaries, edit permitted details, and export trip information when applicable.</w:t>
      </w:r>
    </w:p>
    <w:p ns2:paraId="44846D76" ns2:textId="7036F2C5" w:rsidR="00421027" w:rsidRPr="00D333AA" w:rsidRDefault="00421027" w:rsidP="00012538">
      <w:pPr>
        <w:ind w:firstLine="0"/>
        <w:rPr>
          <w:i/>
        </w:rPr>
      </w:pPr>
    </w:p>
    <w:p ns2:paraId="60329650" ns2:textId="5B8EB8F5" w:rsidR="00421027" w:rsidRPr="00D333AA" w:rsidRDefault="00421027" w:rsidP="00012538">
      <w:pPr>
        <w:ind w:firstLine="0"/>
        <w:rPr>
          <w:i/>
        </w:rPr>
      </w:pPr>
    </w:p>
    <w:p ns2:paraId="708B2FC4" ns2:textId="0D5A7463" w:rsidR="00421027" w:rsidRPr="00D333AA" w:rsidRDefault="00727629" w:rsidP="00012538">
      <w:pPr>
        <w:ind w:firstLine="0"/>
        <w:rPr>
          <w:i/>
        </w:rPr>
      </w:pPr>
      <w:r w:rsidRPr="00D333AA">
        <w:rPr>
          <w:noProof/>
        </w:rPr>
        <w:lastRenderedPageBreak/>
        <w:drawing>
          <ns3:anchor distT="0" distB="0" distL="114300" distR="114300" simplePos="0" relativeHeight="251658267" behindDoc="1" locked="0" layoutInCell="1" allowOverlap="1" ns4:anchorId="0B8A188C" ns4:editId="622FA439">
            <ns3:simplePos x="0" y="0"/>
            <ns3:positionH relativeFrom="margin">
              <ns3:align>right</ns3:align>
            </ns3:positionH>
            <ns3:positionV relativeFrom="paragraph">
              <ns3:posOffset>-104775</ns3:posOffset>
            </ns3:positionV>
            <ns3:extent cx="5102944" cy="3788228"/>
            <ns3:effectExtent l="0" t="0" r="2540" b="3175"/>
            <ns3:wrapNone/>
            <ns3:docPr id="930669924" name="Picture 17"/>
            <ns3:cNvGraphicFramePr>
              <ns5:graphicFrameLocks noChangeAspect="1"/>
            </ns3:cNvGraphicFramePr>
            <ns5:graphic>
              <ns5:graphicData uri="http://schemas.openxmlformats.org/drawingml/2006/picture">
                <ns6:pic>
                  <ns6:nvPicPr>
                    <ns6:cNvPr id="0" name="Picture 16"/>
                    <ns6:cNvPicPr>
                      <ns5:picLocks noChangeAspect="1" noChangeArrowheads="1"/>
                    </ns6:cNvPicPr>
                  </ns6:nvPicPr>
                  <ns6:blipFill>
                    <ns5:blip ns7:embed="rId21" cstate="print">
                      <ns5:extLst>
                        <ns5:ext uri="{28A0092B-C50C-407E-A947-70E740481C1C}">
                          <ns8:useLocalDpi val="0"/>
                        </ns5:ext>
                      </ns5:extLst>
                    </ns5:blip>
                    <ns5:srcRect/>
                    <ns5:stretch>
                      <ns5:fillRect/>
                    </ns5:stretch>
                  </ns6:blipFill>
                  <ns6:spPr bwMode="auto">
                    <ns5:xfrm>
                      <ns5:off x="0" y="0"/>
                      <ns5:ext cx="5102944" cy="3788228"/>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
    <w:p ns2:paraId="6F2C246D" ns2:textId="385D0F84" w:rsidR="00421027" w:rsidRPr="00D333AA" w:rsidRDefault="00421027" w:rsidP="00012538">
      <w:pPr>
        <w:ind w:firstLine="0"/>
        <w:rPr>
          <w:i/>
        </w:rPr>
      </w:pPr>
    </w:p>
    <w:p ns2:paraId="09326BE1" ns2:textId="5FBA822C" w:rsidR="00421027" w:rsidRPr="00D333AA" w:rsidRDefault="00421027" w:rsidP="00012538">
      <w:pPr>
        <w:ind w:firstLine="0"/>
        <w:rPr>
          <w:i/>
        </w:rPr>
      </w:pPr>
    </w:p>
    <w:p ns2:paraId="25F00B93" ns2:textId="58E4D5FB" w:rsidR="00421027" w:rsidRPr="00D333AA" w:rsidRDefault="00421027" w:rsidP="00012538">
      <w:pPr>
        <w:ind w:firstLine="0"/>
        <w:rPr>
          <w:i/>
        </w:rPr>
      </w:pPr>
    </w:p>
    <w:p ns2:paraId="5A694013" ns2:textId="186F95F5" w:rsidR="00421027" w:rsidRPr="00D333AA" w:rsidRDefault="00421027" w:rsidP="00012538">
      <w:pPr>
        <w:ind w:firstLine="0"/>
        <w:rPr>
          <w:i/>
        </w:rPr>
      </w:pPr>
    </w:p>
    <w:p ns2:paraId="2FC36B2D" ns2:textId="209D7EF4" w:rsidR="0082021A" w:rsidRPr="00D333AA" w:rsidRDefault="0082021A" w:rsidP="00012538">
      <w:pPr>
        <w:ind w:firstLine="0"/>
        <w:rPr>
          <w:i/>
        </w:rPr>
      </w:pPr>
    </w:p>
    <w:p ns2:paraId="038C4BFA" ns2:textId="6548A354" w:rsidR="00421027" w:rsidRPr="00D333AA" w:rsidRDefault="00421027" w:rsidP="00F43D61">
      <w:pPr>
        <w:ind w:firstLine="720"/>
        <w:rPr>
          <w:iCs/>
        </w:rPr>
      </w:pPr>
    </w:p>
    <w:p ns2:paraId="3EC0298B" ns2:textId="551C2889" w:rsidR="00421027" w:rsidRPr="00D333AA" w:rsidRDefault="00421027" w:rsidP="00F43D61">
      <w:pPr>
        <w:ind w:firstLine="720"/>
        <w:rPr>
          <w:iCs/>
        </w:rPr>
      </w:pPr>
      <w:r w:rsidRPr="00D333AA">
        <w:rPr>
          <w:noProof/>
        </w:rPr>
        <ns1:AlternateContent>
          <ns1:Choice Requires="wps">
            <w:drawing>
              <ns3:anchor distT="0" distB="0" distL="114300" distR="114300" simplePos="0" relativeHeight="251658243" behindDoc="1" locked="0" layoutInCell="1" allowOverlap="1" ns4:anchorId="2ECD48D9" ns4:editId="4FE9B09E">
                <ns3:simplePos x="0" y="0"/>
                <ns3:positionH relativeFrom="margin">
                  <ns3:align>center</ns3:align>
                </ns3:positionH>
                <ns3:positionV relativeFrom="paragraph">
                  <ns3:posOffset>155121</ns3:posOffset>
                </ns3:positionV>
                <ns3:extent cx="3823970" cy="368300"/>
                <ns3:effectExtent l="0" t="0" r="5080" b="0"/>
                <ns3:wrapNone/>
                <ns3:docPr id="1916379723" name="Text Box 1"/>
                <ns3:cNvGraphicFramePr/>
                <ns5:graphic>
                  <ns5:graphicData uri="http://schemas.microsoft.com/office/word/2010/wordprocessingShape">
                    <ns9:wsp>
                      <ns9:cNvSpPr txBox="1"/>
                      <ns9:spPr>
                        <ns5:xfrm>
                          <ns5:off x="0" y="0"/>
                          <ns5:ext cx="3823970" cy="368300"/>
                        </ns5:xfrm>
                        <ns5:prstGeom prst="rect">
                          <ns5:avLst/>
                        </ns5:prstGeom>
                        <ns5:solidFill>
                          <ns5:prstClr val="white"/>
                        </ns5:solidFill>
                        <ns5:ln>
                          <ns5:noFill/>
                        </ns5:ln>
                      </ns9:spPr>
                      <ns9:txbx>
                        <w:txbxContent>
                          <w:p ns2:paraId="48E9C5FF" ns2:textId="3CF16CF9"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6F5CE4">
                              <w:t>8</w:t>
                            </w:r>
                            <w:r>
                              <w:t xml:space="preserve"> </w:t>
                            </w:r>
                            <w:r w:rsidR="003504A3">
                              <w:t>Vehicle Management Flowchart</w:t>
                            </w:r>
                          </w:p>
                          <w:p ns2:paraId="4B5DB329" ns2:textId="77777777" w:rsidR="00BC7A05" w:rsidRDefault="00BC7A05" w:rsidP="00BC7A05"/>
                          <w:p ns2:paraId="64AEF878" ns2:textId="77777777" w:rsidR="00BC7A05" w:rsidRDefault="00BC7A05"/>
                          <w:p ns2:paraId="6ACB6B3A" ns2:textId="3CF16CF9"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6F5CE4">
                              <w:t>8</w:t>
                            </w:r>
                            <w:r>
                              <w:t xml:space="preserve"> </w:t>
                            </w:r>
                            <w:r w:rsidR="003504A3">
                              <w:t>Vehicle Management Flowchart</w:t>
                            </w:r>
                          </w:p>
                          <w:p ns2:paraId="18DD875C" ns2:textId="77777777" w:rsidR="00BC7A05" w:rsidRDefault="00BC7A05" w:rsidP="00BC7A05"/>
                        </w: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5:graphicData>
                </ns5:graphic>
                <ns4:sizeRelH relativeFrom="margin">
                  <ns4:pctWidth>0</ns4:pctWidth>
                </ns4:sizeRelH>
                <ns4:sizeRelV relativeFrom="margin">
                  <ns4:pctHeight>0</ns4:pctHeight>
                </ns4:sizeRelV>
              </ns3:anchor>
            </w:drawing>
          </ns1:Choice>
          <ns1:Fallback>
            <w:pict>
              <ns10:shape ns2:anchorId="2ECD48D9" id="_x0000_s1034" type="#_x0000_t202" style="position:absolute;left:0;text-align:left;margin-left:0;margin-top:12.2pt;width:301.1pt;height:29pt;z-index:-25165823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" stroked="f">
                <ns10:textbox inset="0,0,0,0">
                  <w:txbxContent>
                    <w:p ns2:paraId="48E9C5FF" ns2:textId="3CF16CF9"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6F5CE4">
                        <w:t>8</w:t>
                      </w:r>
                      <w:r>
                        <w:t xml:space="preserve"> </w:t>
                      </w:r>
                      <w:r w:rsidR="003504A3">
                        <w:t>Vehicle Management Flowchart</w:t>
                      </w:r>
                    </w:p>
                    <w:p ns2:paraId="4B5DB329" ns2:textId="77777777" w:rsidR="00BC7A05" w:rsidRDefault="00BC7A05" w:rsidP="00BC7A05"/>
                    <w:p ns2:paraId="64AEF878" ns2:textId="77777777" w:rsidR="00BC7A05" w:rsidRDefault="00BC7A05"/>
                    <w:p ns2:paraId="6ACB6B3A" ns2:textId="3CF16CF9"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6F5CE4">
                        <w:t>8</w:t>
                      </w:r>
                      <w:r>
                        <w:t xml:space="preserve"> </w:t>
                      </w:r>
                      <w:r w:rsidR="003504A3">
                        <w:t>Vehicle Management Flowchart</w:t>
                      </w:r>
                    </w:p>
                    <w:p ns2:paraId="18DD875C" ns2:textId="77777777" w:rsidR="00BC7A05" w:rsidRDefault="00BC7A05" w:rsidP="00BC7A05"/>
                  </w:txbxContent>
                </ns10:textbox>
                <ns12:wrap anchorx="margin"/>
              </ns10:shape>
            </w:pict>
          </ns1:Fallback>
        </ns1:AlternateContent>
      </w:r>
    </w:p>
    <w:p ns2:paraId="2B08FEA7" ns2:textId="3392F1FE" w:rsidR="001F52C5" w:rsidRPr="00D333AA" w:rsidRDefault="006958E0" w:rsidP="00F43D61">
      <w:pPr>
        <w:ind w:firstLine="720"/>
        <w:rPr>
          <w:i/>
        </w:rPr>
      </w:pPr>
      <w:r w:rsidRPr="00D333AA">
        <w:rPr>
          <w:iCs/>
        </w:rPr>
        <w:t>The Vehicle module allows Admin users to register new vehicles and edit or update existing vehicle information. Admin users can also view vehicle maintenance logs. Staff users are responsible for adding and recording new maintenance issues or logs. This separation ensures that vehicle records remain controlled by the Admin</w:t>
      </w:r>
      <w:r w:rsidRPr="00D333AA">
        <w:rPr>
          <w:i/>
        </w:rPr>
        <w:t xml:space="preserve"> while daily maintenance updates can be entered by</w:t>
      </w:r>
      <w:r w:rsidR="007A51A9" w:rsidRPr="00D333AA">
        <w:rPr>
          <w:i/>
        </w:rPr>
        <w:t xml:space="preserve"> </w:t>
      </w:r>
      <w:r w:rsidRPr="00D333AA">
        <w:rPr>
          <w:i/>
        </w:rPr>
        <w:t>operational Staff.</w:t>
      </w:r>
    </w:p>
    <w:p ns2:paraId="57877778" ns2:textId="1A9F8738" w:rsidR="00BC7A05" w:rsidRPr="00D333AA" w:rsidRDefault="00BC7A05" w:rsidP="00F43D61">
      <w:pPr>
        <w:ind w:firstLine="720"/>
        <w:rPr>
          <w:iCs/>
        </w:rPr>
      </w:pPr>
    </w:p>
    <w:p ns2:paraId="1042ABB0" ns2:textId="751321C5" w:rsidR="00BC7A05" w:rsidRPr="00D333AA" w:rsidRDefault="00727629" w:rsidP="00F43D61">
      <w:pPr>
        <w:ind w:firstLine="720"/>
        <w:rPr>
          <w:iCs/>
        </w:rPr>
      </w:pPr>
      <w:r w:rsidRPr="00D333AA">
        <w:rPr>
          <w:noProof/>
        </w:rPr>
        <w:lastRenderedPageBreak/>
        <w:drawing>
          <ns3:anchor distT="0" distB="0" distL="114300" distR="114300" simplePos="0" relativeHeight="251658268" behindDoc="1" locked="0" layoutInCell="1" allowOverlap="1" ns4:anchorId="55744798" ns4:editId="3576C527">
            <ns3:simplePos x="0" y="0"/>
            <ns3:positionH relativeFrom="margin">
              <ns3:align>center</ns3:align>
            </ns3:positionH>
            <ns3:positionV relativeFrom="paragraph">
              <ns3:posOffset>59690</ns3:posOffset>
            </ns3:positionV>
            <ns3:extent cx="5769575" cy="3469341"/>
            <ns3:effectExtent l="0" t="0" r="3175" b="0"/>
            <ns3:wrapNone/>
            <ns3:docPr id="948719545" name="Picture 18"/>
            <ns3:cNvGraphicFramePr>
              <ns5:graphicFrameLocks noChangeAspect="1"/>
            </ns3:cNvGraphicFramePr>
            <ns5:graphic>
              <ns5:graphicData uri="http://schemas.openxmlformats.org/drawingml/2006/picture">
                <ns6:pic>
                  <ns6:nvPicPr>
                    <ns6:cNvPr id="0" name="Picture 18"/>
                    <ns6:cNvPicPr>
                      <ns5:picLocks noChangeAspect="1" noChangeArrowheads="1"/>
                    </ns6:cNvPicPr>
                  </ns6:nvPicPr>
                  <ns6:blipFill rotWithShape="1">
                    <ns5:blip ns7:embed="rId22">
                      <ns5:extLst>
                        <ns5:ext uri="{28A0092B-C50C-407E-A947-70E740481C1C}">
                          <ns8:useLocalDpi val="0"/>
                        </ns5:ext>
                      </ns5:extLst>
                    </ns5:blip>
                    <ns5:srcRect r="3299"/>
                    <ns5:stretch>
                      <ns5:fillRect/>
                    </ns5:stretch>
                  </ns6:blipFill>
                  <ns6:spPr bwMode="auto">
                    <ns5:xfrm>
                      <ns5:off x="0" y="0"/>
                      <ns5:ext cx="5769575" cy="3469341"/>
                    </ns5:xfrm>
                    <ns5:prstGeom prst="rect">
                      <ns5:avLst/>
                    </ns5:prstGeom>
                    <ns5:noFill/>
                    <ns5:ln>
                      <ns5:no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p>
    <w:p ns2:paraId="10527C90" ns2:textId="7808668E" w:rsidR="00E538E8" w:rsidRPr="00D333AA" w:rsidRDefault="00E538E8" w:rsidP="00F43D61">
      <w:pPr>
        <w:ind w:firstLine="720"/>
        <w:rPr>
          <w:iCs/>
        </w:rPr>
      </w:pPr>
    </w:p>
    <w:p ns2:paraId="49FF00F5" ns2:textId="6C15AAF4" w:rsidR="00E538E8" w:rsidRPr="00D333AA" w:rsidRDefault="00E538E8" w:rsidP="00F43D61">
      <w:pPr>
        <w:ind w:firstLine="720"/>
        <w:rPr>
          <w:iCs/>
        </w:rPr>
      </w:pPr>
    </w:p>
    <w:p ns2:paraId="32BA2C2B" ns2:textId="36C1F565" w:rsidR="00E538E8" w:rsidRPr="00D333AA" w:rsidRDefault="00E538E8" w:rsidP="00F43D61">
      <w:pPr>
        <w:ind w:firstLine="720"/>
        <w:rPr>
          <w:iCs/>
        </w:rPr>
      </w:pPr>
    </w:p>
    <w:p ns2:paraId="0DAE9AFF" ns2:textId="77777777" w:rsidR="00542F4F" w:rsidRPr="00D333AA" w:rsidRDefault="00542F4F" w:rsidP="00F43D61">
      <w:pPr>
        <w:ind w:firstLine="720"/>
        <w:rPr>
          <w:iCs/>
        </w:rPr>
      </w:pPr>
    </w:p>
    <w:p ns2:paraId="365805EF" ns2:textId="7154C511" w:rsidR="00E538E8" w:rsidRPr="00D333AA" w:rsidRDefault="00E538E8" w:rsidP="00F43D61">
      <w:pPr>
        <w:ind w:firstLine="720"/>
        <w:rPr>
          <w:iCs/>
        </w:rPr>
      </w:pPr>
    </w:p>
    <w:p ns2:paraId="13988011" ns2:textId="73DB20B6" w:rsidR="00E538E8" w:rsidRPr="00D333AA" w:rsidRDefault="00E538E8" w:rsidP="00F43D61">
      <w:pPr>
        <w:ind w:firstLine="720"/>
        <w:rPr>
          <w:iCs/>
        </w:rPr>
      </w:pPr>
    </w:p>
    <w:p ns2:paraId="70096332" ns2:textId="5C190D58" w:rsidR="00727629" w:rsidRDefault="00727629" w:rsidP="00F43D61">
      <w:pPr>
        <w:ind w:firstLine="720"/>
        <w:rPr>
          <w:iCs/>
        </w:rPr>
      </w:pPr>
      <w:r w:rsidRPr="00D333AA">
        <w:rPr>
          <w:noProof/>
        </w:rPr>
        <ns1:AlternateContent>
          <ns1:Choice Requires="wps">
            <w:drawing>
              <ns3:anchor distT="0" distB="0" distL="114300" distR="114300" simplePos="0" relativeHeight="251658244" behindDoc="1" locked="0" layoutInCell="1" allowOverlap="1" ns4:anchorId="378BCE9D" ns4:editId="4821BFA9">
                <ns3:simplePos x="0" y="0"/>
                <ns3:positionH relativeFrom="page">
                  <ns3:align>center</ns3:align>
                </ns3:positionH>
                <ns3:positionV relativeFrom="paragraph">
                  <ns3:posOffset>172720</ns3:posOffset>
                </ns3:positionV>
                <ns3:extent cx="3823970" cy="368300"/>
                <ns3:effectExtent l="0" t="0" r="5080" b="0"/>
                <ns3:wrapNone/>
                <ns3:docPr id="984727024" name="Text Box 1"/>
                <ns3:cNvGraphicFramePr/>
                <ns5:graphic>
                  <ns5:graphicData uri="http://schemas.microsoft.com/office/word/2010/wordprocessingShape">
                    <ns9:wsp>
                      <ns9:cNvSpPr txBox="1"/>
                      <ns9:spPr>
                        <ns5:xfrm>
                          <ns5:off x="0" y="0"/>
                          <ns5:ext cx="3823970" cy="368300"/>
                        </ns5:xfrm>
                        <ns5:prstGeom prst="rect">
                          <ns5:avLst/>
                        </ns5:prstGeom>
                        <ns5:solidFill>
                          <ns5:prstClr val="white"/>
                        </ns5:solidFill>
                        <ns5:ln>
                          <ns5:noFill/>
                        </ns5:ln>
                      </ns9:spPr>
                      <ns9:txbx>
                        <w:txbxContent>
                          <w:p ns2:paraId="62FEC370" ns2:textId="70014385"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6F5CE4">
                              <w:t>9</w:t>
                            </w:r>
                            <w:r>
                              <w:t xml:space="preserve"> </w:t>
                            </w:r>
                            <w:r w:rsidR="003504A3">
                              <w:t>Route Management</w:t>
                            </w:r>
                            <w:r w:rsidRPr="002E26F6">
                              <w:t xml:space="preserve"> Flowchart</w:t>
                            </w:r>
                          </w:p>
                          <w:p ns2:paraId="629C807E" ns2:textId="77777777" w:rsidR="00BC7A05" w:rsidRDefault="00BC7A05" w:rsidP="00BC7A05"/>
                          <w:p ns2:paraId="28FA55B0" ns2:textId="77777777" w:rsidR="00BC7A05" w:rsidRDefault="00BC7A05"/>
                          <w:p ns2:paraId="68C12A79" ns2:textId="70014385"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6F5CE4">
                              <w:t>9</w:t>
                            </w:r>
                            <w:r>
                              <w:t xml:space="preserve"> </w:t>
                            </w:r>
                            <w:r w:rsidR="003504A3">
                              <w:t>Route Management</w:t>
                            </w:r>
                            <w:r w:rsidRPr="002E26F6">
                              <w:t xml:space="preserve"> Flowchart</w:t>
                            </w:r>
                          </w:p>
                          <w:p ns2:paraId="558742E4" ns2:textId="77777777" w:rsidR="00BC7A05" w:rsidRDefault="00BC7A05" w:rsidP="00BC7A05"/>
                        </w: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5:graphicData>
                </ns5:graphic>
                <ns4:sizeRelH relativeFrom="margin">
                  <ns4:pctWidth>0</ns4:pctWidth>
                </ns4:sizeRelH>
                <ns4:sizeRelV relativeFrom="margin">
                  <ns4:pctHeight>0</ns4:pctHeight>
                </ns4:sizeRelV>
              </ns3:anchor>
            </w:drawing>
          </ns1:Choice>
          <ns1:Fallback>
            <w:pict>
              <ns10:shape ns2:anchorId="378BCE9D" id="_x0000_s1035" type="#_x0000_t202" style="position:absolute;left:0;text-align:left;margin-left:0;margin-top:13.6pt;width:301.1pt;height:29pt;z-index:-2516582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" stroked="f">
                <ns10:textbox inset="0,0,0,0">
                  <w:txbxContent>
                    <w:p ns2:paraId="62FEC370" ns2:textId="70014385"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6F5CE4">
                        <w:t>9</w:t>
                      </w:r>
                      <w:r>
                        <w:t xml:space="preserve"> </w:t>
                      </w:r>
                      <w:r w:rsidR="003504A3">
                        <w:t>Route Management</w:t>
                      </w:r>
                      <w:r w:rsidRPr="002E26F6">
                        <w:t xml:space="preserve"> Flowchart</w:t>
                      </w:r>
                    </w:p>
                    <w:p ns2:paraId="629C807E" ns2:textId="77777777" w:rsidR="00BC7A05" w:rsidRDefault="00BC7A05" w:rsidP="00BC7A05"/>
                    <w:p ns2:paraId="28FA55B0" ns2:textId="77777777" w:rsidR="00BC7A05" w:rsidRDefault="00BC7A05"/>
                    <w:p ns2:paraId="68C12A79" ns2:textId="70014385"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6F5CE4">
                        <w:t>9</w:t>
                      </w:r>
                      <w:r>
                        <w:t xml:space="preserve"> </w:t>
                      </w:r>
                      <w:r w:rsidR="003504A3">
                        <w:t>Route Management</w:t>
                      </w:r>
                      <w:r w:rsidRPr="002E26F6">
                        <w:t xml:space="preserve"> Flowchart</w:t>
                      </w:r>
                    </w:p>
                    <w:p ns2:paraId="558742E4" ns2:textId="77777777" w:rsidR="00BC7A05" w:rsidRDefault="00BC7A05" w:rsidP="00BC7A05"/>
                  </w:txbxContent>
                </ns10:textbox>
                <ns12:wrap anchorx="page"/>
              </ns10:shape>
            </w:pict>
          </ns1:Fallback>
        </ns1:AlternateContent>
      </w:r>
    </w:p>
    <w:p ns2:paraId="0D2A721F" ns2:textId="64962B56" w:rsidR="00F43D61" w:rsidRPr="00D333AA" w:rsidRDefault="00F43D61" w:rsidP="00F43D61">
      <w:pPr>
        <w:ind w:firstLine="720"/>
        <w:rPr>
          <w:iCs/>
        </w:rPr>
      </w:pPr>
      <w:r w:rsidRPr="00D333AA">
        <w:rPr>
          <w:iCs/>
        </w:rPr>
        <w:t>The Route Management module allows both Admin and Staff users to manage route information. Authorized users can add new routes, edit route details, update route rates, change filters, and export route records. These changes support the management of destinations, route assignments, and related operational information.</w:t>
      </w:r>
    </w:p>
    <w:p ns2:paraId="177D33A8" ns2:textId="6B861B5E" w:rsidR="00EA7BC4" w:rsidRPr="00D333AA" w:rsidRDefault="00EA7BC4" w:rsidP="00012538">
      <w:pPr>
        <w:ind w:firstLine="0"/>
        <w:rPr>
          <w:noProof/>
        </w:rPr>
      </w:pPr>
    </w:p>
    <w:p ns2:paraId="03C07BC8" ns2:textId="789EB0F1" w:rsidR="00EA7BC4" w:rsidRPr="00D333AA" w:rsidRDefault="00EA7BC4" w:rsidP="00012538">
      <w:pPr>
        <w:ind w:firstLine="0"/>
        <w:rPr>
          <w:noProof/>
        </w:rPr>
      </w:pPr>
    </w:p>
    <w:p ns2:paraId="22406B0F" ns2:textId="24F76919" w:rsidR="00EA7BC4" w:rsidRPr="00D333AA" w:rsidRDefault="00727629" w:rsidP="00012538">
      <w:pPr>
        <w:ind w:firstLine="0"/>
        <w:rPr>
          <w:noProof/>
        </w:rPr>
      </w:pPr>
      <w:r w:rsidRPr="00D333AA">
        <w:rPr>
          <w:noProof/>
        </w:rPr>
        <w:lastRenderedPageBreak/>
        <w:drawing>
          <ns3:anchor distT="0" distB="0" distL="114300" distR="114300" simplePos="0" relativeHeight="251658251" behindDoc="1" locked="0" layoutInCell="1" allowOverlap="1" ns4:anchorId="65BD0D55" ns4:editId="4287AB57">
            <ns3:simplePos x="0" y="0"/>
            <ns3:positionH relativeFrom="margin">
              <ns3:align>center</ns3:align>
            </ns3:positionH>
            <ns3:positionV relativeFrom="paragraph">
              <ns3:posOffset>13970</ns3:posOffset>
            </ns3:positionV>
            <ns3:extent cx="4267200" cy="2484755"/>
            <ns3:effectExtent l="0" t="0" r="0" b="0"/>
            <ns3:wrapNone/>
            <ns3:docPr id="409160671" name="Picture 34"/>
            <ns3:cNvGraphicFramePr>
              <ns5:graphicFrameLocks noChangeAspect="1"/>
            </ns3:cNvGraphicFramePr>
            <ns5:graphic>
              <ns5:graphicData uri="http://schemas.openxmlformats.org/drawingml/2006/picture">
                <ns6:pic>
                  <ns6:nvPicPr>
                    <ns6:cNvPr id="0" name="Picture 50"/>
                    <ns6:cNvPicPr>
                      <ns5:picLocks noChangeAspect="1" noChangeArrowheads="1"/>
                    </ns6:cNvPicPr>
                  </ns6:nvPicPr>
                  <ns6:blipFill>
                    <ns5:blip ns7:embed="rId23">
                      <ns5:extLst>
                        <ns5:ext uri="{28A0092B-C50C-407E-A947-70E740481C1C}">
                          <ns8:useLocalDpi val="0"/>
                        </ns5:ext>
                      </ns5:extLst>
                    </ns5:blip>
                    <ns5:srcRect/>
                    <ns5:stretch>
                      <ns5:fillRect/>
                    </ns5:stretch>
                  </ns6:blipFill>
                  <ns6:spPr bwMode="auto">
                    <ns5:xfrm>
                      <ns5:off x="0" y="0"/>
                      <ns5:ext cx="4267200" cy="2484755"/>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
    <w:p ns2:paraId="7D1C3208" ns2:textId="7DA71B93" w:rsidR="001F52C5" w:rsidRPr="00D333AA" w:rsidRDefault="001F52C5" w:rsidP="00012538">
      <w:pPr>
        <w:ind w:firstLine="0"/>
        <w:rPr>
          <w:i/>
        </w:rPr>
      </w:pPr>
    </w:p>
    <w:p ns2:paraId="128A2B88" ns2:textId="20FA6BC9" w:rsidR="001F52C5" w:rsidRPr="00D333AA" w:rsidRDefault="001F52C5" w:rsidP="00012538">
      <w:pPr>
        <w:ind w:firstLine="0"/>
        <w:rPr>
          <w:i/>
        </w:rPr>
      </w:pPr>
    </w:p>
    <w:p ns2:paraId="694F4832" ns2:textId="74A45158" w:rsidR="00542F4F" w:rsidRPr="00D333AA" w:rsidRDefault="00542F4F" w:rsidP="00BC7A05">
      <w:pPr>
        <w:ind w:firstLine="720"/>
        <w:rPr>
          <w:iCs/>
        </w:rPr>
      </w:pPr>
    </w:p>
    <w:p ns2:paraId="5B786E69" ns2:textId="01158DEE" w:rsidR="00EA7BC4" w:rsidRPr="00D333AA" w:rsidRDefault="00727629" w:rsidP="00BC7A05">
      <w:pPr>
        <w:ind w:firstLine="720"/>
        <w:rPr>
          <w:iCs/>
        </w:rPr>
      </w:pPr>
      <w:r w:rsidRPr="00D333AA">
        <w:rPr>
          <w:noProof/>
        </w:rPr>
        <ns1:AlternateContent>
          <ns1:Choice Requires="wps">
            <w:drawing>
              <ns3:anchor distT="0" distB="0" distL="114300" distR="114300" simplePos="0" relativeHeight="251658245" behindDoc="1" locked="0" layoutInCell="1" allowOverlap="1" ns4:anchorId="52A2D2F6" ns4:editId="20ADB6B0">
                <ns3:simplePos x="0" y="0"/>
                <ns3:positionH relativeFrom="margin">
                  <ns3:align>center</ns3:align>
                </ns3:positionH>
                <ns3:positionV relativeFrom="paragraph">
                  <ns3:posOffset>464820</ns3:posOffset>
                </ns3:positionV>
                <ns3:extent cx="3823970" cy="368300"/>
                <ns3:effectExtent l="0" t="0" r="5080" b="0"/>
                <ns3:wrapNone/>
                <ns3:docPr id="936319458" name="Text Box 1"/>
                <ns3:cNvGraphicFramePr/>
                <ns5:graphic>
                  <ns5:graphicData uri="http://schemas.microsoft.com/office/word/2010/wordprocessingShape">
                    <ns9:wsp>
                      <ns9:cNvSpPr txBox="1"/>
                      <ns9:spPr>
                        <ns5:xfrm>
                          <ns5:off x="0" y="0"/>
                          <ns5:ext cx="3823970" cy="368300"/>
                        </ns5:xfrm>
                        <ns5:prstGeom prst="rect">
                          <ns5:avLst/>
                        </ns5:prstGeom>
                        <ns5:solidFill>
                          <ns5:prstClr val="white"/>
                        </ns5:solidFill>
                        <ns5:ln>
                          <ns5:noFill/>
                        </ns5:ln>
                      </ns9:spPr>
                      <ns9:txbx>
                        <w:txbxContent>
                          <w:p ns2:paraId="6B173361" ns2:textId="75A229AF"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10</w:t>
                            </w:r>
                            <w:r>
                              <w:t xml:space="preserve"> </w:t>
                            </w:r>
                            <w:r w:rsidR="003504A3">
                              <w:t xml:space="preserve">User Management </w:t>
                            </w:r>
                            <w:r w:rsidRPr="002E26F6">
                              <w:t>Flowchart</w:t>
                            </w:r>
                          </w:p>
                          <w:p ns2:paraId="741B0772" ns2:textId="77777777" w:rsidR="00BC7A05" w:rsidRDefault="00BC7A05" w:rsidP="00BC7A05"/>
                          <w:p ns2:paraId="4BF9A051" ns2:textId="77777777" w:rsidR="00BC7A05" w:rsidRDefault="00BC7A05"/>
                          <w:p ns2:paraId="3BA18CE8" ns2:textId="75A229AF"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10</w:t>
                            </w:r>
                            <w:r>
                              <w:t xml:space="preserve"> </w:t>
                            </w:r>
                            <w:r w:rsidR="003504A3">
                              <w:t xml:space="preserve">User Management </w:t>
                            </w:r>
                            <w:r w:rsidRPr="002E26F6">
                              <w:t>Flowchart</w:t>
                            </w:r>
                          </w:p>
                          <w:p ns2:paraId="3FA778EC" ns2:textId="77777777" w:rsidR="00BC7A05" w:rsidRDefault="00BC7A05" w:rsidP="00BC7A05"/>
                        </w: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5:graphicData>
                </ns5:graphic>
                <ns4:sizeRelH relativeFrom="margin">
                  <ns4:pctWidth>0</ns4:pctWidth>
                </ns4:sizeRelH>
                <ns4:sizeRelV relativeFrom="margin">
                  <ns4:pctHeight>0</ns4:pctHeight>
                </ns4:sizeRelV>
              </ns3:anchor>
            </w:drawing>
          </ns1:Choice>
          <ns1:Fallback>
            <w:pict>
              <ns10:shape ns2:anchorId="52A2D2F6" id="_x0000_s1036" type="#_x0000_t202" style="position:absolute;left:0;text-align:left;margin-left:0;margin-top:36.6pt;width:301.1pt;height:29pt;z-index:-25165823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" stroked="f">
                <ns10:textbox inset="0,0,0,0">
                  <w:txbxContent>
                    <w:p ns2:paraId="6B173361" ns2:textId="75A229AF"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10</w:t>
                      </w:r>
                      <w:r>
                        <w:t xml:space="preserve"> </w:t>
                      </w:r>
                      <w:r w:rsidR="003504A3">
                        <w:t xml:space="preserve">User Management </w:t>
                      </w:r>
                      <w:r w:rsidRPr="002E26F6">
                        <w:t>Flowchart</w:t>
                      </w:r>
                    </w:p>
                    <w:p ns2:paraId="741B0772" ns2:textId="77777777" w:rsidR="00BC7A05" w:rsidRDefault="00BC7A05" w:rsidP="00BC7A05"/>
                    <w:p ns2:paraId="4BF9A051" ns2:textId="77777777" w:rsidR="00BC7A05" w:rsidRDefault="00BC7A05"/>
                    <w:p ns2:paraId="3BA18CE8" ns2:textId="75A229AF"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10</w:t>
                      </w:r>
                      <w:r>
                        <w:t xml:space="preserve"> </w:t>
                      </w:r>
                      <w:r w:rsidR="003504A3">
                        <w:t xml:space="preserve">User Management </w:t>
                      </w:r>
                      <w:r w:rsidRPr="002E26F6">
                        <w:t>Flowchart</w:t>
                      </w:r>
                    </w:p>
                    <w:p ns2:paraId="3FA778EC" ns2:textId="77777777" w:rsidR="00BC7A05" w:rsidRDefault="00BC7A05" w:rsidP="00BC7A05"/>
                  </w:txbxContent>
                </ns10:textbox>
                <ns12:wrap anchorx="margin"/>
              </ns10:shape>
            </w:pict>
          </ns1:Fallback>
        </ns1:AlternateContent>
      </w:r>
    </w:p>
    <w:p ns2:paraId="6183C1CA" ns2:textId="77777777" w:rsidR="00727629" w:rsidRDefault="00727629" w:rsidP="00BC7A05">
      <w:pPr>
        <w:ind w:firstLine="720"/>
        <w:rPr>
          <w:iCs/>
        </w:rPr>
      </w:pPr>
      <w:r>
        <w:rPr>
          <w:iCs/>
        </w:rPr>
        <w:t>‘</w:t>
      </w:r>
    </w:p>
    <w:p ns2:paraId="22EE202B" ns2:textId="6C2F8789" w:rsidR="00C3483E" w:rsidRPr="00727629" w:rsidRDefault="00727629" w:rsidP="00BC7A05">
      <w:pPr>
        <w:ind w:firstLine="720"/>
      </w:pPr>
      <w:r w:rsidRPr="00D333AA">
        <w:rPr>
          <w:noProof/>
        </w:rPr>
        <w:drawing>
          <ns3:anchor distT="0" distB="0" distL="114300" distR="114300" simplePos="0" relativeHeight="251658252" behindDoc="1" locked="0" layoutInCell="1" allowOverlap="1" ns4:anchorId="629CA69C" ns4:editId="2F806223">
            <ns3:simplePos x="0" y="0"/>
            <ns3:positionH relativeFrom="margin">
              <ns3:align>center</ns3:align>
            </ns3:positionH>
            <ns3:positionV relativeFrom="paragraph">
              <ns3:posOffset>1209675</ns3:posOffset>
            </ns3:positionV>
            <ns3:extent cx="3724835" cy="2165928"/>
            <ns3:effectExtent l="0" t="0" r="0" b="6350"/>
            <ns3:wrapNone/>
            <ns3:docPr id="271081927" name="Picture 20"/>
            <ns3:cNvGraphicFramePr>
              <ns5:graphicFrameLocks noChangeAspect="1"/>
            </ns3:cNvGraphicFramePr>
            <ns5:graphic>
              <ns5:graphicData uri="http://schemas.openxmlformats.org/drawingml/2006/picture">
                <ns6:pic>
                  <ns6:nvPicPr>
                    <ns6:cNvPr id="0" name="Picture 22"/>
                    <ns6:cNvPicPr>
                      <ns5:picLocks noChangeAspect="1" noChangeArrowheads="1"/>
                    </ns6:cNvPicPr>
                  </ns6:nvPicPr>
                  <ns6:blipFill>
                    <ns5:blip ns7:embed="rId24" cstate="print">
                      <ns5:extLst>
                        <ns5:ext uri="{28A0092B-C50C-407E-A947-70E740481C1C}">
                          <ns8:useLocalDpi val="0"/>
                        </ns5:ext>
                      </ns5:extLst>
                    </ns5:blip>
                    <ns5:srcRect/>
                    <ns5:stretch>
                      <ns5:fillRect/>
                    </ns5:stretch>
                  </ns6:blipFill>
                  <ns6:spPr bwMode="auto">
                    <ns5:xfrm>
                      <ns5:off x="0" y="0"/>
                      <ns5:ext cx="3724835" cy="2165928"/>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r w:rsidR="00F43D61" w:rsidRPr="00D333AA">
        <w:rPr>
          <w:iCs/>
        </w:rPr>
        <w:t>The User Management module is available only to Admin users. Admins can add new users, update user information, modify account details, and delete users when necessary. Staff users do not have access to this module and cannot manage system</w:t>
      </w:r>
      <w:r w:rsidR="00F43D61" w:rsidRPr="00D333AA">
        <w:rPr>
          <w:i/>
        </w:rPr>
        <w:t xml:space="preserve"> accounts.</w:t>
      </w:r>
    </w:p>
    <w:p ns2:paraId="1A4BFD4B" ns2:textId="256492A7" w:rsidR="00542F4F" w:rsidRPr="00D333AA" w:rsidRDefault="00542F4F" w:rsidP="00BC7A05">
      <w:pPr>
        <w:ind w:firstLine="720"/>
        <w:rPr>
          <w:i/>
        </w:rPr>
      </w:pPr>
    </w:p>
    <w:p ns2:paraId="0662C38D" ns2:textId="38379E94" w:rsidR="00542F4F" w:rsidRPr="00D333AA" w:rsidRDefault="00542F4F" w:rsidP="00BC7A05">
      <w:pPr>
        <w:ind w:firstLine="720"/>
        <w:rPr>
          <w:i/>
        </w:rPr>
      </w:pPr>
    </w:p>
    <w:p ns2:paraId="680F70D1" ns2:textId="2C99F2BF" w:rsidR="00542F4F" w:rsidRPr="00D333AA" w:rsidRDefault="00542F4F" w:rsidP="00BC7A05">
      <w:pPr>
        <w:ind w:firstLine="720"/>
        <w:rPr>
          <w:i/>
        </w:rPr>
      </w:pPr>
    </w:p>
    <w:p ns2:paraId="26DB333C" ns2:textId="6539B4C9" w:rsidR="00BC7A05" w:rsidRPr="00D333AA" w:rsidRDefault="00727629" w:rsidP="00BC7A05">
      <w:pPr>
        <w:ind w:firstLine="720"/>
        <w:rPr>
          <w:iCs/>
        </w:rPr>
      </w:pPr>
      <w:r w:rsidRPr="00D333AA">
        <w:rPr>
          <w:noProof/>
        </w:rPr>
        <ns1:AlternateContent>
          <ns1:Choice Requires="wps">
            <w:drawing>
              <ns3:anchor distT="0" distB="0" distL="114300" distR="114300" simplePos="0" relativeHeight="251658246" behindDoc="1" locked="0" layoutInCell="1" allowOverlap="1" ns4:anchorId="6831513F" ns4:editId="71D97821">
                <ns3:simplePos x="0" y="0"/>
                <ns3:positionH relativeFrom="margin">
                  <ns3:align>center</ns3:align>
                </ns3:positionH>
                <ns3:positionV relativeFrom="paragraph">
                  <ns3:posOffset>178435</ns3:posOffset>
                </ns3:positionV>
                <ns3:extent cx="3823970" cy="368300"/>
                <ns3:effectExtent l="0" t="0" r="5080" b="0"/>
                <ns3:wrapNone/>
                <ns3:docPr id="1997654572" name="Text Box 1"/>
                <ns3:cNvGraphicFramePr/>
                <ns5:graphic>
                  <ns5:graphicData uri="http://schemas.microsoft.com/office/word/2010/wordprocessingShape">
                    <ns9:wsp>
                      <ns9:cNvSpPr txBox="1"/>
                      <ns9:spPr>
                        <ns5:xfrm>
                          <ns5:off x="0" y="0"/>
                          <ns5:ext cx="3823970" cy="368300"/>
                        </ns5:xfrm>
                        <ns5:prstGeom prst="rect">
                          <ns5:avLst/>
                        </ns5:prstGeom>
                        <ns5:solidFill>
                          <ns5:prstClr val="white"/>
                        </ns5:solidFill>
                        <ns5:ln>
                          <ns5:noFill/>
                        </ns5:ln>
                      </ns9:spPr>
                      <ns9:txbx>
                        <w:txbxContent>
                          <w:p ns2:paraId="77F0016A" ns2:textId="29DDA37C"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11</w:t>
                            </w:r>
                            <w:r>
                              <w:t xml:space="preserve"> </w:t>
                            </w:r>
                            <w:r w:rsidR="003504A3">
                              <w:t xml:space="preserve">Company Management </w:t>
                            </w:r>
                            <w:r w:rsidRPr="002E26F6">
                              <w:t>Flowchart</w:t>
                            </w:r>
                          </w:p>
                          <w:p ns2:paraId="4D733286" ns2:textId="77777777" w:rsidR="00BC7A05" w:rsidRDefault="00BC7A05" w:rsidP="00BC7A05"/>
                          <w:p ns2:paraId="576611A0" ns2:textId="77777777" w:rsidR="00BC7A05" w:rsidRDefault="00BC7A05"/>
                          <w:p ns2:paraId="632E55FC" ns2:textId="29DDA37C"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11</w:t>
                            </w:r>
                            <w:r>
                              <w:t xml:space="preserve"> </w:t>
                            </w:r>
                            <w:r w:rsidR="003504A3">
                              <w:t xml:space="preserve">Company Management </w:t>
                            </w:r>
                            <w:r w:rsidRPr="002E26F6">
                              <w:t>Flowchart</w:t>
                            </w:r>
                          </w:p>
                          <w:p ns2:paraId="03A58C54" ns2:textId="77777777" w:rsidR="00BC7A05" w:rsidRDefault="00BC7A05" w:rsidP="00BC7A05"/>
                        </w: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5:graphicData>
                </ns5:graphic>
                <ns4:sizeRelH relativeFrom="margin">
                  <ns4:pctWidth>0</ns4:pctWidth>
                </ns4:sizeRelH>
                <ns4:sizeRelV relativeFrom="margin">
                  <ns4:pctHeight>0</ns4:pctHeight>
                </ns4:sizeRelV>
              </ns3:anchor>
            </w:drawing>
          </ns1:Choice>
          <ns1:Fallback>
            <w:pict>
              <ns10:shape ns2:anchorId="6831513F" id="_x0000_s1037" type="#_x0000_t202" style="position:absolute;left:0;text-align:left;margin-left:0;margin-top:14.05pt;width:301.1pt;height:29pt;z-index:-25165823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" stroked="f">
                <ns10:textbox inset="0,0,0,0">
                  <w:txbxContent>
                    <w:p ns2:paraId="77F0016A" ns2:textId="29DDA37C"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11</w:t>
                      </w:r>
                      <w:r>
                        <w:t xml:space="preserve"> </w:t>
                      </w:r>
                      <w:r w:rsidR="003504A3">
                        <w:t xml:space="preserve">Company Management </w:t>
                      </w:r>
                      <w:r w:rsidRPr="002E26F6">
                        <w:t>Flowchart</w:t>
                      </w:r>
                    </w:p>
                    <w:p ns2:paraId="4D733286" ns2:textId="77777777" w:rsidR="00BC7A05" w:rsidRDefault="00BC7A05" w:rsidP="00BC7A05"/>
                    <w:p ns2:paraId="576611A0" ns2:textId="77777777" w:rsidR="00BC7A05" w:rsidRDefault="00BC7A05"/>
                    <w:p ns2:paraId="632E55FC" ns2:textId="29DDA37C"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11</w:t>
                      </w:r>
                      <w:r>
                        <w:t xml:space="preserve"> </w:t>
                      </w:r>
                      <w:r w:rsidR="003504A3">
                        <w:t xml:space="preserve">Company Management </w:t>
                      </w:r>
                      <w:r w:rsidRPr="002E26F6">
                        <w:t>Flowchart</w:t>
                      </w:r>
                    </w:p>
                    <w:p ns2:paraId="03A58C54" ns2:textId="77777777" w:rsidR="00BC7A05" w:rsidRDefault="00BC7A05" w:rsidP="00BC7A05"/>
                  </w:txbxContent>
                </ns10:textbox>
                <ns12:wrap anchorx="margin"/>
              </ns10:shape>
            </w:pict>
          </ns1:Fallback>
        </ns1:AlternateContent>
      </w:r>
    </w:p>
    <w:p ns2:paraId="111163CC" ns2:textId="13209D28" w:rsidR="00BC7A05" w:rsidRPr="00D333AA" w:rsidRDefault="00BC7A05" w:rsidP="00BC7A05">
      <w:pPr>
        <w:ind w:firstLine="720"/>
        <w:rPr>
          <w:iCs/>
        </w:rPr>
      </w:pPr>
    </w:p>
    <w:p ns2:paraId="418F55F3" ns2:textId="55B07245" w:rsidR="003B7D26" w:rsidRPr="00D333AA" w:rsidRDefault="00542F4F" w:rsidP="00BC7A05">
      <w:pPr>
        <w:ind w:firstLine="720"/>
        <w:rPr>
          <w:i/>
        </w:rPr>
      </w:pPr>
      <w:r w:rsidRPr="00D333AA">
        <w:rPr>
          <w:noProof/>
        </w:rPr>
        <w:lastRenderedPageBreak/>
        <w:drawing>
          <ns3:anchor distT="0" distB="0" distL="114300" distR="114300" simplePos="0" relativeHeight="251658269" behindDoc="1" locked="0" layoutInCell="1" allowOverlap="1" ns4:anchorId="0EFF9134" ns4:editId="7EEAF6E1">
            <ns3:simplePos x="0" y="0"/>
            <ns3:positionH relativeFrom="margin">
              <ns3:align>center</ns3:align>
            </ns3:positionH>
            <ns3:positionV relativeFrom="paragraph">
              <ns3:posOffset>1577266</ns3:posOffset>
            </ns3:positionV>
            <ns3:extent cx="3781814" cy="2702859"/>
            <ns3:effectExtent l="0" t="0" r="0" b="2540"/>
            <ns3:wrapNone/>
            <ns3:docPr id="1575171165" name="Picture 27"/>
            <ns3:cNvGraphicFramePr>
              <ns5:graphicFrameLocks noChangeAspect="1"/>
            </ns3:cNvGraphicFramePr>
            <ns5:graphic>
              <ns5:graphicData uri="http://schemas.openxmlformats.org/drawingml/2006/picture">
                <ns6:pic>
                  <ns6:nvPicPr>
                    <ns6:cNvPr id="0" name="Picture 36"/>
                    <ns6:cNvPicPr>
                      <ns5:picLocks noChangeAspect="1" noChangeArrowheads="1"/>
                    </ns6:cNvPicPr>
                  </ns6:nvPicPr>
                  <ns6:blipFill>
                    <ns5:blip ns7:embed="rId25" cstate="print">
                      <ns5:extLst>
                        <ns5:ext uri="{28A0092B-C50C-407E-A947-70E740481C1C}">
                          <ns8:useLocalDpi val="0"/>
                        </ns5:ext>
                      </ns5:extLst>
                    </ns5:blip>
                    <ns5:srcRect/>
                    <ns5:stretch>
                      <ns5:fillRect/>
                    </ns5:stretch>
                  </ns6:blipFill>
                  <ns6:spPr bwMode="auto">
                    <ns5:xfrm>
                      <ns5:off x="0" y="0"/>
                      <ns5:ext cx="3781814" cy="2702859"/>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r w:rsidR="00F43D61" w:rsidRPr="00D333AA">
        <w:rPr>
          <w:iCs/>
        </w:rPr>
        <w:t>The Company Management module is available only to Admin users. Admins can add new companies, update company information, and manage existing company records. Staff users do not have access to this module because company administration is restricted to authorized Admin personnel.</w:t>
      </w:r>
    </w:p>
    <w:p ns2:paraId="20AAA8E1" ns2:textId="52210497" w:rsidR="00C54B73" w:rsidRPr="00D333AA" w:rsidRDefault="00C54B73" w:rsidP="00012538">
      <w:pPr>
        <w:ind w:firstLine="0"/>
        <w:rPr>
          <w:i/>
        </w:rPr>
      </w:pPr>
    </w:p>
    <w:p ns2:paraId="5B7DAF48" ns2:textId="2F5E660A" w:rsidR="00C54B73" w:rsidRPr="00D333AA" w:rsidRDefault="00C54B73" w:rsidP="00012538">
      <w:pPr>
        <w:ind w:firstLine="0"/>
        <w:rPr>
          <w:i/>
        </w:rPr>
      </w:pPr>
    </w:p>
    <w:p ns2:paraId="0A457E01" ns2:textId="3A2D1E03" w:rsidR="00BC7A05" w:rsidRPr="00D333AA" w:rsidRDefault="00BC7A05" w:rsidP="00BC7A05">
      <w:pPr>
        <w:ind w:firstLine="720"/>
        <w:rPr>
          <w:iCs/>
        </w:rPr>
      </w:pPr>
    </w:p>
    <w:p ns2:paraId="6B2C1CD0" ns2:textId="7885622F" w:rsidR="00A7654F" w:rsidRPr="00D333AA" w:rsidRDefault="00A7654F" w:rsidP="00BC7A05">
      <w:pPr>
        <w:ind w:firstLine="720"/>
        <w:rPr>
          <w:iCs/>
        </w:rPr>
      </w:pPr>
    </w:p>
    <w:p ns2:paraId="1E4E20EC" ns2:textId="4D9F7425" w:rsidR="00A7654F" w:rsidRPr="00D333AA" w:rsidRDefault="00A7654F" w:rsidP="00BC7A05">
      <w:pPr>
        <w:ind w:firstLine="720"/>
        <w:rPr>
          <w:iCs/>
        </w:rPr>
      </w:pPr>
    </w:p>
    <w:p ns2:paraId="78AEC346" ns2:textId="793792CB" w:rsidR="00A7654F" w:rsidRPr="00D333AA" w:rsidRDefault="00542F4F" w:rsidP="00BC7A05">
      <w:pPr>
        <w:ind w:firstLine="720"/>
        <w:rPr>
          <w:iCs/>
        </w:rPr>
      </w:pPr>
      <w:r w:rsidRPr="00D333AA">
        <w:rPr>
          <w:noProof/>
        </w:rPr>
        <ns1:AlternateContent>
          <ns1:Choice Requires="wps">
            <w:drawing>
              <ns3:anchor distT="0" distB="0" distL="114300" distR="114300" simplePos="0" relativeHeight="251658247" behindDoc="1" locked="0" layoutInCell="1" allowOverlap="1" ns4:anchorId="067A5A71" ns4:editId="40B9D3A1">
                <ns3:simplePos x="0" y="0"/>
                <ns3:positionH relativeFrom="margin">
                  <ns3:align>center</ns3:align>
                </ns3:positionH>
                <ns3:positionV relativeFrom="paragraph">
                  <ns3:posOffset>-27305</ns3:posOffset>
                </ns3:positionV>
                <ns3:extent cx="3823970" cy="368300"/>
                <ns3:effectExtent l="0" t="0" r="5080" b="0"/>
                <ns3:wrapTight wrapText="bothSides">
                  <ns3:wrapPolygon edited="0">
                    <ns3:start x="0" y="0"/>
                    <ns3:lineTo x="0" y="20110"/>
                    <ns3:lineTo x="21521" y="20110"/>
                    <ns3:lineTo x="21521" y="0"/>
                    <ns3:lineTo x="0" y="0"/>
                  </ns3:wrapPolygon>
                </ns3:wrapTight>
                <ns3:docPr id="2068114213" name="Text Box 1"/>
                <ns3:cNvGraphicFramePr/>
                <ns5:graphic>
                  <ns5:graphicData uri="http://schemas.microsoft.com/office/word/2010/wordprocessingShape">
                    <ns9:wsp>
                      <ns9:cNvSpPr txBox="1"/>
                      <ns9:spPr>
                        <ns5:xfrm>
                          <ns5:off x="0" y="0"/>
                          <ns5:ext cx="3823970" cy="368300"/>
                        </ns5:xfrm>
                        <ns5:prstGeom prst="rect">
                          <ns5:avLst/>
                        </ns5:prstGeom>
                        <ns5:solidFill>
                          <ns5:prstClr val="white"/>
                        </ns5:solidFill>
                        <ns5:ln>
                          <ns5:noFill/>
                        </ns5:ln>
                      </ns9:spPr>
                      <ns9:txbx>
                        <w:txbxContent>
                          <w:p ns2:paraId="7278FA75" ns2:textId="77777777"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 xml:space="preserve">12 Driver Management </w:t>
                            </w:r>
                            <w:r w:rsidRPr="002E26F6">
                              <w:t>Flowchart</w:t>
                            </w:r>
                          </w:p>
                          <w:p ns2:paraId="262D5636" ns2:textId="77777777" w:rsidR="00BC7A05" w:rsidRDefault="00BC7A05" w:rsidP="00BC7A05"/>
                          <w:p ns2:paraId="34512B43" ns2:textId="77777777" w:rsidR="00BC7A05" w:rsidRDefault="00BC7A05"/>
                          <w:p ns2:paraId="28F5746B" ns2:textId="77777777"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 xml:space="preserve">12 Driver Management </w:t>
                            </w:r>
                            <w:r w:rsidRPr="002E26F6">
                              <w:t>Flowchart</w:t>
                            </w:r>
                          </w:p>
                          <w:p ns2:paraId="6B8006DC" ns2:textId="77777777" w:rsidR="00BC7A05" w:rsidRDefault="00BC7A05" w:rsidP="00BC7A05"/>
                        </w: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5:graphicData>
                </ns5:graphic>
                <ns4:sizeRelH relativeFrom="margin">
                  <ns4:pctWidth>0</ns4:pctWidth>
                </ns4:sizeRelH>
                <ns4:sizeRelV relativeFrom="margin">
                  <ns4:pctHeight>0</ns4:pctHeight>
                </ns4:sizeRelV>
              </ns3:anchor>
            </w:drawing>
          </ns1:Choice>
          <ns1:Fallback>
            <w:pict>
              <ns10:shape ns2:anchorId="067A5A71" id="_x0000_s1038" type="#_x0000_t202" style="position:absolute;left:0;text-align:left;margin-left:0;margin-top:-2.15pt;width:301.1pt;height:29pt;z-index:-25165823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" stroked="f">
                <ns10:textbox inset="0,0,0,0">
                  <w:txbxContent>
                    <w:p ns2:paraId="7278FA75" ns2:textId="77777777"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 xml:space="preserve">12 Driver Management </w:t>
                      </w:r>
                      <w:r w:rsidRPr="002E26F6">
                        <w:t>Flowchart</w:t>
                      </w:r>
                    </w:p>
                    <w:p ns2:paraId="262D5636" ns2:textId="77777777" w:rsidR="00BC7A05" w:rsidRDefault="00BC7A05" w:rsidP="00BC7A05"/>
                    <w:p ns2:paraId="34512B43" ns2:textId="77777777" w:rsidR="00BC7A05" w:rsidRDefault="00BC7A05"/>
                    <w:p ns2:paraId="28F5746B" ns2:textId="77777777"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 xml:space="preserve">12 Driver Management </w:t>
                      </w:r>
                      <w:r w:rsidRPr="002E26F6">
                        <w:t>Flowchart</w:t>
                      </w:r>
                    </w:p>
                    <w:p ns2:paraId="6B8006DC" ns2:textId="77777777" w:rsidR="00BC7A05" w:rsidRDefault="00BC7A05" w:rsidP="00BC7A05"/>
                  </w:txbxContent>
                </ns10:textbox>
                <ns12:wrap type="tight" anchorx="margin"/>
              </ns10:shape>
            </w:pict>
          </ns1:Fallback>
        </ns1:AlternateContent>
      </w:r>
    </w:p>
    <w:p ns2:paraId="273B93BB" ns2:textId="5C5E5393" w:rsidR="00EA7BC4" w:rsidRPr="00D333AA" w:rsidRDefault="00F43D61" w:rsidP="00BC7A05">
      <w:pPr>
        <w:ind w:firstLine="720"/>
        <w:rPr>
          <w:noProof/>
        </w:rPr>
      </w:pPr>
      <w:r w:rsidRPr="00D333AA">
        <w:rPr>
          <w:iCs/>
        </w:rPr>
        <w:t>The Driver Management module allows Admin users to add new drivers, update driver information, edit driver statuses, and manage driver records. Staff users have view-only access to driver information and cannot add, update, or modify driver records.</w:t>
      </w:r>
    </w:p>
    <w:p ns2:paraId="295E301B" ns2:textId="3DC9D789" w:rsidR="00F31023" w:rsidRPr="00D333AA" w:rsidRDefault="00F31023" w:rsidP="00BC7A05">
      <w:pPr>
        <w:ind w:firstLine="720"/>
        <w:rPr>
          <w:i/>
        </w:rPr>
      </w:pPr>
    </w:p>
    <w:p ns2:paraId="1A867D26" ns2:textId="035E7B90" w:rsidR="00BC7A05" w:rsidRPr="00D333AA" w:rsidRDefault="00727629" w:rsidP="00012538">
      <w:pPr>
        <w:ind w:firstLine="0"/>
        <w:rPr>
          <w:iCs/>
        </w:rPr>
      </w:pPr>
      <w:r w:rsidRPr="00D333AA">
        <w:rPr>
          <w:noProof/>
        </w:rPr>
        <w:lastRenderedPageBreak/>
        <w:drawing>
          <ns3:anchor distT="0" distB="0" distL="114300" distR="114300" simplePos="0" relativeHeight="251658270" behindDoc="1" locked="0" layoutInCell="1" allowOverlap="1" ns4:anchorId="2EDA514B" ns4:editId="50FF95FF">
            <ns3:simplePos x="0" y="0"/>
            <ns3:positionH relativeFrom="margin">
              <ns3:align>center</ns3:align>
            </ns3:positionH>
            <ns3:positionV relativeFrom="paragraph">
              <ns3:posOffset>20955</ns3:posOffset>
            </ns3:positionV>
            <ns3:extent cx="4518025" cy="2315292"/>
            <ns3:effectExtent l="0" t="0" r="0" b="8890"/>
            <ns3:wrapNone/>
            <ns3:docPr id="1838020767" name="Picture 25"/>
            <ns3:cNvGraphicFramePr>
              <ns5:graphicFrameLocks noChangeAspect="1"/>
            </ns3:cNvGraphicFramePr>
            <ns5:graphic>
              <ns5:graphicData uri="http://schemas.openxmlformats.org/drawingml/2006/picture">
                <ns6:pic>
                  <ns6:nvPicPr>
                    <ns6:cNvPr id="0" name="Picture 32"/>
                    <ns6:cNvPicPr>
                      <ns5:picLocks noChangeAspect="1" noChangeArrowheads="1"/>
                    </ns6:cNvPicPr>
                  </ns6:nvPicPr>
                  <ns6:blipFill>
                    <ns5:blip ns7:embed="rId26">
                      <ns5:extLst>
                        <ns5:ext uri="{28A0092B-C50C-407E-A947-70E740481C1C}">
                          <ns8:useLocalDpi val="0"/>
                        </ns5:ext>
                      </ns5:extLst>
                    </ns5:blip>
                    <ns5:srcRect/>
                    <ns5:stretch>
                      <ns5:fillRect/>
                    </ns5:stretch>
                  </ns6:blipFill>
                  <ns6:spPr bwMode="auto">
                    <ns5:xfrm>
                      <ns5:off x="0" y="0"/>
                      <ns5:ext cx="4518025" cy="2315292"/>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
    <w:p ns2:paraId="1F67400C" ns2:textId="77834BF3" w:rsidR="00BC7A05" w:rsidRPr="00D333AA" w:rsidRDefault="00BC7A05" w:rsidP="00BC7A05">
      <w:pPr>
        <w:ind w:firstLine="720"/>
        <w:rPr>
          <w:iCs/>
        </w:rPr>
      </w:pPr>
    </w:p>
    <w:p ns2:paraId="5739F4E1" ns2:textId="2AA48D4A" w:rsidR="00A7654F" w:rsidRPr="00D333AA" w:rsidRDefault="00A7654F" w:rsidP="00BC7A05">
      <w:pPr>
        <w:ind w:firstLine="720"/>
        <w:rPr>
          <w:iCs/>
        </w:rPr>
      </w:pPr>
    </w:p>
    <w:p ns2:paraId="359FE74B" ns2:textId="16B88F24" w:rsidR="00A7654F" w:rsidRPr="00D333AA" w:rsidRDefault="00A7654F" w:rsidP="00BC7A05">
      <w:pPr>
        <w:ind w:firstLine="720"/>
        <w:rPr>
          <w:iCs/>
        </w:rPr>
      </w:pPr>
    </w:p>
    <w:p ns2:paraId="057D4CBF" ns2:textId="7A59E6DA" w:rsidR="00A7654F" w:rsidRPr="00D333AA" w:rsidRDefault="00727629" w:rsidP="00BC7A05">
      <w:pPr>
        <w:ind w:firstLine="720"/>
        <w:rPr>
          <w:iCs/>
        </w:rPr>
      </w:pPr>
      <w:r w:rsidRPr="00D333AA">
        <w:rPr>
          <w:noProof/>
        </w:rPr>
        <ns1:AlternateContent>
          <ns1:Choice Requires="wps">
            <w:drawing>
              <ns3:anchor distT="0" distB="0" distL="114300" distR="114300" simplePos="0" relativeHeight="251658248" behindDoc="1" locked="0" layoutInCell="1" allowOverlap="1" ns4:anchorId="077502AC" ns4:editId="502CA29B">
                <ns3:simplePos x="0" y="0"/>
                <ns3:positionH relativeFrom="margin">
                  <ns3:align>center</ns3:align>
                </ns3:positionH>
                <ns3:positionV relativeFrom="paragraph">
                  <ns3:posOffset>318770</ns3:posOffset>
                </ns3:positionV>
                <ns3:extent cx="3823970" cy="368300"/>
                <ns3:effectExtent l="0" t="0" r="5080" b="0"/>
                <ns3:wrapNone/>
                <ns3:docPr id="1389882118" name="Text Box 1"/>
                <ns3:cNvGraphicFramePr/>
                <ns5:graphic>
                  <ns5:graphicData uri="http://schemas.microsoft.com/office/word/2010/wordprocessingShape">
                    <ns9:wsp>
                      <ns9:cNvSpPr txBox="1"/>
                      <ns9:spPr>
                        <ns5:xfrm>
                          <ns5:off x="0" y="0"/>
                          <ns5:ext cx="3823970" cy="368300"/>
                        </ns5:xfrm>
                        <ns5:prstGeom prst="rect">
                          <ns5:avLst/>
                        </ns5:prstGeom>
                        <ns5:solidFill>
                          <ns5:prstClr val="white"/>
                        </ns5:solidFill>
                        <ns5:ln>
                          <ns5:noFill/>
                        </ns5:ln>
                      </ns9:spPr>
                      <ns9:txbx>
                        <w:txbxContent>
                          <w:p ns2:paraId="7220184E" ns2:textId="6E6BE649"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13</w:t>
                            </w:r>
                            <w:r>
                              <w:t xml:space="preserve"> </w:t>
                            </w:r>
                            <w:r w:rsidR="003504A3">
                              <w:t>Attendance Management</w:t>
                            </w:r>
                            <w:r w:rsidRPr="002E26F6">
                              <w:t xml:space="preserve"> Flowchart</w:t>
                            </w:r>
                          </w:p>
                          <w:p ns2:paraId="545156F7" ns2:textId="77777777" w:rsidR="00BC7A05" w:rsidRDefault="00BC7A05" w:rsidP="00BC7A05"/>
                          <w:p ns2:paraId="4F82363E" ns2:textId="77777777" w:rsidR="00BC7A05" w:rsidRDefault="00BC7A05"/>
                          <w:p ns2:paraId="5710C5FA" ns2:textId="6E6BE649"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13</w:t>
                            </w:r>
                            <w:r>
                              <w:t xml:space="preserve"> </w:t>
                            </w:r>
                            <w:r w:rsidR="003504A3">
                              <w:t>Attendance Management</w:t>
                            </w:r>
                            <w:r w:rsidRPr="002E26F6">
                              <w:t xml:space="preserve"> Flowchart</w:t>
                            </w:r>
                          </w:p>
                          <w:p ns2:paraId="3987FBCF" ns2:textId="77777777" w:rsidR="00BC7A05" w:rsidRDefault="00BC7A05" w:rsidP="00BC7A05"/>
                        </w: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5:graphicData>
                </ns5:graphic>
                <ns4:sizeRelH relativeFrom="margin">
                  <ns4:pctWidth>0</ns4:pctWidth>
                </ns4:sizeRelH>
                <ns4:sizeRelV relativeFrom="margin">
                  <ns4:pctHeight>0</ns4:pctHeight>
                </ns4:sizeRelV>
              </ns3:anchor>
            </w:drawing>
          </ns1:Choice>
          <ns1:Fallback>
            <w:pict>
              <ns10:shape ns2:anchorId="077502AC" id="_x0000_s1039" type="#_x0000_t202" style="position:absolute;left:0;text-align:left;margin-left:0;margin-top:25.1pt;width:301.1pt;height:29pt;z-index:-2516582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" stroked="f">
                <ns10:textbox inset="0,0,0,0">
                  <w:txbxContent>
                    <w:p ns2:paraId="7220184E" ns2:textId="6E6BE649"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13</w:t>
                      </w:r>
                      <w:r>
                        <w:t xml:space="preserve"> </w:t>
                      </w:r>
                      <w:r w:rsidR="003504A3">
                        <w:t>Attendance Management</w:t>
                      </w:r>
                      <w:r w:rsidRPr="002E26F6">
                        <w:t xml:space="preserve"> Flowchart</w:t>
                      </w:r>
                    </w:p>
                    <w:p ns2:paraId="545156F7" ns2:textId="77777777" w:rsidR="00BC7A05" w:rsidRDefault="00BC7A05" w:rsidP="00BC7A05"/>
                    <w:p ns2:paraId="4F82363E" ns2:textId="77777777" w:rsidR="00BC7A05" w:rsidRDefault="00BC7A05"/>
                    <w:p ns2:paraId="5710C5FA" ns2:textId="6E6BE649"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13</w:t>
                      </w:r>
                      <w:r>
                        <w:t xml:space="preserve"> </w:t>
                      </w:r>
                      <w:r w:rsidR="003504A3">
                        <w:t>Attendance Management</w:t>
                      </w:r>
                      <w:r w:rsidRPr="002E26F6">
                        <w:t xml:space="preserve"> Flowchart</w:t>
                      </w:r>
                    </w:p>
                    <w:p ns2:paraId="3987FBCF" ns2:textId="77777777" w:rsidR="00BC7A05" w:rsidRDefault="00BC7A05" w:rsidP="00BC7A05"/>
                  </w:txbxContent>
                </ns10:textbox>
                <ns12:wrap anchorx="margin"/>
              </ns10:shape>
            </w:pict>
          </ns1:Fallback>
        </ns1:AlternateContent>
      </w:r>
    </w:p>
    <w:p ns2:paraId="290142F9" ns2:textId="77777777" w:rsidR="00727629" w:rsidRDefault="00727629" w:rsidP="00BC7A05">
      <w:pPr>
        <w:ind w:firstLine="720"/>
        <w:rPr>
          <w:iCs/>
        </w:rPr>
      </w:pPr>
    </w:p>
    <w:p ns2:paraId="1A62512F" ns2:textId="3C3E170D" w:rsidR="00BC7A05" w:rsidRPr="00D333AA" w:rsidRDefault="00727629" w:rsidP="00BC7A05">
      <w:pPr>
        <w:ind w:firstLine="720"/>
        <w:rPr>
          <w:noProof/>
        </w:rPr>
      </w:pPr>
      <w:r w:rsidRPr="00D333AA">
        <w:rPr>
          <w:noProof/>
        </w:rPr>
        <w:drawing>
          <ns3:anchor distT="0" distB="0" distL="114300" distR="114300" simplePos="0" relativeHeight="251658271" behindDoc="1" locked="0" layoutInCell="1" allowOverlap="1" ns4:anchorId="01202481" ns4:editId="17C829EF">
            <ns3:simplePos x="0" y="0"/>
            <ns3:positionH relativeFrom="margin">
              <ns3:align>center</ns3:align>
            </ns3:positionH>
            <ns3:positionV relativeFrom="paragraph">
              <ns3:posOffset>1430020</ns3:posOffset>
            </ns3:positionV>
            <ns3:extent cx="3855720" cy="2446865"/>
            <ns3:effectExtent l="0" t="0" r="0" b="0"/>
            <ns3:wrapNone/>
            <ns3:docPr id="1988580610" name="Picture 26"/>
            <ns3:cNvGraphicFramePr>
              <ns5:graphicFrameLocks noChangeAspect="1"/>
            </ns3:cNvGraphicFramePr>
            <ns5:graphic>
              <ns5:graphicData uri="http://schemas.openxmlformats.org/drawingml/2006/picture">
                <ns6:pic>
                  <ns6:nvPicPr>
                    <ns6:cNvPr id="0" name="Picture 34"/>
                    <ns6:cNvPicPr>
                      <ns5:picLocks noChangeAspect="1" noChangeArrowheads="1"/>
                    </ns6:cNvPicPr>
                  </ns6:nvPicPr>
                  <ns6:blipFill>
                    <ns5:blip ns7:embed="rId27">
                      <ns5:extLst>
                        <ns5:ext uri="{28A0092B-C50C-407E-A947-70E740481C1C}">
                          <ns8:useLocalDpi val="0"/>
                        </ns5:ext>
                      </ns5:extLst>
                    </ns5:blip>
                    <ns5:srcRect/>
                    <ns5:stretch>
                      <ns5:fillRect/>
                    </ns5:stretch>
                  </ns6:blipFill>
                  <ns6:spPr bwMode="auto">
                    <ns5:xfrm>
                      <ns5:off x="0" y="0"/>
                      <ns5:ext cx="3855720" cy="2446865"/>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r w:rsidR="00BC7A05" w:rsidRPr="00D333AA">
        <w:rPr>
          <w:iCs/>
        </w:rPr>
        <w:t>The Attendance module provides different functions based on the user’s role. Admin users can view attendance records and monitor employee attendance information. Staff users can import new attendance records from biometric systems and manage</w:t>
      </w:r>
      <w:r w:rsidR="00BC7A05" w:rsidRPr="00D333AA">
        <w:rPr>
          <w:i/>
        </w:rPr>
        <w:t xml:space="preserve"> </w:t>
      </w:r>
      <w:r w:rsidR="00BC7A05" w:rsidRPr="00D333AA">
        <w:rPr>
          <w:iCs/>
        </w:rPr>
        <w:t>the imported attendance data for operational and payroll purposes.</w:t>
      </w:r>
    </w:p>
    <w:p ns2:paraId="6468435C" ns2:textId="714341BE" w:rsidR="00BC7A05" w:rsidRPr="00D333AA" w:rsidRDefault="00BC7A05" w:rsidP="00BC7A05">
      <w:pPr>
        <w:ind w:firstLine="720"/>
        <w:rPr>
          <w:iCs/>
        </w:rPr>
      </w:pPr>
    </w:p>
    <w:p ns2:paraId="62519525" ns2:textId="0F5113F4" w:rsidR="00A7654F" w:rsidRPr="00D333AA" w:rsidRDefault="00A7654F" w:rsidP="00BC7A05">
      <w:pPr>
        <w:ind w:firstLine="720"/>
        <w:rPr>
          <w:iCs/>
        </w:rPr>
      </w:pPr>
    </w:p>
    <w:p ns2:paraId="45547880" ns2:textId="47ADDFFB" w:rsidR="00A7654F" w:rsidRPr="00D333AA" w:rsidRDefault="00A7654F" w:rsidP="00BC7A05">
      <w:pPr>
        <w:ind w:firstLine="720"/>
        <w:rPr>
          <w:iCs/>
        </w:rPr>
      </w:pPr>
    </w:p>
    <w:p ns2:paraId="0881162E" ns2:textId="0638D5DE" w:rsidR="00A7654F" w:rsidRPr="00D333AA" w:rsidRDefault="00727629" w:rsidP="00BC7A05">
      <w:pPr>
        <w:ind w:firstLine="720"/>
        <w:rPr>
          <w:iCs/>
        </w:rPr>
      </w:pPr>
      <w:r w:rsidRPr="00D333AA">
        <w:rPr>
          <w:noProof/>
        </w:rPr>
        <ns1:AlternateContent>
          <ns1:Choice Requires="wps">
            <w:drawing>
              <ns3:anchor distT="0" distB="0" distL="114300" distR="114300" simplePos="0" relativeHeight="251658249" behindDoc="1" locked="0" layoutInCell="1" allowOverlap="1" ns4:anchorId="4402D0CF" ns4:editId="4D716257">
                <ns3:simplePos x="0" y="0"/>
                <ns3:positionH relativeFrom="margin">
                  <ns3:align>center</ns3:align>
                </ns3:positionH>
                <ns3:positionV relativeFrom="paragraph">
                  <ns3:posOffset>495935</ns3:posOffset>
                </ns3:positionV>
                <ns3:extent cx="3823970" cy="368300"/>
                <ns3:effectExtent l="0" t="0" r="5080" b="0"/>
                <ns3:wrapNone/>
                <ns3:docPr id="1040863855" name="Text Box 1"/>
                <ns3:cNvGraphicFramePr/>
                <ns5:graphic>
                  <ns5:graphicData uri="http://schemas.microsoft.com/office/word/2010/wordprocessingShape">
                    <ns9:wsp>
                      <ns9:cNvSpPr txBox="1"/>
                      <ns9:spPr>
                        <ns5:xfrm>
                          <ns5:off x="0" y="0"/>
                          <ns5:ext cx="3823970" cy="368300"/>
                        </ns5:xfrm>
                        <ns5:prstGeom prst="rect">
                          <ns5:avLst/>
                        </ns5:prstGeom>
                        <ns5:solidFill>
                          <ns5:prstClr val="white"/>
                        </ns5:solidFill>
                        <ns5:ln>
                          <ns5:noFill/>
                        </ns5:ln>
                      </ns9:spPr>
                      <ns9:txbx>
                        <w:txbxContent>
                          <w:p ns2:paraId="3E9709E1" ns2:textId="177659B5"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 xml:space="preserve">14 Payroll Management </w:t>
                            </w:r>
                            <w:r w:rsidRPr="002E26F6">
                              <w:t>Flowchart</w:t>
                            </w:r>
                          </w:p>
                          <w:p ns2:paraId="4362D993" ns2:textId="77777777" w:rsidR="00BC7A05" w:rsidRDefault="00BC7A05" w:rsidP="00BC7A05"/>
                          <w:p ns2:paraId="4241B844" ns2:textId="77777777" w:rsidR="00BC7A05" w:rsidRDefault="00BC7A05"/>
                          <w:p ns2:paraId="7E346111" ns2:textId="177659B5"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 xml:space="preserve">14 Payroll Management </w:t>
                            </w:r>
                            <w:r w:rsidRPr="002E26F6">
                              <w:t>Flowchart</w:t>
                            </w:r>
                          </w:p>
                          <w:p ns2:paraId="3A7CC555" ns2:textId="77777777" w:rsidR="00BC7A05" w:rsidRDefault="00BC7A05" w:rsidP="00BC7A05"/>
                        </w: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5:graphicData>
                </ns5:graphic>
                <ns4:sizeRelH relativeFrom="margin">
                  <ns4:pctWidth>0</ns4:pctWidth>
                </ns4:sizeRelH>
                <ns4:sizeRelV relativeFrom="margin">
                  <ns4:pctHeight>0</ns4:pctHeight>
                </ns4:sizeRelV>
              </ns3:anchor>
            </w:drawing>
          </ns1:Choice>
          <ns1:Fallback>
            <w:pict>
              <ns10:shape ns2:anchorId="4402D0CF" id="_x0000_s1040" type="#_x0000_t202" style="position:absolute;left:0;text-align:left;margin-left:0;margin-top:39.05pt;width:301.1pt;height:29pt;z-index:-25165823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" stroked="f">
                <ns10:textbox inset="0,0,0,0">
                  <w:txbxContent>
                    <w:p ns2:paraId="3E9709E1" ns2:textId="177659B5"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 xml:space="preserve">14 Payroll Management </w:t>
                      </w:r>
                      <w:r w:rsidRPr="002E26F6">
                        <w:t>Flowchart</w:t>
                      </w:r>
                    </w:p>
                    <w:p ns2:paraId="4362D993" ns2:textId="77777777" w:rsidR="00BC7A05" w:rsidRDefault="00BC7A05" w:rsidP="00BC7A05"/>
                    <w:p ns2:paraId="4241B844" ns2:textId="77777777" w:rsidR="00BC7A05" w:rsidRDefault="00BC7A05"/>
                    <w:p ns2:paraId="7E346111" ns2:textId="177659B5" w:rsidR="00BC7A05" w:rsidRPr="00911F7C" w:rsidRDefault="00BC7A05" w:rsidP="00BC7A05">
                      <w:pPr>
                        <w:pStyle w:val="Caption"/>
                        <w:jc w:val="center"/>
                        <w:rPr>
                          <w:noProof/>
                          <w:sz w:val="26"/>
                        </w:rPr>
                      </w:pPr>
                      <w:r>
                        <w:t xml:space="preserve">Figure </w:t>
                      </w:r>
                      <w:r>
                        <w:fldChar w:fldCharType="begin"/>
                      </w:r>
                      <w:r>
                        <w:instrText>STYLEREF 1 \s</w:instrText>
                      </w:r>
                      <w:r>
                        <w:fldChar w:fldCharType="separate"/>
                      </w:r>
                      <w:r>
                        <w:rPr>
                          <w:noProof/>
                        </w:rPr>
                        <w:t>3</w:t>
                      </w:r>
                      <w:r>
                        <w:fldChar w:fldCharType="end"/>
                      </w:r>
                      <w:r>
                        <w:noBreakHyphen/>
                      </w:r>
                      <w:r w:rsidR="003504A3">
                        <w:t xml:space="preserve">14 Payroll Management </w:t>
                      </w:r>
                      <w:r w:rsidRPr="002E26F6">
                        <w:t>Flowchart</w:t>
                      </w:r>
                    </w:p>
                    <w:p ns2:paraId="3A7CC555" ns2:textId="77777777" w:rsidR="00BC7A05" w:rsidRDefault="00BC7A05" w:rsidP="00BC7A05"/>
                  </w:txbxContent>
                </ns10:textbox>
                <ns12:wrap anchorx="margin"/>
              </ns10:shape>
            </w:pict>
          </ns1:Fallback>
        </ns1:AlternateContent>
      </w:r>
    </w:p>
    <w:p ns2:paraId="5C583751" ns2:textId="00E3A506" w:rsidR="00DE1935" w:rsidRPr="00D333AA" w:rsidRDefault="00DE1935" w:rsidP="00BC7A05">
      <w:pPr>
        <w:ind w:firstLine="720"/>
        <w:rPr>
          <w:iCs/>
        </w:rPr>
      </w:pPr>
    </w:p>
    <w:p ns2:paraId="5576C872" ns2:textId="348456D6" w:rsidR="003B7D26" w:rsidRPr="00D333AA" w:rsidRDefault="00727629" w:rsidP="00BC7A05">
      <w:pPr>
        <w:ind w:firstLine="720"/>
        <w:rPr>
          <w:i/>
        </w:rPr>
      </w:pPr>
      <w:r w:rsidRPr="00D333AA">
        <w:rPr>
          <w:noProof/>
        </w:rPr>
        <w:lastRenderedPageBreak/>
        <w:drawing>
          <ns3:anchor distT="0" distB="0" distL="114300" distR="114300" simplePos="0" relativeHeight="251658272" behindDoc="1" locked="0" layoutInCell="1" allowOverlap="1" ns4:anchorId="10F16A16" ns4:editId="54042589">
            <ns3:simplePos x="0" y="0"/>
            <ns3:positionH relativeFrom="margin">
              <ns3:align>center</ns3:align>
            </ns3:positionH>
            <ns3:positionV relativeFrom="paragraph">
              <ns3:posOffset>1330960</ns3:posOffset>
            </ns3:positionV>
            <ns3:extent cx="4861560" cy="4323637"/>
            <ns3:effectExtent l="0" t="0" r="0" b="1270"/>
            <ns3:wrapNone/>
            <ns3:docPr id="1893793328" name="Picture 28"/>
            <ns3:cNvGraphicFramePr>
              <ns5:graphicFrameLocks noChangeAspect="1"/>
            </ns3:cNvGraphicFramePr>
            <ns5:graphic>
              <ns5:graphicData uri="http://schemas.openxmlformats.org/drawingml/2006/picture">
                <ns6:pic>
                  <ns6:nvPicPr>
                    <ns6:cNvPr id="0" name="Picture 38"/>
                    <ns6:cNvPicPr>
                      <ns5:picLocks noChangeAspect="1" noChangeArrowheads="1"/>
                    </ns6:cNvPicPr>
                  </ns6:nvPicPr>
                  <ns6:blipFill>
                    <ns5:blip ns7:embed="rId28">
                      <ns5:extLst>
                        <ns5:ext uri="{28A0092B-C50C-407E-A947-70E740481C1C}">
                          <ns8:useLocalDpi val="0"/>
                        </ns5:ext>
                      </ns5:extLst>
                    </ns5:blip>
                    <ns5:srcRect/>
                    <ns5:stretch>
                      <ns5:fillRect/>
                    </ns5:stretch>
                  </ns6:blipFill>
                  <ns6:spPr bwMode="auto">
                    <ns5:xfrm>
                      <ns5:off x="0" y="0"/>
                      <ns5:ext cx="4861560" cy="4323637"/>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r w:rsidR="00BC7A05" w:rsidRPr="00D333AA">
        <w:rPr>
          <w:iCs/>
        </w:rPr>
        <w:t>The Payroll module allows Staff users to edit payroll information and manage payroll-related records. Staff may update payroll details, configure applicable payroll information, and export payroll reports. Payroll data can then be used for compensation processing and operational reporting.</w:t>
      </w:r>
    </w:p>
    <w:p ns2:paraId="2CF414C4" ns2:textId="40050B39" w:rsidR="00250C58" w:rsidRPr="00D333AA" w:rsidRDefault="00250C58" w:rsidP="00012538">
      <w:pPr>
        <w:ind w:firstLine="0"/>
        <w:rPr>
          <w:noProof/>
        </w:rPr>
      </w:pPr>
    </w:p>
    <w:p ns2:paraId="27BBC6C0" ns2:textId="20658B32" w:rsidR="00250C58" w:rsidRPr="00D333AA" w:rsidRDefault="00250C58" w:rsidP="00012538">
      <w:pPr>
        <w:ind w:firstLine="0"/>
        <w:rPr>
          <w:noProof/>
        </w:rPr>
      </w:pPr>
    </w:p>
    <w:p ns2:paraId="2EEF8B49" ns2:textId="6E856943" w:rsidR="00250C58" w:rsidRPr="00D333AA" w:rsidRDefault="00250C58" w:rsidP="00012538">
      <w:pPr>
        <w:ind w:firstLine="0"/>
        <w:rPr>
          <w:noProof/>
        </w:rPr>
      </w:pPr>
    </w:p>
    <w:p ns2:paraId="23125E23" ns2:textId="45D8DFD9" w:rsidR="00C54B73" w:rsidRPr="00D333AA" w:rsidRDefault="00C54B73" w:rsidP="00012538">
      <w:pPr>
        <w:ind w:firstLine="0"/>
        <w:rPr>
          <w:i/>
        </w:rPr>
      </w:pPr>
      <w:r w:rsidRPr="00D333AA">
        <w:rPr>
          <w:i/>
        </w:rPr>
        <w:t xml:space="preserve"> </w:t>
      </w:r>
    </w:p>
    <w:p ns2:paraId="6134B004" ns2:textId="42EFEEC3" w:rsidR="0082021A" w:rsidRPr="00D333AA" w:rsidRDefault="0082021A" w:rsidP="00012538">
      <w:pPr>
        <w:ind w:firstLine="0"/>
        <w:rPr>
          <w:i/>
        </w:rPr>
      </w:pPr>
    </w:p>
    <w:p ns2:paraId="5847166F" ns2:textId="61B3F49F" w:rsidR="00250C58" w:rsidRPr="00D333AA" w:rsidRDefault="00250C58" w:rsidP="00BC7A05">
      <w:pPr>
        <w:ind w:firstLine="720"/>
        <w:rPr>
          <w:iCs/>
        </w:rPr>
      </w:pPr>
    </w:p>
    <w:p ns2:paraId="0D980865" ns2:textId="6D47D2D6" w:rsidR="00250C58" w:rsidRPr="00D333AA" w:rsidRDefault="00250C58" w:rsidP="00BC7A05">
      <w:pPr>
        <w:ind w:firstLine="720"/>
        <w:rPr>
          <w:iCs/>
        </w:rPr>
      </w:pPr>
    </w:p>
    <w:p ns2:paraId="7817CAD7" ns2:textId="646ECFD1" w:rsidR="00250C58" w:rsidRPr="00D333AA" w:rsidRDefault="00727629" w:rsidP="00BC7A05">
      <w:pPr>
        <w:ind w:firstLine="720"/>
        <w:rPr>
          <w:iCs/>
        </w:rPr>
      </w:pPr>
      <w:r w:rsidRPr="00D333AA">
        <w:rPr>
          <w:noProof/>
        </w:rPr>
        <ns1:AlternateContent>
          <ns1:Choice Requires="wps">
            <w:drawing>
              <ns3:anchor distT="0" distB="0" distL="114300" distR="114300" simplePos="0" relativeHeight="251658306" behindDoc="1" locked="0" layoutInCell="1" allowOverlap="1" ns4:anchorId="792E2849" ns4:editId="0A276164">
                <ns3:simplePos x="0" y="0"/>
                <ns3:positionH relativeFrom="margin">
                  <ns3:align>right</ns3:align>
                </ns3:positionH>
                <ns3:positionV relativeFrom="paragraph">
                  <ns3:posOffset>257810</ns3:posOffset>
                </ns3:positionV>
                <ns3:extent cx="5486400" cy="457200"/>
                <ns3:effectExtent l="0" t="0" r="0" b="0"/>
                <ns3:wrapNone/>
                <ns3:docPr id="64394635" name="Text Box 1"/>
                <ns3:cNvGraphicFramePr/>
                <ns5:graphic>
                  <ns5:graphicData uri="http://schemas.microsoft.com/office/word/2010/wordprocessingShape">
                    <ns9:wsp>
                      <ns9:cNvSpPr txBox="1"/>
                      <ns9:spPr>
                        <ns5:xfrm>
                          <ns5:off x="0" y="0"/>
                          <ns5:ext cx="5486400" cy="457200"/>
                        </ns5:xfrm>
                        <ns5:prstGeom prst="rect">
                          <ns5:avLst/>
                        </ns5:prstGeom>
                        <ns5:solidFill>
                          <ns5:prstClr val="white"/>
                        </ns5:solidFill>
                        <ns5:ln>
                          <ns5:noFill/>
                        </ns5:ln>
                      </ns9:spPr>
                      <ns9:txbx>
                        <w:txbxContent>
                          <w:p ns2:paraId="2C71811F" ns2:textId="12F14C82" w:rsidR="005A1FB5" w:rsidRPr="00382140" w:rsidRDefault="005A1FB5" w:rsidP="005A1FB5">
                            <w:pPr>
                              <w:pStyle w:val="Caption"/>
                              <w:jc w:val="center"/>
                              <w:rPr>
                                <w:noProof/>
                                <w:sz w:val="26"/>
                              </w:rPr>
                            </w:pPr>
                            <w:bookmarkStart w:id="74" w:name="_Toc242911236"/>
                            <w:r>
                              <w:t xml:space="preserve">Figure </w:t>
                            </w:r>
                            <w:fldSimple w:instr=" STYLEREF 1 \s ">
                              <w:r w:rsidR="0045305A">
                                <w:rPr>
                                  <w:noProof/>
                                </w:rPr>
                                <w:t>3</w:t>
                              </w:r>
                            </w:fldSimple>
                            <w:r w:rsidR="0045305A">
                              <w:noBreakHyphen/>
                            </w:r>
                            <w:fldSimple w:instr=" SEQ Figure \* ARABIC \s 1 ">
                              <w:r w:rsidR="0045305A">
                                <w:rPr>
                                  <w:noProof/>
                                </w:rPr>
                                <w:t>7</w:t>
                              </w:r>
                            </w:fldSimple>
                            <w:r>
                              <w:t xml:space="preserve"> </w:t>
                            </w:r>
                            <w:r w:rsidRPr="0005641A">
                              <w:t>Analytics Flowchart</w:t>
                            </w:r>
                            <w:bookmarkEnd w:id="74"/>
                          </w:p>
                        </w: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5:graphicData>
                </ns5:graphic>
              </ns3:anchor>
            </w:drawing>
          </ns1:Choice>
          <ns1:Fallback>
            <w:pict>
              <ns10:shape ns2:anchorId="792E2849" id="_x0000_s1041" type="#_x0000_t202" style="position:absolute;left:0;text-align:left;margin-left:380.8pt;margin-top:20.3pt;width:6in;height:36pt;z-index:-251658174;visibility:visible;mso-wrap-style:square;mso-wrap-distance-left:9pt;mso-wrap-distance-top:0;mso-wrap-distance-right:9pt;mso-wrap-distance-bottom:0;mso-position-horizontal:right;mso-position-horizontal-relative:margin;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" stroked="f">
                <ns10:textbox inset="0,0,0,0">
                  <w:txbxContent>
                    <w:p ns2:paraId="2C71811F" ns2:textId="12F14C82" w:rsidR="005A1FB5" w:rsidRPr="00382140" w:rsidRDefault="005A1FB5" w:rsidP="005A1FB5">
                      <w:pPr>
                        <w:pStyle w:val="Caption"/>
                        <w:jc w:val="center"/>
                        <w:rPr>
                          <w:noProof/>
                          <w:sz w:val="26"/>
                        </w:rPr>
                      </w:pPr>
                      <w:bookmarkStart w:id="75" w:name="_Toc242911236"/>
                      <w:r>
                        <w:t xml:space="preserve">Figure </w:t>
                      </w:r>
                      <w:fldSimple w:instr=" STYLEREF 1 \s ">
                        <w:r w:rsidR="0045305A">
                          <w:rPr>
                            <w:noProof/>
                          </w:rPr>
                          <w:t>3</w:t>
                        </w:r>
                      </w:fldSimple>
                      <w:r w:rsidR="0045305A">
                        <w:noBreakHyphen/>
                      </w:r>
                      <w:fldSimple w:instr=" SEQ Figure \* ARABIC \s 1 ">
                        <w:r w:rsidR="0045305A">
                          <w:rPr>
                            <w:noProof/>
                          </w:rPr>
                          <w:t>7</w:t>
                        </w:r>
                      </w:fldSimple>
                      <w:r>
                        <w:t xml:space="preserve"> </w:t>
                      </w:r>
                      <w:r w:rsidRPr="0005641A">
                        <w:t>Analytics Flowchart</w:t>
                      </w:r>
                      <w:bookmarkEnd w:id="75"/>
                    </w:p>
                  </w:txbxContent>
                </ns10:textbox>
                <ns12:wrap anchorx="margin"/>
              </ns10:shape>
            </w:pict>
          </ns1:Fallback>
        </ns1:AlternateContent>
      </w:r>
    </w:p>
    <w:p ns2:paraId="433DC815" ns2:textId="77777777" w:rsidR="00250C58" w:rsidRPr="00D333AA" w:rsidRDefault="00250C58" w:rsidP="00BC7A05">
      <w:pPr>
        <w:ind w:firstLine="720"/>
        <w:rPr>
          <w:iCs/>
        </w:rPr>
      </w:pPr>
    </w:p>
    <w:p ns2:paraId="79FB7C24" ns2:textId="441201F2" w:rsidR="0082021A" w:rsidRPr="00D333AA" w:rsidRDefault="00966335" w:rsidP="00BC7A05">
      <w:pPr>
        <w:ind w:firstLine="720"/>
        <w:rPr>
          <w:iCs/>
        </w:rPr>
      </w:pPr>
      <w:r>
        <w:rPr>
          <w:iCs/>
        </w:rPr>
        <w:t xml:space="preserve">Figure 3-7 presents the Analytics flowchart. The Analytics module is available to both Admin and Staff users and provides access to Fleet Overview, </w:t>
      </w:r>
      <w:r>
        <w:rPr>
          <w:iCs/>
        </w:rPr>
        <w:lastRenderedPageBreak/>
        <w:t>Driver Performance, Vehicle Predictive Maintenance, Destination Demand Profiling, Company Analytics, and other analytical views. Authorized users can filter and sort analytical data, review performance results, monitor predictive insights, and evaluate drivers based on available operational records.</w:t>
      </w:r>
    </w:p>
    <w:p ns2:paraId="2270F590" ns2:textId="6973A257" w:rsidR="0082021A" w:rsidRPr="00D333AA" w:rsidRDefault="00542F4F" w:rsidP="00012538">
      <w:pPr>
        <w:ind w:firstLine="0"/>
        <w:rPr>
          <w:i/>
        </w:rPr>
      </w:pPr>
      <w:r w:rsidRPr="00D333AA">
        <w:rPr>
          <w:noProof/>
        </w:rPr>
        <w:drawing>
          <ns3:anchor distT="0" distB="0" distL="114300" distR="114300" simplePos="0" relativeHeight="251658273" behindDoc="1" locked="0" layoutInCell="1" allowOverlap="1" ns4:anchorId="0FF9E836" ns4:editId="76CD8BCA">
            <ns3:simplePos x="0" y="0"/>
            <ns3:positionH relativeFrom="margin">
              <ns3:align>right</ns3:align>
            </ns3:positionH>
            <ns3:positionV relativeFrom="paragraph">
              <ns3:posOffset>11206</ns3:posOffset>
            </ns3:positionV>
            <ns3:extent cx="5486400" cy="4168775"/>
            <ns3:effectExtent l="0" t="0" r="0" b="3175"/>
            <ns3:wrapNone/>
            <ns3:docPr id="133471578" name="Picture 35"/>
            <ns3:cNvGraphicFramePr>
              <ns5:graphicFrameLocks noChangeAspect="1"/>
            </ns3:cNvGraphicFramePr>
            <ns5:graphic>
              <ns5:graphicData uri="http://schemas.openxmlformats.org/drawingml/2006/picture">
                <ns6:pic>
                  <ns6:nvPicPr>
                    <ns6:cNvPr id="0" name="Picture 52"/>
                    <ns6:cNvPicPr>
                      <ns5:picLocks noChangeAspect="1" noChangeArrowheads="1"/>
                    </ns6:cNvPicPr>
                  </ns6:nvPicPr>
                  <ns6:blipFill>
                    <ns5:blip ns7:embed="rId29">
                      <ns5:extLst>
                        <ns5:ext uri="{28A0092B-C50C-407E-A947-70E740481C1C}">
                          <ns8:useLocalDpi val="0"/>
                        </ns5:ext>
                      </ns5:extLst>
                    </ns5:blip>
                    <ns5:srcRect/>
                    <ns5:stretch>
                      <ns5:fillRect/>
                    </ns5:stretch>
                  </ns6:blipFill>
                  <ns6:spPr bwMode="auto">
                    <ns5:xfrm>
                      <ns5:off x="0" y="0"/>
                      <ns5:ext cx="5486400" cy="4168775"/>
                    </ns5:xfrm>
                    <ns5:prstGeom prst="rect">
                      <ns5:avLst/>
                    </ns5:prstGeom>
                    <ns5:noFill/>
                    <ns5:ln>
                      <ns5:noFill/>
                    </ns5:ln>
                  </ns6:spPr>
                </ns6:pic>
              </ns5:graphicData>
            </ns5:graphic>
          </ns3:anchor>
        </w:drawing>
      </w:r>
    </w:p>
    <w:p ns2:paraId="47A06038" ns2:textId="49164D9C" w:rsidR="0082021A" w:rsidRPr="00D333AA" w:rsidRDefault="0082021A" w:rsidP="00012538">
      <w:pPr>
        <w:ind w:firstLine="0"/>
        <w:rPr>
          <w:i/>
        </w:rPr>
      </w:pPr>
    </w:p>
    <w:p ns2:paraId="54F59795" ns2:textId="532AE67C" w:rsidR="007060B1" w:rsidRPr="00D333AA" w:rsidRDefault="007060B1" w:rsidP="006F5CE4">
      <w:pPr>
        <w:ind w:firstLine="720"/>
        <w:rPr>
          <w:iCs/>
        </w:rPr>
      </w:pPr>
    </w:p>
    <w:p ns2:paraId="6090C5C3" ns2:textId="14A14009" w:rsidR="007060B1" w:rsidRPr="00D333AA" w:rsidRDefault="007060B1" w:rsidP="006F5CE4">
      <w:pPr>
        <w:ind w:firstLine="720"/>
        <w:rPr>
          <w:iCs/>
        </w:rPr>
      </w:pPr>
    </w:p>
    <w:p ns2:paraId="669E973A" ns2:textId="6E2F9967" w:rsidR="007060B1" w:rsidRPr="00D333AA" w:rsidRDefault="007060B1" w:rsidP="006F5CE4">
      <w:pPr>
        <w:ind w:firstLine="720"/>
        <w:rPr>
          <w:iCs/>
        </w:rPr>
      </w:pPr>
    </w:p>
    <w:p ns2:paraId="7630A54C" ns2:textId="36A3CF47" w:rsidR="007060B1" w:rsidRPr="00D333AA" w:rsidRDefault="007060B1" w:rsidP="006F5CE4">
      <w:pPr>
        <w:ind w:firstLine="720"/>
        <w:rPr>
          <w:iCs/>
        </w:rPr>
      </w:pPr>
    </w:p>
    <w:p ns2:paraId="5EDFADCC" ns2:textId="0D783908" w:rsidR="007060B1" w:rsidRPr="00D333AA" w:rsidRDefault="007060B1" w:rsidP="006F5CE4">
      <w:pPr>
        <w:ind w:firstLine="720"/>
        <w:rPr>
          <w:iCs/>
        </w:rPr>
      </w:pPr>
    </w:p>
    <w:p ns2:paraId="1FE607CE" ns2:textId="12059302" w:rsidR="007060B1" w:rsidRPr="00D333AA" w:rsidRDefault="007060B1" w:rsidP="006F5CE4">
      <w:pPr>
        <w:ind w:firstLine="720"/>
        <w:rPr>
          <w:iCs/>
        </w:rPr>
      </w:pPr>
    </w:p>
    <w:p ns2:paraId="5BC77E54" ns2:textId="6B48EF25" w:rsidR="007060B1" w:rsidRPr="00D333AA" w:rsidRDefault="00542F4F" w:rsidP="006F5CE4">
      <w:pPr>
        <w:ind w:firstLine="720"/>
        <w:rPr>
          <w:iCs/>
        </w:rPr>
      </w:pPr>
      <w:r w:rsidRPr="00D333AA">
        <w:rPr>
          <w:noProof/>
        </w:rPr>
        <ns1:AlternateContent>
          <ns1:Choice Requires="wps">
            <w:drawing>
              <ns3:anchor distT="0" distB="0" distL="114300" distR="114300" simplePos="0" relativeHeight="251658307" behindDoc="1" locked="0" layoutInCell="1" allowOverlap="1" ns4:anchorId="5670F053" ns4:editId="680B54C0">
                <ns3:simplePos x="0" y="0"/>
                <ns3:positionH relativeFrom="margin">
                  <ns3:align>right</ns3:align>
                </ns3:positionH>
                <ns3:positionV relativeFrom="paragraph">
                  <ns3:posOffset>155015</ns3:posOffset>
                </ns3:positionV>
                <ns3:extent cx="5486400" cy="635"/>
                <ns3:effectExtent l="0" t="0" r="0" b="0"/>
                <ns3:wrapNone/>
                <ns3:docPr id="1304002860" name="Text Box 1"/>
                <ns3:cNvGraphicFramePr/>
                <ns5:graphic>
                  <ns5:graphicData uri="http://schemas.microsoft.com/office/word/2010/wordprocessingShape">
                    <ns9:wsp>
                      <ns9:cNvSpPr txBox="1"/>
                      <ns9:spPr>
                        <ns5:xfrm>
                          <ns5:off x="0" y="0"/>
                          <ns5:ext cx="5486400" cy="635"/>
                        </ns5:xfrm>
                        <ns5:prstGeom prst="rect">
                          <ns5:avLst/>
                        </ns5:prstGeom>
                        <ns5:solidFill>
                          <ns5:prstClr val="white"/>
                        </ns5:solidFill>
                        <ns5:ln>
                          <ns5:noFill/>
                        </ns5:ln>
                      </ns9:spPr>
                      <ns9:txbx>
                        <w:txbxContent>
                          <w:p ns2:paraId="0A1B06CF" ns2:textId="7C2CBC12" w:rsidR="005A1FB5" w:rsidRPr="00336D9B" w:rsidRDefault="005A1FB5" w:rsidP="005A1FB5">
                            <w:pPr>
                              <w:pStyle w:val="Caption"/>
                              <w:jc w:val="center"/>
                              <w:rPr>
                                <w:iCs/>
                                <w:sz w:val="26"/>
                              </w:rPr>
                            </w:pPr>
                            <w:bookmarkStart w:id="76" w:name="_Toc242911237"/>
                            <w:r>
                              <w:t xml:space="preserve">Figure </w:t>
                            </w:r>
                            <w:fldSimple w:instr=" STYLEREF 1 \s ">
                              <w:r w:rsidR="0045305A">
                                <w:rPr>
                                  <w:noProof/>
                                </w:rPr>
                                <w:t>3</w:t>
                              </w:r>
                            </w:fldSimple>
                            <w:r w:rsidR="0045305A">
                              <w:noBreakHyphen/>
                            </w:r>
                            <w:fldSimple w:instr=" SEQ Figure \* ARABIC \s 1 ">
                              <w:r w:rsidR="0045305A">
                                <w:rPr>
                                  <w:noProof/>
                                </w:rPr>
                                <w:t>8</w:t>
                              </w:r>
                            </w:fldSimple>
                            <w:r>
                              <w:t xml:space="preserve"> </w:t>
                            </w:r>
                            <w:r w:rsidRPr="000C7A85">
                              <w:t>Settings Flowchart</w:t>
                            </w:r>
                            <w:bookmarkEnd w:id="76"/>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5670F053" id="_x0000_s1042" type="#_x0000_t202" style="position:absolute;left:0;text-align:left;margin-left:380.8pt;margin-top:12.2pt;width:6in;height:.05pt;z-index:-251658173;visibility:visible;mso-wrap-style:square;mso-wrap-distance-left:9pt;mso-wrap-distance-top:0;mso-wrap-distance-right:9pt;mso-wrap-distance-bottom:0;mso-position-horizontal:right;mso-position-horizontal-relative:margin;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" stroked="f">
                <ns10:textbox style="mso-fit-shape-to-text:t" inset="0,0,0,0">
                  <w:txbxContent>
                    <w:p ns2:paraId="0A1B06CF" ns2:textId="7C2CBC12" w:rsidR="005A1FB5" w:rsidRPr="00336D9B" w:rsidRDefault="005A1FB5" w:rsidP="005A1FB5">
                      <w:pPr>
                        <w:pStyle w:val="Caption"/>
                        <w:jc w:val="center"/>
                        <w:rPr>
                          <w:iCs/>
                          <w:sz w:val="26"/>
                        </w:rPr>
                      </w:pPr>
                      <w:bookmarkStart w:id="77" w:name="_Toc242911237"/>
                      <w:r>
                        <w:t xml:space="preserve">Figure </w:t>
                      </w:r>
                      <w:fldSimple w:instr=" STYLEREF 1 \s ">
                        <w:r w:rsidR="0045305A">
                          <w:rPr>
                            <w:noProof/>
                          </w:rPr>
                          <w:t>3</w:t>
                        </w:r>
                      </w:fldSimple>
                      <w:r w:rsidR="0045305A">
                        <w:noBreakHyphen/>
                      </w:r>
                      <w:fldSimple w:instr=" SEQ Figure \* ARABIC \s 1 ">
                        <w:r w:rsidR="0045305A">
                          <w:rPr>
                            <w:noProof/>
                          </w:rPr>
                          <w:t>8</w:t>
                        </w:r>
                      </w:fldSimple>
                      <w:r>
                        <w:t xml:space="preserve"> </w:t>
                      </w:r>
                      <w:r w:rsidRPr="000C7A85">
                        <w:t>Settings Flowchart</w:t>
                      </w:r>
                      <w:bookmarkEnd w:id="77"/>
                    </w:p>
                  </w:txbxContent>
                </ns10:textbox>
                <ns12:wrap anchorx="margin"/>
              </ns10:shape>
            </w:pict>
          </ns1:Fallback>
        </ns1:AlternateContent>
      </w:r>
    </w:p>
    <w:p ns2:paraId="6A74B9F3" ns2:textId="18404874" w:rsidR="007060B1" w:rsidRPr="00D333AA" w:rsidRDefault="00966335" w:rsidP="006F5CE4">
      <w:pPr>
        <w:ind w:firstLine="720"/>
        <w:rPr>
          <w:iCs/>
        </w:rPr>
      </w:pPr>
      <w:r>
        <w:rPr>
          <w:iCs/>
        </w:rPr>
        <w:t xml:space="preserve">Figure 3-8 presents the Settings flowchart. The Settings area is accessed through the user profile menu and provides account and application preferences. </w:t>
      </w:r>
      <w:r>
        <w:rPr>
          <w:iCs/>
        </w:rPr>
        <w:lastRenderedPageBreak/>
        <w:t>Users may toggle dark mode, change their password after validation, and securely log out after confirmation. Invalid password details generate an error message, while canceling logout keeps the user in the current portal.</w:t>
      </w:r>
    </w:p>
    <w:p ns2:paraId="1B18AA40" ns2:textId="7259B2A5" w:rsidR="00012538" w:rsidRPr="00D333AA" w:rsidRDefault="00012538" w:rsidP="00012538">
      <w:pPr>
        <w:ind w:firstLine="0"/>
        <w:rPr>
          <w:i/>
          <w:iCs/>
          <w:szCs w:val="26"/>
        </w:rPr>
      </w:pPr>
      <w:r w:rsidRPr="00D333AA">
        <w:rPr>
          <w:i/>
        </w:rPr>
        <w:t>Data Flow Diagrams</w:t>
      </w:r>
    </w:p>
    <w:p ns2:paraId="1C48260E" ns2:textId="414A2AFB" w:rsidR="00012538" w:rsidRPr="00D333AA" w:rsidRDefault="00966335" w:rsidP="00012538">
      <w:pPr>
        <w:ind w:firstLine="720"/>
      </w:pPr>
      <w:r>
        <w:rPr>
          <w:noProof/>
        </w:rPr>
        <w:t>Figures 3-11 through 3-17 present the Data Flow Diagrams for the Shervice platform. These diagrams detail the movement and transformation of information from user inputs and operational records through the processing modules, analytics engine, and secure database repositories. They define the data inputs, system processes, storage points, and outputs required to maintain accurate performance tracking and reliable fleet dispatching.</w:t>
      </w:r>
      <w:r w:rsidR="00BA0419" w:rsidRPr="00BA0419">
        <w:rPr>
          <w:noProof/>
        </w:rPr>
        <w:t xml:space="preserve"> </w:t>
      </w:r>
    </w:p>
    <w:p ns2:paraId="449EC65F" ns2:textId="555FC875" w:rsidR="007060B1" w:rsidRPr="00D333AA" w:rsidRDefault="00BA0419" w:rsidP="00C266C1">
      <w:pPr>
        <w:keepNext/>
        <w:ind w:firstLine="0"/>
        <w:jc w:val="center"/>
      </w:pPr>
      <w:r>
        <w:rPr>
          <w:noProof/>
        </w:rPr>
        <w:drawing>
          <ns3:anchor distT="0" distB="0" distL="114300" distR="114300" simplePos="0" relativeHeight="251658311" behindDoc="1" locked="0" layoutInCell="1" allowOverlap="1" ns4:anchorId="467EBFA4" ns4:editId="569A1236">
            <ns3:simplePos x="0" y="0"/>
            <ns3:positionH relativeFrom="margin">
              <ns3:align>center</ns3:align>
            </ns3:positionH>
            <ns3:positionV relativeFrom="paragraph">
              <ns3:posOffset>170180</ns3:posOffset>
            </ns3:positionV>
            <ns3:extent cx="4602480" cy="2042160"/>
            <ns3:effectExtent l="0" t="0" r="7620" b="0"/>
            <ns3:wrapNone/>
            <ns3:docPr id="347454983" name="Picture 52"/>
            <ns3:cNvGraphicFramePr>
              <ns5:graphicFrameLocks noChangeAspect="1"/>
            </ns3:cNvGraphicFramePr>
            <ns5:graphic>
              <ns5:graphicData uri="http://schemas.openxmlformats.org/drawingml/2006/picture">
                <ns6:pic>
                  <ns6:nvPicPr>
                    <ns6:cNvPr id="0" name="Picture 3"/>
                    <ns6:cNvPicPr>
                      <ns5:picLocks noChangeAspect="1" noChangeArrowheads="1"/>
                    </ns6:cNvPicPr>
                  </ns6:nvPicPr>
                  <ns6:blipFill rotWithShape="1">
                    <ns5:blip ns7:embed="rId30">
                      <ns5:extLst>
                        <ns5:ext uri="{28A0092B-C50C-407E-A947-70E740481C1C}">
                          <ns8:useLocalDpi val="0"/>
                        </ns5:ext>
                      </ns5:extLst>
                    </ns5:blip>
                    <ns5:srcRect l="3611" t="12481" r="12500" b="7875"/>
                    <ns5:stretch>
                      <ns5:fillRect/>
                    </ns5:stretch>
                  </ns6:blipFill>
                  <ns6:spPr bwMode="auto">
                    <ns5:xfrm>
                      <ns5:off x="0" y="0"/>
                      <ns5:ext cx="4602480" cy="2042160"/>
                    </ns5:xfrm>
                    <ns5:prstGeom prst="rect">
                      <ns5:avLst/>
                    </ns5:prstGeom>
                    <ns5:noFill/>
                    <ns5:ln>
                      <ns5:noFill/>
                    </ns5:ln>
                    <ns5:extLst>
                      <ns5:ext uri="{53640926-AAD7-44D8-BBD7-CCE9431645EC}">
                        <ns8:shadowObscured/>
                      </ns5:ext>
                    </ns5:extLst>
                  </ns6:spPr>
                </ns6:pic>
              </ns5:graphicData>
            </ns5:graphic>
          </ns3:anchor>
        </w:drawing>
      </w:r>
    </w:p>
    <w:p ns2:paraId="2091E8FA" ns2:textId="0C0E591C" w:rsidR="00C266C1" w:rsidRPr="00D333AA" w:rsidRDefault="00C266C1" w:rsidP="007060B1">
      <w:pPr>
        <w:keepNext/>
        <w:tabs>
          <w:tab w:val="left" w:pos="5520"/>
        </w:tabs>
        <w:ind w:firstLine="0"/>
        <w:jc w:val="left"/>
      </w:pPr>
    </w:p>
    <w:p ns2:paraId="7589ABF4" ns2:textId="7CB02F34" w:rsidR="00012538" w:rsidRPr="00182A14" w:rsidRDefault="00012538" w:rsidP="00182A14">
      <w:bookmarkStart w:id="78" w:name="_Toc225776134"/>
      <w:bookmarkEnd w:id="0"/>
      <w:bookmarkEnd w:id="1"/>
      <w:bookmarkEnd w:id="2"/>
      <w:r w:rsidRPr="00182A14">
        <w:t xml:space="preserve"> </w:t>
      </w:r>
      <w:bookmarkEnd w:id="78"/>
      <w:r w:rsidR="007060B1" w:rsidRPr="00182A14">
        <w:tab/>
      </w:r>
    </w:p>
    <w:p ns2:paraId="5D3CE7C6" ns2:textId="73C30036" w:rsidR="00542F4F" w:rsidRPr="00D333AA" w:rsidRDefault="00542F4F" w:rsidP="00B20429">
      <w:pPr>
        <w:jc w:val="right"/>
        <w:rPr>
          <w:noProof/>
          <w:lang w:val="en-PH"/>
        </w:rPr>
      </w:pPr>
    </w:p>
    <w:p ns2:paraId="32745C22" ns2:textId="1AEC1EB7" w:rsidR="00EF739C" w:rsidRDefault="00EF739C" w:rsidP="0017207E">
      <w:pPr>
        <w:rPr>
          <w:noProof/>
          <w:lang w:val="en-PH"/>
        </w:rPr>
      </w:pPr>
      <w:r w:rsidRPr="00D333AA">
        <w:rPr>
          <w:noProof/>
        </w:rPr>
        <ns1:AlternateContent>
          <ns1:Choice Requires="wps">
            <w:drawing>
              <ns3:anchor distT="0" distB="0" distL="114300" distR="114300" simplePos="0" relativeHeight="251658274" behindDoc="1" locked="0" layoutInCell="1" allowOverlap="1" ns4:anchorId="56FB973D" ns4:editId="6F631923">
                <ns3:simplePos x="0" y="0"/>
                <ns3:positionH relativeFrom="margin">
                  <ns3:align>right</ns3:align>
                </ns3:positionH>
                <ns3:positionV relativeFrom="paragraph">
                  <ns3:posOffset>113665</ns3:posOffset>
                </ns3:positionV>
                <ns3:extent cx="5486400" cy="457200"/>
                <ns3:effectExtent l="0" t="0" r="0" b="0"/>
                <ns3:wrapNone/>
                <ns3:docPr id="1129486740" name="Text Box 1"/>
                <ns3:cNvGraphicFramePr/>
                <ns5:graphic>
                  <ns5:graphicData uri="http://schemas.microsoft.com/office/word/2010/wordprocessingShape">
                    <ns9:wsp>
                      <ns9:cNvSpPr txBox="1"/>
                      <ns9:spPr>
                        <ns5:xfrm>
                          <ns5:off x="0" y="0"/>
                          <ns5:ext cx="5486400" cy="457200"/>
                        </ns5:xfrm>
                        <ns5:prstGeom prst="rect">
                          <ns5:avLst/>
                        </ns5:prstGeom>
                        <ns5:noFill/>
                        <ns5:ln>
                          <ns5:noFill/>
                        </ns5:ln>
                      </ns9:spPr>
                      <ns9:txbx>
                        <w:txbxContent>
                          <w:p ns2:paraId="7E2C5C52" ns2:textId="77777777" w:rsidR="007060B1" w:rsidRDefault="007060B1" w:rsidP="007060B1">
                            <w:pPr>
                              <w:pStyle w:val="Caption"/>
                              <w:jc w:val="center"/>
                            </w:pPr>
                            <w:r>
                              <w:t xml:space="preserve">Figure </w:t>
                            </w:r>
                            <w:r>
                              <w:fldChar w:fldCharType="begin"/>
                            </w:r>
                            <w:r>
                              <w:instrText>STYLEREF 1 \s</w:instrText>
                            </w:r>
                            <w:r>
                              <w:fldChar w:fldCharType="separate"/>
                            </w:r>
                            <w:r>
                              <w:rPr>
                                <w:noProof/>
                              </w:rPr>
                              <w:t>3</w:t>
                            </w:r>
                            <w:r>
                              <w:fldChar w:fldCharType="end"/>
                            </w:r>
                            <w:r>
                              <w:noBreakHyphen/>
                              <w:t xml:space="preserve">16 </w:t>
                            </w:r>
                            <w:r w:rsidRPr="00035714">
                              <w:t>Data Flow Diagram (Level 0)</w:t>
                            </w:r>
                          </w:p>
                          <w:p ns2:paraId="53E93418" ns2:textId="4836ECEF" w:rsidR="007060B1" w:rsidRPr="00B10AA6" w:rsidRDefault="007060B1" w:rsidP="007060B1">
                            <w:pPr>
                              <w:pStyle w:val="Caption"/>
                              <w:jc w:val="center"/>
                              <w:rPr>
                                <w:noProof/>
                                <w:sz w:val="26"/>
                              </w:rPr>
                            </w:pPr>
                          </w:p>
                        </w: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5:graphicData>
                </ns5:graphic>
              </ns3:anchor>
            </w:drawing>
          </ns1:Choice>
          <ns1:Fallback>
            <w:pict>
              <ns10:shape ns2:anchorId="56FB973D" id="_x0000_s1043" type="#_x0000_t202" style="position:absolute;left:0;text-align:left;margin-left:380.8pt;margin-top:8.95pt;width:6in;height:36pt;z-index:-251658206;visibility:visible;mso-wrap-style:square;mso-wrap-distance-left:9pt;mso-wrap-distance-top:0;mso-wrap-distance-right:9pt;mso-wrap-distance-bottom:0;mso-position-horizontal:right;mso-position-horizontal-relative:margin;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" filled="f" stroked="f">
                <ns10:textbox inset="0,0,0,0">
                  <w:txbxContent>
                    <w:p ns2:paraId="7E2C5C52" ns2:textId="77777777" w:rsidR="007060B1" w:rsidRDefault="007060B1" w:rsidP="007060B1">
                      <w:pPr>
                        <w:pStyle w:val="Caption"/>
                        <w:jc w:val="center"/>
                      </w:pPr>
                      <w:r>
                        <w:t xml:space="preserve">Figure </w:t>
                      </w:r>
                      <w:r>
                        <w:fldChar w:fldCharType="begin"/>
                      </w:r>
                      <w:r>
                        <w:instrText>STYLEREF 1 \s</w:instrText>
                      </w:r>
                      <w:r>
                        <w:fldChar w:fldCharType="separate"/>
                      </w:r>
                      <w:r>
                        <w:rPr>
                          <w:noProof/>
                        </w:rPr>
                        <w:t>3</w:t>
                      </w:r>
                      <w:r>
                        <w:fldChar w:fldCharType="end"/>
                      </w:r>
                      <w:r>
                        <w:noBreakHyphen/>
                        <w:t xml:space="preserve">16 </w:t>
                      </w:r>
                      <w:r w:rsidRPr="00035714">
                        <w:t>Data Flow Diagram (Level 0)</w:t>
                      </w:r>
                    </w:p>
                    <w:p ns2:paraId="53E93418" ns2:textId="4836ECEF" w:rsidR="007060B1" w:rsidRPr="00B10AA6" w:rsidRDefault="007060B1" w:rsidP="007060B1">
                      <w:pPr>
                        <w:pStyle w:val="Caption"/>
                        <w:jc w:val="center"/>
                        <w:rPr>
                          <w:noProof/>
                          <w:sz w:val="26"/>
                        </w:rPr>
                      </w:pPr>
                    </w:p>
                  </w:txbxContent>
                </ns10:textbox>
                <ns12:wrap anchorx="margin"/>
              </ns10:shape>
            </w:pict>
          </ns1:Fallback>
        </ns1:AlternateContent>
      </w:r>
    </w:p>
    <w:p ns2:paraId="503B5839" ns2:textId="168CCBD5" w:rsidR="0017207E" w:rsidRPr="00D333AA" w:rsidRDefault="0017207E" w:rsidP="0017207E">
      <w:pPr>
        <w:rPr>
          <w:noProof/>
          <w:lang w:val="en-PH"/>
        </w:rPr>
      </w:pPr>
      <w:r w:rsidRPr="00D333AA">
        <w:rPr>
          <w:noProof/>
          <w:lang w:val="en-PH"/>
        </w:rPr>
        <w:lastRenderedPageBreak/>
        <w:t xml:space="preserve">The diagram shows the Admin inputting strategic and structural data, including login credentials, user and company details, vehicle registration data, driver records and status updates, route and rate configurations, and analytics and evaluation requests. In return, the Admin receives comprehensive outputs from the system such as trip and attendance records, dashboard KPIs and reports, vehicle maintenance reports, driver performance analytics, and confirmation and error messages. </w:t>
      </w:r>
    </w:p>
    <w:p ns2:paraId="0FB46DEF" ns2:textId="77777777" w:rsidR="0017207E" w:rsidRPr="00D333AA" w:rsidRDefault="0017207E" w:rsidP="0017207E">
      <w:pPr>
        <w:rPr>
          <w:noProof/>
          <w:lang w:val="en-PH"/>
        </w:rPr>
      </w:pPr>
      <w:r w:rsidRPr="00D333AA">
        <w:rPr>
          <w:noProof/>
          <w:lang w:val="en-PH"/>
        </w:rPr>
        <w:t>Simultaneously, the Staff handles daily operations by inputting login credentials, trip summaries, vehicle maintenance logs, route and rate updates, biometric attendance data, payroll record adjustments, and analytics and evaluation requests. Subsequently, the system provides the Staff with trip and vehicle records, driver and attendance information, payroll confirmations and reports, analytics and performance reports, and confirmation and error messages. By defining these relationships, this top-level view establishes exactly where external information enters and exits the platform without exposing underlying logic. This diagram serves as a blueprint for detailed DFD levels, ensuring all data flows are accounted for and the Shervice platform's scope is effectively communicated before moving into internal architectural design.</w:t>
      </w:r>
    </w:p>
    <w:p ns2:paraId="0BE1C544" ns2:textId="28BD6842" w:rsidR="00ED4746" w:rsidRPr="00D333AA" w:rsidRDefault="00ED4746" w:rsidP="00012538">
      <w:r w:rsidRPr="00D333AA">
        <w:lastRenderedPageBreak/>
        <w:t xml:space="preserve">By defining these relationships, this top-level view establishes where information enters and exits the platform without exposing underlying logic. </w:t>
      </w:r>
      <w:r w:rsidR="00B410AA" w:rsidRPr="00D333AA">
        <w:t>This</w:t>
      </w:r>
      <w:r w:rsidRPr="00D333AA">
        <w:t xml:space="preserve"> diagram serves as </w:t>
      </w:r>
      <w:r w:rsidR="00B410AA" w:rsidRPr="00D333AA">
        <w:t>a</w:t>
      </w:r>
      <w:r w:rsidRPr="00D333AA">
        <w:t xml:space="preserve"> blueprint for detailed DFD levels, ensuring all data flows are accounted for and the Shervice </w:t>
      </w:r>
      <w:r w:rsidR="00B410AA" w:rsidRPr="00D333AA">
        <w:t xml:space="preserve">platform's scope </w:t>
      </w:r>
      <w:r w:rsidRPr="00D333AA">
        <w:t>is effectively communicated before moving into internal architectural design.</w:t>
      </w:r>
    </w:p>
    <w:p ns2:paraId="40CAB1EF" ns2:textId="3D1C475B" w:rsidR="00C266C1" w:rsidRPr="00D333AA" w:rsidRDefault="00A61CF9" w:rsidP="00C266C1">
      <w:pPr>
        <w:keepNext/>
        <w:ind w:firstLine="0"/>
      </w:pPr>
      <w:r>
        <w:rPr>
          <w:noProof/>
        </w:rPr>
        <w:drawing>
          <ns3:inline distT="0" distB="0" distL="0" distR="0" ns4:anchorId="7FA22A18" ns4:editId="7F67980C">
            <ns3:extent cx="5486400" cy="3881755"/>
            <ns3:effectExtent l="0" t="0" r="0" b="4445"/>
            <ns3:docPr id="270154245" name="Picture 53"/>
            <ns3:cNvGraphicFramePr>
              <ns5:graphicFrameLocks noChangeAspect="1"/>
            </ns3:cNvGraphicFramePr>
            <ns5:graphic>
              <ns5:graphicData uri="http://schemas.openxmlformats.org/drawingml/2006/picture">
                <ns6:pic>
                  <ns6:nvPicPr>
                    <ns6:cNvPr id="0" name="Picture 5"/>
                    <ns6:cNvPicPr>
                      <ns5:picLocks noChangeAspect="1" noChangeArrowheads="1"/>
                    </ns6:cNvPicPr>
                  </ns6:nvPicPr>
                  <ns6:blipFill>
                    <ns5:blip ns7:embed="rId31" cstate="print">
                      <ns5:extLst>
                        <ns5:ext uri="{28A0092B-C50C-407E-A947-70E740481C1C}">
                          <ns8:useLocalDpi val="0"/>
                        </ns5:ext>
                      </ns5:extLst>
                    </ns5:blip>
                    <ns5:srcRect/>
                    <ns5:stretch>
                      <ns5:fillRect/>
                    </ns5:stretch>
                  </ns6:blipFill>
                  <ns6:spPr bwMode="auto">
                    <ns5:xfrm>
                      <ns5:off x="0" y="0"/>
                      <ns5:ext cx="5486400" cy="3881755"/>
                    </ns5:xfrm>
                    <ns5:prstGeom prst="rect">
                      <ns5:avLst/>
                    </ns5:prstGeom>
                    <ns5:noFill/>
                    <ns5:ln>
                      <ns5:noFill/>
                    </ns5:ln>
                  </ns6:spPr>
                </ns6:pic>
              </ns5:graphicData>
            </ns5:graphic>
          </ns3:inline>
        </w:drawing>
      </w:r>
    </w:p>
    <w:p ns2:paraId="3B190706" ns2:textId="58A0A329" w:rsidR="00C266C1" w:rsidRPr="00D333AA" w:rsidRDefault="00C266C1" w:rsidP="00D333AA">
      <w:pPr>
        <w:pStyle w:val="Caption"/>
        <w:jc w:val="center"/>
      </w:pPr>
      <w:r w:rsidRPr="00D333AA">
        <w:t xml:space="preserve">Figure </w:t>
      </w:r>
      <w:r w:rsidRPr="00D333AA">
        <w:fldChar w:fldCharType="begin"/>
      </w:r>
      <w:r w:rsidRPr="00D333AA">
        <w:instrText>STYLEREF 1 \s</w:instrText>
      </w:r>
      <w:r w:rsidRPr="00D333AA">
        <w:fldChar w:fldCharType="separate"/>
      </w:r>
      <w:r w:rsidR="009F5E28" w:rsidRPr="00D333AA">
        <w:rPr>
          <w:noProof/>
        </w:rPr>
        <w:t>3</w:t>
      </w:r>
      <w:r w:rsidRPr="00D333AA">
        <w:fldChar w:fldCharType="end"/>
      </w:r>
      <w:r w:rsidRPr="00D333AA">
        <w:noBreakHyphen/>
      </w:r>
      <w:r w:rsidR="00B536C5" w:rsidRPr="00D333AA">
        <w:t>17</w:t>
      </w:r>
      <w:r w:rsidRPr="00D333AA">
        <w:t xml:space="preserve"> Data Flow Diagram (Level 1)</w:t>
      </w:r>
    </w:p>
    <w:p ns2:paraId="1EBCC978" ns2:textId="77777777" w:rsidR="00717B12" w:rsidRPr="00D333AA" w:rsidRDefault="00012538" w:rsidP="00717B12">
      <w:pPr>
        <w:ind w:firstLine="0"/>
        <w:rPr>
          <w:lang w:val="en-PH"/>
        </w:rPr>
      </w:pPr>
      <w:r w:rsidRPr="00D333AA">
        <w:lastRenderedPageBreak/>
        <w:tab/>
      </w:r>
      <w:r w:rsidR="00717B12" w:rsidRPr="00D333AA">
        <w:rPr>
          <w:lang w:val="en-PH"/>
        </w:rPr>
        <w:t>The Level 1 Data Flow Diagram explicitly details the systematic routing of structural and operational information within the Shervice platform between the two primary user entities: the Admin and the Staff. Initially, the system processes organizational data submitted by the Admin to securely populate and manage the central data stores, including users, companies, vehicles, routes, and drivers. Administrative processes ensure that the Admin retains exclusive control over account creation, company administration, and structural profile updates. These core management processes interact directly with dedicated databases to establish the foundational hierarchy and logistical parameters required before daily operational activities commence.</w:t>
      </w:r>
    </w:p>
    <w:p ns2:paraId="4B89D2A4" ns2:textId="77777777" w:rsidR="00717B12" w:rsidRPr="00D333AA" w:rsidRDefault="00717B12" w:rsidP="00717B12">
      <w:pPr>
        <w:ind w:firstLine="0"/>
        <w:rPr>
          <w:lang w:val="en-PH"/>
        </w:rPr>
      </w:pPr>
      <w:r w:rsidRPr="00D333AA">
        <w:rPr>
          <w:lang w:val="en-PH"/>
        </w:rPr>
        <w:t>Simultaneously, the system manages the continuous influx of active operational data handled primarily by the Staff. Through the Staff Portal, users interface with various operational modules to input trip summaries, update route statuses, and adjust payroll configurations, routing this information securely into the Trips, Routes, and Payroll data stores. Concurrently, Staff users import biometric records into the attendance management process and log new mechanical issues into the vehicle maintenance module. This division of labor ensures that while the Admin oversees high-level structural data, the Staff actively drives the daily logistical, attendance, and maintenance data flowing into the operational databases.</w:t>
      </w:r>
    </w:p>
    <w:p ns2:paraId="06AC318F" ns2:textId="1B8620AC" w:rsidR="003C4F28" w:rsidRPr="00D333AA" w:rsidRDefault="00717B12" w:rsidP="00B20429">
      <w:pPr>
        <w:ind w:firstLine="720"/>
        <w:rPr>
          <w:lang w:val="en-PH"/>
        </w:rPr>
      </w:pPr>
      <w:r w:rsidRPr="00D333AA">
        <w:rPr>
          <w:lang w:val="en-PH"/>
        </w:rPr>
        <w:lastRenderedPageBreak/>
        <w:t>The culmination of this systematic data flow occurs within the core analytics and dashboard modules. The system programmatically extracts information across all integrated data stores</w:t>
      </w:r>
      <w:r w:rsidR="003C4F28" w:rsidRPr="00D333AA">
        <w:rPr>
          <w:lang w:val="en-PH"/>
        </w:rPr>
        <w:t xml:space="preserve"> </w:t>
      </w:r>
      <w:r w:rsidRPr="00D333AA">
        <w:rPr>
          <w:lang w:val="en-PH"/>
        </w:rPr>
        <w:t>including trip records, driver statuses, vehicle maintenance logs, and attendance metrics. This comprehensive dataset flows into the central analytics process to generate actionable insights, such as predictive maintenance alerts, driver performance evaluations, and destination demand profiling. Finally, the system routes these metrics into dynamic outputs, delivering strategic fleet overviews and dashboard KPIs to the Admin, while providing immediate operational performance reports and alerts directly to the Staff interface.</w:t>
      </w:r>
    </w:p>
    <w:p ns2:paraId="06AA2798" ns2:textId="5B814A70" w:rsidR="005B4484" w:rsidRPr="00D333AA" w:rsidRDefault="00012538" w:rsidP="00717B12">
      <w:pPr>
        <w:ind w:firstLine="0"/>
        <w:rPr>
          <w:i/>
          <w:iCs/>
        </w:rPr>
      </w:pPr>
      <w:r w:rsidRPr="00D333AA">
        <w:rPr>
          <w:i/>
        </w:rPr>
        <w:t xml:space="preserve">Machine Learning </w:t>
      </w:r>
      <w:r w:rsidRPr="00D333AA">
        <w:rPr>
          <w:i/>
          <w:iCs/>
        </w:rPr>
        <w:t>Pipeline</w:t>
      </w:r>
    </w:p>
    <w:p ns2:paraId="63F25FEA" ns2:textId="2F99D9CA" w:rsidR="00746987" w:rsidRPr="00D333AA" w:rsidRDefault="00024CC5" w:rsidP="0016121E">
      <w:r w:rsidRPr="00D333AA">
        <w:rPr>
          <w:bCs/>
          <w:szCs w:val="26"/>
        </w:rPr>
        <w:t xml:space="preserve">The Machine Learning Pipeline will serve as the core analytical engine for the Shervice platform by transforming raw daily logs into predictive business intelligence for GT LANTIN. </w:t>
      </w:r>
      <w:r w:rsidR="00684C77" w:rsidRPr="00D333AA">
        <w:rPr>
          <w:bCs/>
          <w:szCs w:val="26"/>
        </w:rPr>
        <w:t>This automated framework is engineered to handle large volumes of logistical data, ensuring that every piece of information</w:t>
      </w:r>
      <w:r w:rsidR="00B32D43" w:rsidRPr="00D333AA">
        <w:rPr>
          <w:bCs/>
          <w:szCs w:val="26"/>
        </w:rPr>
        <w:t xml:space="preserve"> </w:t>
      </w:r>
      <w:r w:rsidR="00684C77" w:rsidRPr="00D333AA">
        <w:rPr>
          <w:bCs/>
          <w:szCs w:val="26"/>
        </w:rPr>
        <w:t>from fuel consumption to delivery timelines</w:t>
      </w:r>
      <w:r w:rsidR="00B32D43" w:rsidRPr="00D333AA">
        <w:rPr>
          <w:bCs/>
          <w:szCs w:val="26"/>
        </w:rPr>
        <w:t xml:space="preserve"> </w:t>
      </w:r>
      <w:r w:rsidR="00684C77" w:rsidRPr="00D333AA">
        <w:rPr>
          <w:bCs/>
          <w:szCs w:val="26"/>
        </w:rPr>
        <w:t xml:space="preserve">contributes to a broader operational strategy. </w:t>
      </w:r>
      <w:r w:rsidRPr="00D333AA">
        <w:rPr>
          <w:bCs/>
          <w:szCs w:val="26"/>
        </w:rPr>
        <w:t xml:space="preserve">The pipeline is structured into seven sequential phases designed to extract, process, train, test, and evaluate </w:t>
      </w:r>
      <w:r w:rsidR="00684C77" w:rsidRPr="00D333AA">
        <w:rPr>
          <w:bCs/>
          <w:szCs w:val="26"/>
        </w:rPr>
        <w:t>data</w:t>
      </w:r>
      <w:r w:rsidRPr="00D333AA">
        <w:rPr>
          <w:bCs/>
          <w:szCs w:val="26"/>
        </w:rPr>
        <w:t xml:space="preserve"> before deploying actionable insights directly to the administrative dashboards.</w:t>
      </w:r>
      <w:r w:rsidR="00684C77" w:rsidRPr="00D333AA">
        <w:rPr>
          <w:bCs/>
          <w:szCs w:val="26"/>
        </w:rPr>
        <w:t xml:space="preserve"> By standardizing these phases, the system ensures that </w:t>
      </w:r>
      <w:r w:rsidR="00684C77" w:rsidRPr="00D333AA">
        <w:rPr>
          <w:bCs/>
          <w:szCs w:val="26"/>
        </w:rPr>
        <w:lastRenderedPageBreak/>
        <w:t xml:space="preserve">the predictive models remain accurate over time, allowing the organization to move from reactive management to proactive, data-driven decision-making. This end-to-end process minimizes manual data handling, reduces the margin for error, and provides a scalable foundation for future analytical growth within the Shervice </w:t>
      </w:r>
      <w:r w:rsidR="0078730C">
        <w:rPr>
          <w:noProof/>
        </w:rPr>
        <w:drawing>
          <ns3:anchor distT="0" distB="0" distL="114300" distR="114300" simplePos="0" relativeHeight="251659776" behindDoc="0" locked="0" layoutInCell="1" allowOverlap="1" ns4:anchorId="400CB67B" ns4:editId="297DF708">
            <ns3:simplePos x="0" y="0"/>
            <ns3:positionH relativeFrom="column">
              <ns3:posOffset>528230</ns3:posOffset>
            </ns3:positionH>
            <ns3:positionV relativeFrom="paragraph">
              <ns3:posOffset>1131050</ns3:posOffset>
            </ns3:positionV>
            <ns3:extent cx="4761865" cy="5467350"/>
            <ns3:effectExtent l="0" t="0" r="635" b="0"/>
            <ns3:wrapNone/>
            <ns3:docPr id="989724565" name="Picture 51"/>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32">
                      <ns5:extLst>
                        <ns5:ext uri="{28A0092B-C50C-407E-A947-70E740481C1C}">
                          <ns8:useLocalDpi val="0"/>
                        </ns5:ext>
                      </ns5:extLst>
                    </ns5:blip>
                    <ns5:srcRect/>
                    <ns5:stretch>
                      <ns5:fillRect/>
                    </ns5:stretch>
                  </ns6:blipFill>
                  <ns6:spPr bwMode="auto">
                    <ns5:xfrm>
                      <ns5:off x="0" y="0"/>
                      <ns5:ext cx="4761865" cy="5467350"/>
                    </ns5:xfrm>
                    <ns5:prstGeom prst="rect">
                      <ns5:avLst/>
                    </ns5:prstGeom>
                    <ns5:noFill/>
                    <ns5:ln>
                      <ns5:noFill/>
                    </ns5:ln>
                  </ns6:spPr>
                </ns6:pic>
              </ns5:graphicData>
            </ns5:graphic>
          </ns3:anchor>
        </w:drawing>
      </w:r>
      <w:r w:rsidR="00684C77" w:rsidRPr="00D333AA">
        <w:rPr>
          <w:bCs/>
          <w:szCs w:val="26"/>
        </w:rPr>
        <w:t>ecosystem.</w:t>
      </w:r>
    </w:p>
    <w:p ns2:paraId="7012D1CC" ns2:textId="431044DE" w:rsidR="00C266C1" w:rsidRPr="00D333AA" w:rsidRDefault="00C266C1" w:rsidP="00C266C1">
      <w:pPr>
        <w:keepNext/>
      </w:pPr>
    </w:p>
    <w:p ns2:paraId="3F189F18" ns2:textId="09E06AAA" w:rsidR="00651D66" w:rsidRPr="00D333AA" w:rsidRDefault="00651D66" w:rsidP="00856407">
      <w:pPr>
        <w:ind w:firstLine="0"/>
        <w:rPr>
          <w:bCs/>
          <w:lang w:val="en-PH"/>
        </w:rPr>
      </w:pPr>
      <w:bookmarkStart w:id="79" w:name="_Toc225273716"/>
      <w:bookmarkStart w:id="80" w:name="_Toc225776159"/>
    </w:p>
    <w:p ns2:paraId="02EB201C" ns2:textId="77777777" w:rsidR="00FD7E7C" w:rsidRPr="00D333AA" w:rsidRDefault="00FD7E7C" w:rsidP="00856407">
      <w:pPr>
        <w:ind w:firstLine="0"/>
        <w:rPr>
          <w:bCs/>
          <w:lang w:val="en-PH"/>
        </w:rPr>
      </w:pPr>
    </w:p>
    <w:p ns2:paraId="4EB58B8D" ns2:textId="77777777" w:rsidR="00FD7E7C" w:rsidRPr="00D333AA" w:rsidRDefault="00FD7E7C" w:rsidP="00856407">
      <w:pPr>
        <w:ind w:firstLine="0"/>
        <w:rPr>
          <w:bCs/>
          <w:lang w:val="en-PH"/>
        </w:rPr>
      </w:pPr>
    </w:p>
    <w:p ns2:paraId="0C95D52F" ns2:textId="30CAB197" w:rsidR="00FD7E7C" w:rsidRPr="00D333AA" w:rsidRDefault="00FD7E7C" w:rsidP="00856407">
      <w:pPr>
        <w:ind w:firstLine="0"/>
        <w:rPr>
          <w:bCs/>
          <w:lang w:val="en-PH"/>
        </w:rPr>
      </w:pPr>
    </w:p>
    <w:p ns2:paraId="4B1C4DBF" ns2:textId="7B87D9BF" w:rsidR="00FD7E7C" w:rsidRPr="00D333AA" w:rsidRDefault="00FD7E7C" w:rsidP="00856407">
      <w:pPr>
        <w:ind w:firstLine="0"/>
        <w:rPr>
          <w:bCs/>
          <w:lang w:val="en-PH"/>
        </w:rPr>
      </w:pPr>
    </w:p>
    <w:p ns2:paraId="73759DFF" ns2:textId="6EAF30A2" w:rsidR="00FD7E7C" w:rsidRPr="00D333AA" w:rsidRDefault="00FD7E7C" w:rsidP="00856407">
      <w:pPr>
        <w:ind w:firstLine="0"/>
        <w:rPr>
          <w:bCs/>
          <w:lang w:val="en-PH"/>
        </w:rPr>
      </w:pPr>
    </w:p>
    <w:p ns2:paraId="34917DED" ns2:textId="257FA56D" w:rsidR="00FD7E7C" w:rsidRPr="00D333AA" w:rsidRDefault="00FD7E7C" w:rsidP="00856407">
      <w:pPr>
        <w:ind w:firstLine="0"/>
        <w:rPr>
          <w:bCs/>
          <w:lang w:val="en-PH"/>
        </w:rPr>
      </w:pPr>
    </w:p>
    <w:p ns2:paraId="185798EE" ns2:textId="772014F7" w:rsidR="00FD7E7C" w:rsidRPr="00D333AA" w:rsidRDefault="00FD7E7C" w:rsidP="00856407">
      <w:pPr>
        <w:ind w:firstLine="0"/>
        <w:rPr>
          <w:bCs/>
          <w:lang w:val="en-PH"/>
        </w:rPr>
      </w:pPr>
    </w:p>
    <w:p ns2:paraId="5C914733" ns2:textId="139CE54E" w:rsidR="00FD7E7C" w:rsidRPr="00D333AA" w:rsidRDefault="00FD7E7C" w:rsidP="00856407">
      <w:pPr>
        <w:ind w:firstLine="0"/>
        <w:rPr>
          <w:bCs/>
          <w:lang w:val="en-PH"/>
        </w:rPr>
      </w:pPr>
    </w:p>
    <w:p ns2:paraId="7A8295AC" ns2:textId="4E8C53F3" w:rsidR="00FD7E7C" w:rsidRPr="00D333AA" w:rsidRDefault="00764059" w:rsidP="00856407">
      <w:pPr>
        <w:ind w:firstLine="0"/>
        <w:rPr>
          <w:bCs/>
          <w:lang w:val="en-PH"/>
        </w:rPr>
      </w:pPr>
      <w:r w:rsidRPr="00D333AA">
        <w:rPr>
          <w:noProof/>
        </w:rPr>
        <w:lastRenderedPageBreak/>
        <ns1:AlternateContent>
          <ns1:Choice Requires="wps">
            <w:drawing>
              <ns3:anchor distT="0" distB="0" distL="114300" distR="114300" simplePos="0" relativeHeight="251658276" behindDoc="1" locked="0" layoutInCell="1" allowOverlap="1" ns4:anchorId="1F4E1E73" ns4:editId="0DE731F9">
                <ns3:simplePos x="0" y="0"/>
                <ns3:positionH relativeFrom="margin">
                  <ns3:align>right</ns3:align>
                </ns3:positionH>
                <ns3:positionV relativeFrom="paragraph">
                  <ns3:posOffset>210820</ns3:posOffset>
                </ns3:positionV>
                <ns3:extent cx="5486400" cy="457200"/>
                <ns3:effectExtent l="0" t="0" r="0" b="0"/>
                <ns3:wrapNone/>
                <ns3:docPr id="1004807824" name="Text Box 1"/>
                <ns3:cNvGraphicFramePr/>
                <ns5:graphic>
                  <ns5:graphicData uri="http://schemas.microsoft.com/office/word/2010/wordprocessingShape">
                    <ns9:wsp>
                      <ns9:cNvSpPr txBox="1"/>
                      <ns9:spPr>
                        <ns5:xfrm>
                          <ns5:off x="0" y="0"/>
                          <ns5:ext cx="5486400" cy="457200"/>
                        </ns5:xfrm>
                        <ns5:prstGeom prst="rect">
                          <ns5:avLst/>
                        </ns5:prstGeom>
                        <ns5:solidFill>
                          <ns5:prstClr val="white"/>
                        </ns5:solidFill>
                        <ns5:ln>
                          <ns5:noFill/>
                        </ns5:ln>
                      </ns9:spPr>
                      <ns9:txbx>
                        <w:txbxContent>
                          <w:p ns2:paraId="47A6C451" ns2:textId="77777777" w:rsidR="00FD7E7C" w:rsidRPr="00FC17E9" w:rsidRDefault="00FD7E7C" w:rsidP="00FD7E7C">
                            <w:pPr>
                              <w:pStyle w:val="Caption"/>
                              <w:jc w:val="center"/>
                              <w:rPr>
                                <w:i/>
                                <w:iCs/>
                              </w:rPr>
                            </w:pPr>
                            <w:r>
                              <w:t xml:space="preserve">Figure </w:t>
                            </w:r>
                            <w:r>
                              <w:fldChar w:fldCharType="begin"/>
                            </w:r>
                            <w:r>
                              <w:instrText>STYLEREF 1 \s</w:instrText>
                            </w:r>
                            <w:r>
                              <w:fldChar w:fldCharType="separate"/>
                            </w:r>
                            <w:r>
                              <w:rPr>
                                <w:noProof/>
                              </w:rPr>
                              <w:t>3</w:t>
                            </w:r>
                            <w:r>
                              <w:fldChar w:fldCharType="end"/>
                            </w:r>
                            <w:r>
                              <w:noBreakHyphen/>
                              <w:t xml:space="preserve">18 </w:t>
                            </w:r>
                            <w:r w:rsidRPr="002A3F1A">
                              <w:t>Machi</w:t>
                            </w:r>
                            <w:r>
                              <w:t>n</w:t>
                            </w:r>
                            <w:r w:rsidRPr="002A3F1A">
                              <w:t>e Learning Pipelin</w:t>
                            </w:r>
                            <w:r>
                              <w:t>e</w:t>
                            </w:r>
                          </w:p>
                          <w:p ns2:paraId="5BCE1502" ns2:textId="6195B753" w:rsidR="00FD7E7C" w:rsidRPr="006A6661" w:rsidRDefault="00FD7E7C" w:rsidP="00FD7E7C">
                            <w:pPr>
                              <w:pStyle w:val="Caption"/>
                              <w:rPr>
                                <w:noProof/>
                                <w:sz w:val="26"/>
                              </w:rPr>
                            </w:pPr>
                          </w:p>
                        </w: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5:graphicData>
                </ns5:graphic>
              </ns3:anchor>
            </w:drawing>
          </ns1:Choice>
          <ns1:Fallback>
            <w:pict>
              <ns10:shape ns2:anchorId="1F4E1E73" id="_x0000_s1044" type="#_x0000_t202" style="position:absolute;left:0;text-align:left;margin-left:380.8pt;margin-top:16.6pt;width:6in;height:36pt;z-index:-251658204;visibility:visible;mso-wrap-style:square;mso-wrap-distance-left:9pt;mso-wrap-distance-top:0;mso-wrap-distance-right:9pt;mso-wrap-distance-bottom:0;mso-position-horizontal:right;mso-position-horizontal-relative:margin;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" stroked="f">
                <ns10:textbox inset="0,0,0,0">
                  <w:txbxContent>
                    <w:p ns2:paraId="47A6C451" ns2:textId="77777777" w:rsidR="00FD7E7C" w:rsidRPr="00FC17E9" w:rsidRDefault="00FD7E7C" w:rsidP="00FD7E7C">
                      <w:pPr>
                        <w:pStyle w:val="Caption"/>
                        <w:jc w:val="center"/>
                        <w:rPr>
                          <w:i/>
                          <w:iCs/>
                        </w:rPr>
                      </w:pPr>
                      <w:r>
                        <w:t xml:space="preserve">Figure </w:t>
                      </w:r>
                      <w:r>
                        <w:fldChar w:fldCharType="begin"/>
                      </w:r>
                      <w:r>
                        <w:instrText>STYLEREF 1 \s</w:instrText>
                      </w:r>
                      <w:r>
                        <w:fldChar w:fldCharType="separate"/>
                      </w:r>
                      <w:r>
                        <w:rPr>
                          <w:noProof/>
                        </w:rPr>
                        <w:t>3</w:t>
                      </w:r>
                      <w:r>
                        <w:fldChar w:fldCharType="end"/>
                      </w:r>
                      <w:r>
                        <w:noBreakHyphen/>
                        <w:t xml:space="preserve">18 </w:t>
                      </w:r>
                      <w:r w:rsidRPr="002A3F1A">
                        <w:t>Machi</w:t>
                      </w:r>
                      <w:r>
                        <w:t>n</w:t>
                      </w:r>
                      <w:r w:rsidRPr="002A3F1A">
                        <w:t>e Learning Pipelin</w:t>
                      </w:r>
                      <w:r>
                        <w:t>e</w:t>
                      </w:r>
                    </w:p>
                    <w:p ns2:paraId="5BCE1502" ns2:textId="6195B753" w:rsidR="00FD7E7C" w:rsidRPr="006A6661" w:rsidRDefault="00FD7E7C" w:rsidP="00FD7E7C">
                      <w:pPr>
                        <w:pStyle w:val="Caption"/>
                        <w:rPr>
                          <w:noProof/>
                          <w:sz w:val="26"/>
                        </w:rPr>
                      </w:pPr>
                    </w:p>
                  </w:txbxContent>
                </ns10:textbox>
                <ns12:wrap anchorx="margin"/>
              </ns10:shape>
            </w:pict>
          </ns1:Fallback>
        </ns1:AlternateContent>
      </w:r>
    </w:p>
    <w:p ns2:paraId="34D2CF9E" ns2:textId="597F7D78" w:rsidR="00856407" w:rsidRPr="00D333AA" w:rsidRDefault="00997F5C" w:rsidP="00856407">
      <w:pPr>
        <w:ind w:firstLine="0"/>
        <w:rPr>
          <w:bCs/>
          <w:szCs w:val="26"/>
          <w:lang w:val="en-PH"/>
        </w:rPr>
      </w:pPr>
      <w:r>
        <w:rPr>
          <w:bCs/>
          <w:lang w:val="en-PH"/>
        </w:rPr>
        <w:t>1. Data Ingestion</w:t>
      </w:r>
    </w:p>
    <w:p ns2:paraId="0B810EF8" ns2:textId="77777777" w:rsidR="006768DE" w:rsidRPr="006768DE" w:rsidRDefault="006768DE" w:rsidP="0078730C">
      <w:pPr>
        <w:ind w:firstLine="720"/>
        <w:rPr>
          <w:bCs/>
          <w:szCs w:val="26"/>
          <w:lang w:val="en-PH"/>
        </w:rPr>
      </w:pPr>
      <w:r w:rsidRPr="006768DE">
        <w:rPr>
          <w:bCs/>
          <w:szCs w:val="26"/>
          <w:lang w:val="en-PH"/>
        </w:rPr>
        <w:t>The machine-learning pipeline begins by retrieving operational records from the Supabase database. The primary data sources are the driver_profile, evaluation, trip_schedule, attendance_record, vehicle, and maintenance_log tables. These records contain driver performance, trip activity, attendance behavior, vehicle workload, and maintenance history.</w:t>
      </w:r>
    </w:p>
    <w:p ns2:paraId="7127FEA8" ns2:textId="77777777" w:rsidR="006768DE" w:rsidRPr="006768DE" w:rsidRDefault="006768DE" w:rsidP="0078730C">
      <w:pPr>
        <w:ind w:firstLine="720"/>
        <w:rPr>
          <w:bCs/>
          <w:szCs w:val="26"/>
          <w:lang w:val="en-PH"/>
        </w:rPr>
      </w:pPr>
      <w:r w:rsidRPr="006768DE">
        <w:rPr>
          <w:bCs/>
          <w:szCs w:val="26"/>
          <w:lang w:val="en-PH"/>
        </w:rPr>
        <w:t>For driver classification, evaluation, trip, and attendance records are combined by driver and time period. For maintenance forecasting, vehicle, trip, and repair records are combined by vehicle and date. For destination demand analysis, trip records are grouped by route or destination.</w:t>
      </w:r>
    </w:p>
    <w:p ns2:paraId="3D2A6EC5" ns2:textId="1437A517" w:rsidR="004B11BA" w:rsidRPr="00D333AA" w:rsidRDefault="00012538" w:rsidP="004B11BA">
      <w:pPr>
        <w:ind w:firstLine="0"/>
        <w:rPr>
          <w:lang w:val="en-PH"/>
        </w:rPr>
      </w:pPr>
      <w:r w:rsidRPr="66AEB4AC">
        <w:rPr>
          <w:lang w:val="en-PH"/>
        </w:rPr>
        <w:t>2. Data Cleaning and Preprocessing</w:t>
      </w:r>
    </w:p>
    <w:p ns2:paraId="4BD49127" ns2:textId="33FAE0F0" w:rsidR="00345C62" w:rsidRPr="00345C62" w:rsidRDefault="00345C62" w:rsidP="0078730C">
      <w:pPr>
        <w:ind w:firstLine="720"/>
        <w:rPr>
          <w:lang w:val="en-PH"/>
        </w:rPr>
      </w:pPr>
      <w:r w:rsidRPr="66AEB4AC">
        <w:rPr>
          <w:lang w:val="en-PH"/>
        </w:rPr>
        <w:t>The retrieved records are cleaned and transformed before model training. Dates are converted into a consistent date format, missing numeric values are handled using defined fallback values, and records are grouped according to driver, vehicle, destination, and month.</w:t>
      </w:r>
      <w:r w:rsidR="0085154E">
        <w:rPr>
          <w:lang w:val="en-PH"/>
        </w:rPr>
        <w:t xml:space="preserve"> </w:t>
      </w:r>
      <w:r w:rsidRPr="66AEB4AC">
        <w:rPr>
          <w:lang w:val="en-PH"/>
        </w:rPr>
        <w:t xml:space="preserve">Routine maintenance inspections are separated </w:t>
      </w:r>
      <w:r w:rsidRPr="66AEB4AC">
        <w:rPr>
          <w:lang w:val="en-PH"/>
        </w:rPr>
        <w:lastRenderedPageBreak/>
        <w:t>from explicit repair events. Only repair events are used as the maintenance-failure target because routine inspections do not necessarily indicate vehicle failure.</w:t>
      </w:r>
    </w:p>
    <w:p ns2:paraId="34D16201" ns2:textId="4B11C1E1" w:rsidR="00345C62" w:rsidRPr="00345C62" w:rsidRDefault="00345C62" w:rsidP="0078730C">
      <w:pPr>
        <w:ind w:firstLine="720"/>
        <w:rPr>
          <w:lang w:val="en-PH"/>
        </w:rPr>
      </w:pPr>
      <w:r w:rsidRPr="66AEB4AC">
        <w:rPr>
          <w:lang w:val="en-PH"/>
        </w:rPr>
        <w:t>Numerical features are standardized before KNN, Multiple Linear Regression, and K-Means processing. Standardization prevents variables with larger numerical ranges from dominating the model.</w:t>
      </w:r>
    </w:p>
    <w:p ns2:paraId="3A9994EF" ns2:textId="77777777" w:rsidR="004B11BA" w:rsidRPr="00D333AA" w:rsidRDefault="00012538" w:rsidP="004B11BA">
      <w:pPr>
        <w:ind w:firstLine="0"/>
        <w:rPr>
          <w:szCs w:val="26"/>
          <w:lang w:val="en-PH"/>
        </w:rPr>
      </w:pPr>
      <w:r w:rsidRPr="00D333AA">
        <w:rPr>
          <w:szCs w:val="26"/>
          <w:lang w:val="en-PH"/>
        </w:rPr>
        <w:t>3. Dataset Formulation and Feature Extraction</w:t>
      </w:r>
    </w:p>
    <w:p ns2:paraId="6EF48C41" ns2:textId="77777777" w:rsidR="00322A4C" w:rsidRPr="00D333AA" w:rsidRDefault="00322A4C" w:rsidP="00322A4C">
      <w:pPr>
        <w:ind w:firstLine="720"/>
        <w:rPr>
          <w:szCs w:val="26"/>
          <w:lang w:val="en-PH"/>
        </w:rPr>
      </w:pPr>
      <w:r w:rsidRPr="00D333AA">
        <w:rPr>
          <w:szCs w:val="26"/>
          <w:lang w:val="en-PH"/>
        </w:rPr>
        <w:t>The system creates three model-specific datasets.</w:t>
      </w:r>
    </w:p>
    <w:p ns2:paraId="36B57C4B" ns2:textId="16D622FE" w:rsidR="00066462" w:rsidRPr="00066462" w:rsidRDefault="00066462" w:rsidP="00066462">
      <w:pPr>
        <w:ind w:firstLine="720"/>
        <w:rPr>
          <w:szCs w:val="26"/>
          <w:lang w:val="en-PH"/>
        </w:rPr>
      </w:pPr>
      <w:r w:rsidRPr="00066462">
        <w:rPr>
          <w:szCs w:val="26"/>
          <w:lang w:val="en-PH"/>
        </w:rPr>
        <w:t>The Driver Performance Dataset is created by combining driver profiles with driver evaluation records, trip schedules, and attendance records. Evaluation records provide average safety, punctuality, and professionalism scores. Trip schedules provide the number of trips assigned to each driver. Attendance records provide total minutes late, present counts, half-day counts, and absence counts. These values form the eight features used by the driver classification model.</w:t>
      </w:r>
    </w:p>
    <w:p ns2:paraId="6B6E2BA0" ns2:textId="5906F1B8" w:rsidR="00066462" w:rsidRPr="00066462" w:rsidRDefault="00066462" w:rsidP="00066462">
      <w:pPr>
        <w:ind w:firstLine="720"/>
        <w:rPr>
          <w:szCs w:val="26"/>
          <w:lang w:val="en-PH"/>
        </w:rPr>
      </w:pPr>
      <w:r w:rsidRPr="00066462">
        <w:rPr>
          <w:szCs w:val="26"/>
          <w:lang w:val="en-PH"/>
        </w:rPr>
        <w:t xml:space="preserve">The Vehicle Maintenance Dataset is created from vehicle profiles, trip schedules, and repair records. The model extracts nine features: vehicle age, trips during the previous 90 days, passengers during the previous 90 days, average passengers per trip, average load factor, heavily loaded trips, lifetime trip count, </w:t>
      </w:r>
      <w:r w:rsidRPr="00066462">
        <w:rPr>
          <w:szCs w:val="26"/>
          <w:lang w:val="en-PH"/>
        </w:rPr>
        <w:lastRenderedPageBreak/>
        <w:t>previous repair count, and days since the last repair. Only maintenance records classified specifically as repairs are used to create future repair targets.</w:t>
      </w:r>
    </w:p>
    <w:p ns2:paraId="59112F98" ns2:textId="17269895" w:rsidR="003B1C14" w:rsidRPr="00D333AA" w:rsidRDefault="00066462" w:rsidP="00066462">
      <w:pPr>
        <w:ind w:firstLine="720"/>
        <w:rPr>
          <w:szCs w:val="26"/>
          <w:lang w:val="en-PH"/>
        </w:rPr>
      </w:pPr>
      <w:r w:rsidRPr="00066462">
        <w:rPr>
          <w:szCs w:val="26"/>
          <w:lang w:val="en-PH"/>
        </w:rPr>
        <w:t>The Destination Demand Dataset is created by grouping trip schedules according to route name. For each route, the system calculates total passenger volume, trip frequency, and the number of distinct vehicles assigned to the route. These three features are used to identify similar demand patterns between routes.</w:t>
      </w:r>
    </w:p>
    <w:p ns2:paraId="3A6A8F07" ns2:textId="77777777" w:rsidR="00CA487B" w:rsidRPr="00D333AA" w:rsidRDefault="00012538" w:rsidP="00CA487B">
      <w:pPr>
        <w:ind w:firstLine="0"/>
        <w:rPr>
          <w:szCs w:val="26"/>
          <w:lang w:val="en-PH"/>
        </w:rPr>
      </w:pPr>
      <w:r w:rsidRPr="00D333AA">
        <w:rPr>
          <w:szCs w:val="26"/>
          <w:lang w:val="en-PH"/>
        </w:rPr>
        <w:t>4. Model Training and Testing</w:t>
      </w:r>
    </w:p>
    <w:p ns2:paraId="240C64E1" ns2:textId="77777777" w:rsidR="00627D17" w:rsidRDefault="00627D17" w:rsidP="006504A4">
      <w:pPr>
        <w:ind w:firstLine="720"/>
        <w:jc w:val="left"/>
      </w:pPr>
      <w:r w:rsidRPr="00627D17">
        <w:t>The formulated datasets enter the Model Training phase, which functions as the core analytical stage of the platform. Three machine-learning algorithms are used according to the operational objectives of GT LANTIN: K-Nearest Neighbors for driver classification, Multiple Linear Regression for predictive maintenance, and K-Means clustering for destination demand profiling.</w:t>
      </w:r>
    </w:p>
    <w:p ns2:paraId="79594D24" ns2:textId="424413A8" w:rsidR="00116396" w:rsidRPr="00D333AA" w:rsidRDefault="0AD8582A" w:rsidP="006504A4">
      <w:pPr>
        <w:ind w:firstLine="720"/>
        <w:jc w:val="left"/>
      </w:pPr>
      <w:r w:rsidRPr="00D333AA">
        <w:rPr>
          <w:i/>
          <w:iCs/>
          <w:lang w:val="en-PH"/>
        </w:rPr>
        <w:t>K-Nearest Neighbors (KNN)</w:t>
      </w:r>
      <w:r w:rsidR="00012538" w:rsidRPr="00D333AA">
        <w:rPr>
          <w:i/>
          <w:lang w:val="en-PH"/>
        </w:rPr>
        <w:t xml:space="preserve"> for Driver Performance</w:t>
      </w:r>
    </w:p>
    <w:p ns2:paraId="19728E0E" ns2:textId="77777777" w:rsidR="008E6177" w:rsidRPr="008E6177" w:rsidRDefault="008E6177" w:rsidP="008E6177">
      <w:pPr>
        <w:keepNext/>
        <w:ind w:firstLine="720"/>
        <w:rPr>
          <w:szCs w:val="26"/>
          <w:lang w:val="en-PH"/>
        </w:rPr>
      </w:pPr>
      <w:r w:rsidRPr="008E6177">
        <w:rPr>
          <w:szCs w:val="26"/>
          <w:lang w:val="en-PH"/>
        </w:rPr>
        <w:t xml:space="preserve">The Driver Performance module uses a K-Nearest Neighbors classifier. Before training, the eight driver features are standardized using StandardScaler. The </w:t>
      </w:r>
      <w:r w:rsidRPr="008E6177">
        <w:rPr>
          <w:szCs w:val="26"/>
          <w:lang w:val="en-PH"/>
        </w:rPr>
        <w:lastRenderedPageBreak/>
        <w:t>target labels are generated using rule-based conditions based on safety, punctuality, professionalism, attendance, lateness, and trip activity.</w:t>
      </w:r>
    </w:p>
    <w:p ns2:paraId="334F734F" ns2:textId="77777777" w:rsidR="008E6177" w:rsidRPr="008E6177" w:rsidRDefault="008E6177" w:rsidP="008E6177">
      <w:pPr>
        <w:keepNext/>
        <w:ind w:firstLine="720"/>
        <w:rPr>
          <w:szCs w:val="26"/>
          <w:lang w:val="en-PH"/>
        </w:rPr>
      </w:pPr>
      <w:r w:rsidRPr="008E6177">
        <w:rPr>
          <w:szCs w:val="26"/>
          <w:lang w:val="en-PH"/>
        </w:rPr>
        <w:t>The system classifies drivers into Elite Performer, Consistent Performer, Tardiness Risk, Safety Risk, and Needs Review. The production KNN model uses three neighbors with distance-based weighting. After evaluation, the serving model is retrained using the complete available driver dataset so that all current drivers receive a classification. The trained model and scaler are saved as joblib files.</w:t>
      </w:r>
    </w:p>
    <w:p ns2:paraId="0A075A8B" ns2:textId="77777777" w:rsidR="008E6177" w:rsidRPr="008E6177" w:rsidRDefault="008E6177" w:rsidP="008E6177">
      <w:pPr>
        <w:keepNext/>
        <w:ind w:firstLine="720"/>
        <w:rPr>
          <w:szCs w:val="26"/>
          <w:lang w:val="en-PH"/>
        </w:rPr>
      </w:pPr>
      <w:r w:rsidRPr="008E6177">
        <w:rPr>
          <w:szCs w:val="26"/>
          <w:lang w:val="en-PH"/>
        </w:rPr>
        <w:t>The KNN algorithm determines similarity using Euclidean distance:</w:t>
      </w:r>
    </w:p>
    <w:p ns2:paraId="78A407A9" ns2:textId="3FBB4CFD" w:rsidR="00DE1935" w:rsidRPr="00D333AA" w:rsidRDefault="00140244" w:rsidP="00DE1935">
      <w:pPr>
        <w:keepNext/>
        <w:ind w:firstLine="720"/>
        <w:jc w:val="center"/>
        <w:rPr>
          <w:rFonts w:ascii="Cambria Math" w:hAnsi="Cambria Math"/>
          <w:sz w:val="24"/>
        </w:rPr>
      </w:pPr>
      <w:r w:rsidRPr="00D333AA">
        <w:rPr>
          <w:rFonts w:ascii="Cambria Math" w:hAnsi="Cambria Math"/>
          <w:i/>
          <w:color w:val="666666"/>
          <w:sz w:val="24"/>
        </w:rPr>
        <w:br/>
      </w:r>
      <ns13:oMathPara>
        <ns13:oMath>
          <ns13:r>
            <w:rPr>
              <w:rFonts w:ascii="Cambria Math" w:hAnsi="Cambria Math"/>
              <w:color w:val="000000" w:themeColor="text1"/>
              <w:sz w:val="24"/>
            </w:rPr>
            <ns13:t>d</ns13:t>
          </ns13:r>
          <ns13:d>
            <ns13:dPr>
              <ns13:ctrlPr>
                <w:rPr>
                  <w:rFonts w:ascii="Cambria Math" w:hAnsi="Cambria Math"/>
                  <w:color w:val="000000" w:themeColor="text1"/>
                  <w:sz w:val="24"/>
                </w:rPr>
              </ns13:ctrlPr>
            </ns13:dPr>
            <ns13:e>
              <ns13:r>
                <w:rPr>
                  <w:rFonts w:ascii="Cambria Math" w:hAnsi="Cambria Math"/>
                  <w:color w:val="000000" w:themeColor="text1"/>
                  <w:sz w:val="24"/>
                </w:rPr>
                <ns13:t>x,y</ns13:t>
              </ns13:r>
            </ns13:e>
          </ns13:d>
          <ns13:r>
            <w:rPr>
              <w:rFonts w:ascii="Cambria Math" w:hAnsi="Cambria Math"/>
              <w:color w:val="000000" w:themeColor="text1"/>
              <w:sz w:val="24"/>
            </w:rPr>
            <ns13:t>=</ns13:t>
          </ns13:r>
          <ns13:rad>
            <ns13:radPr>
              <ns13:degHide ns13:val="1"/>
              <ns13:ctrlPr>
                <w:rPr>
                  <w:rFonts w:ascii="Cambria Math" w:hAnsi="Cambria Math"/>
                  <w:color w:val="000000" w:themeColor="text1"/>
                  <w:sz w:val="24"/>
                </w:rPr>
              </ns13:ctrlPr>
            </ns13:radPr>
            <ns13:deg/>
            <ns13:e>
              <ns13:nary>
                <ns13:naryPr>
                  <ns13:chr ns13:val="∑"/>
                  <ns13:limLoc ns13:val="undOvr"/>
                  <ns13:ctrlPr>
                    <w:rPr>
                      <w:rFonts w:ascii="Cambria Math" w:hAnsi="Cambria Math"/>
                      <w:color w:val="000000" w:themeColor="text1"/>
                      <w:sz w:val="24"/>
                    </w:rPr>
                  </ns13:ctrlPr>
                </ns13:naryPr>
                <ns13:sub>
                  <ns13:r>
                    <w:rPr>
                      <w:rFonts w:ascii="Cambria Math" w:hAnsi="Cambria Math"/>
                      <w:color w:val="000000" w:themeColor="text1"/>
                      <w:sz w:val="24"/>
                    </w:rPr>
                    <ns13:t>i=1</ns13:t>
                  </ns13:r>
                </ns13:sub>
                <ns13:sup>
                  <ns13:r>
                    <w:rPr>
                      <w:rFonts w:ascii="Cambria Math" w:hAnsi="Cambria Math"/>
                      <w:color w:val="000000" w:themeColor="text1"/>
                      <w:sz w:val="24"/>
                    </w:rPr>
                    <ns13:t>n</ns13:t>
                  </ns13:r>
                </ns13:sup>
                <ns13:e>
                  <ns13:sSup>
                    <ns13:sSupPr>
                      <ns13:ctrlPr>
                        <w:rPr>
                          <w:rFonts w:ascii="Cambria Math" w:hAnsi="Cambria Math"/>
                          <w:color w:val="000000" w:themeColor="text1"/>
                          <w:sz w:val="24"/>
                        </w:rPr>
                      </ns13:ctrlPr>
                    </ns13:sSupPr>
                    <ns13:e>
                      <ns13:d>
                        <ns13:dPr>
                          <ns13:ctrlPr>
                            <w:rPr>
                              <w:rFonts w:ascii="Cambria Math" w:hAnsi="Cambria Math"/>
                              <w:color w:val="000000" w:themeColor="text1"/>
                              <w:sz w:val="24"/>
                            </w:rPr>
                          </ns13:ctrlPr>
                        </ns13:dPr>
                        <ns13:e>
                          <ns13:sSub>
                            <ns13:sSubPr>
                              <ns13:ctrlPr>
                                <w:rPr>
                                  <w:rFonts w:ascii="Cambria Math" w:hAnsi="Cambria Math"/>
                                  <w:color w:val="000000" w:themeColor="text1"/>
                                  <w:sz w:val="24"/>
                                </w:rPr>
                              </ns13:ctrlPr>
                            </ns13:sSubPr>
                            <ns13:e>
                              <ns13:r>
                                <w:rPr>
                                  <w:rFonts w:ascii="Cambria Math" w:hAnsi="Cambria Math"/>
                                  <w:color w:val="000000" w:themeColor="text1"/>
                                  <w:sz w:val="24"/>
                                </w:rPr>
                                <ns13:t>x</ns13:t>
                              </ns13:r>
                            </ns13:e>
                            <ns13:sub>
                              <ns13:r>
                                <w:rPr>
                                  <w:rFonts w:ascii="Cambria Math" w:hAnsi="Cambria Math"/>
                                  <w:color w:val="000000" w:themeColor="text1"/>
                                  <w:sz w:val="24"/>
                                </w:rPr>
                                <ns13:t>i</ns13:t>
                              </ns13:r>
                            </ns13:sub>
                          </ns13:sSub>
                          <ns13:r>
                            <w:rPr>
                              <w:rFonts w:ascii="Cambria Math" w:hAnsi="Cambria Math"/>
                              <w:color w:val="000000" w:themeColor="text1"/>
                              <w:sz w:val="24"/>
                            </w:rPr>
                            <ns13:t>-</ns13:t>
                          </ns13:r>
                          <ns13:sSub>
                            <ns13:sSubPr>
                              <ns13:ctrlPr>
                                <w:rPr>
                                  <w:rFonts w:ascii="Cambria Math" w:hAnsi="Cambria Math"/>
                                  <w:color w:val="000000" w:themeColor="text1"/>
                                  <w:sz w:val="24"/>
                                </w:rPr>
                              </ns13:ctrlPr>
                            </ns13:sSubPr>
                            <ns13:e>
                              <ns13:r>
                                <w:rPr>
                                  <w:rFonts w:ascii="Cambria Math" w:hAnsi="Cambria Math"/>
                                  <w:color w:val="000000" w:themeColor="text1"/>
                                  <w:sz w:val="24"/>
                                </w:rPr>
                                <ns13:t>y</ns13:t>
                              </ns13:r>
                            </ns13:e>
                            <ns13:sub>
                              <ns13:r>
                                <w:rPr>
                                  <w:rFonts w:ascii="Cambria Math" w:hAnsi="Cambria Math"/>
                                  <w:color w:val="000000" w:themeColor="text1"/>
                                  <w:sz w:val="24"/>
                                </w:rPr>
                                <ns13:t>i</ns13:t>
                              </ns13:r>
                            </ns13:sub>
                          </ns13:sSub>
                        </ns13:e>
                      </ns13:d>
                    </ns13:e>
                    <ns13:sup>
                      <ns13:r>
                        <w:rPr>
                          <w:rFonts w:ascii="Cambria Math" w:hAnsi="Cambria Math"/>
                          <w:color w:val="000000" w:themeColor="text1"/>
                          <w:sz w:val="24"/>
                        </w:rPr>
                        <ns13:t>2</ns13:t>
                      </ns13:r>
                    </ns13:sup>
                  </ns13:sSup>
                </ns13:e>
              </ns13:nary>
            </ns13:e>
          </ns13:rad>
        </ns13:oMath>
      </ns13:oMathPara>
    </w:p>
    <w:p ns2:paraId="0D083E9E" ns2:textId="6482689C" w:rsidR="007C75EA" w:rsidRPr="00D333AA" w:rsidRDefault="00DE1935" w:rsidP="00D333AA">
      <w:pPr>
        <w:pStyle w:val="Caption"/>
        <w:jc w:val="center"/>
      </w:pPr>
      <w:bookmarkStart w:id="81" w:name="_Toc242911182"/>
      <w:r w:rsidRPr="00D333AA">
        <w:t xml:space="preserve">Equation </w:t>
      </w:r>
      <w:r w:rsidRPr="00D333AA">
        <w:fldChar w:fldCharType="begin"/>
      </w:r>
      <w:r w:rsidRPr="00D333AA">
        <w:instrText>STYLEREF 1 \s</w:instrText>
      </w:r>
      <w:r w:rsidRPr="00D333AA">
        <w:fldChar w:fldCharType="separate"/>
      </w:r>
      <w:r w:rsidR="005004F5" w:rsidRPr="00D333AA">
        <w:rPr>
          <w:noProof/>
        </w:rPr>
        <w:t>3</w:t>
      </w:r>
      <w:r w:rsidRPr="00D333AA">
        <w:fldChar w:fldCharType="end"/>
      </w:r>
      <w:r w:rsidR="005004F5" w:rsidRPr="00D333AA">
        <w:noBreakHyphen/>
      </w:r>
      <w:r w:rsidRPr="00D333AA">
        <w:fldChar w:fldCharType="begin"/>
      </w:r>
      <w:r w:rsidRPr="00D333AA">
        <w:instrText>SEQ Equation \* ARABIC \s 1</w:instrText>
      </w:r>
      <w:r w:rsidRPr="00D333AA">
        <w:fldChar w:fldCharType="separate"/>
      </w:r>
      <w:r w:rsidR="0049033D">
        <w:rPr>
          <w:noProof/>
        </w:rPr>
        <w:t>1</w:t>
      </w:r>
      <w:r w:rsidRPr="00D333AA">
        <w:fldChar w:fldCharType="end"/>
      </w:r>
      <w:r w:rsidRPr="00D333AA">
        <w:t xml:space="preserve"> Euclidean Distance Formula for KNN</w:t>
      </w:r>
      <w:bookmarkEnd w:id="81"/>
    </w:p>
    <w:p ns2:paraId="739DA003" ns2:textId="30A0C32B" w:rsidR="0084510F" w:rsidRPr="00D333AA" w:rsidRDefault="004C42BA" w:rsidP="0AD8582A">
      <w:r>
        <w:rPr>
          <w:szCs w:val="26"/>
        </w:rPr>
        <w:t>Where d represents the Euclidean distance, x is the target driver's feature vector, y is the historical neighbor's feature vector, and n is the number of evaluated performance features.</w:t>
      </w:r>
    </w:p>
    <w:p ns2:paraId="033AD195" ns2:textId="67A3E09C" w:rsidR="00CC2B55" w:rsidRPr="00D333AA" w:rsidRDefault="00012538" w:rsidP="00CC2B55">
      <w:pPr>
        <w:ind w:firstLine="720"/>
        <w:rPr>
          <w:i/>
          <w:iCs/>
          <w:szCs w:val="26"/>
          <w:lang w:val="en-PH"/>
        </w:rPr>
      </w:pPr>
      <w:r w:rsidRPr="00D333AA">
        <w:rPr>
          <w:i/>
          <w:szCs w:val="26"/>
          <w:lang w:val="en-PH"/>
        </w:rPr>
        <w:t>Multiple Linear Regression for Predictive Maintenance</w:t>
      </w:r>
    </w:p>
    <w:p ns2:paraId="51735601" ns2:textId="77777777" w:rsidR="0084510F" w:rsidRPr="0084510F" w:rsidRDefault="00012538" w:rsidP="0084510F">
      <w:pPr>
        <w:ind w:firstLine="0"/>
        <w:rPr>
          <w:lang w:val="en-PH"/>
        </w:rPr>
      </w:pPr>
      <w:r w:rsidRPr="00D333AA">
        <w:rPr>
          <w:b/>
          <w:lang w:val="en-PH"/>
        </w:rPr>
        <w:lastRenderedPageBreak/>
        <w:t xml:space="preserve"> </w:t>
      </w:r>
      <w:r w:rsidR="00CA3F01" w:rsidRPr="00D333AA">
        <w:rPr>
          <w:b/>
          <w:lang w:val="en-PH"/>
        </w:rPr>
        <w:tab/>
      </w:r>
      <w:r w:rsidR="0084510F" w:rsidRPr="0084510F">
        <w:rPr>
          <w:lang w:val="en-PH"/>
        </w:rPr>
        <w:t>The Vehicle Maintenance module uses Multiple Linear Regression to estimate the number of days until the next recorded repair event. Training examples are created from historical vehicle observations where a future repair event is known.</w:t>
      </w:r>
    </w:p>
    <w:p ns2:paraId="50B73B6E" ns2:textId="77777777" w:rsidR="0084510F" w:rsidRPr="0084510F" w:rsidRDefault="0084510F" w:rsidP="0084510F">
      <w:pPr>
        <w:ind w:firstLine="720"/>
        <w:rPr>
          <w:lang w:val="en-PH"/>
        </w:rPr>
      </w:pPr>
      <w:r w:rsidRPr="0084510F">
        <w:rPr>
          <w:lang w:val="en-PH"/>
        </w:rPr>
        <w:t>If at least ten valid training observations are available, the system standardizes the nine vehicle features and trains a linear regression model. If insufficient historical data is available, the system uses a workload-based fallback calculation instead of a trained regression model.</w:t>
      </w:r>
    </w:p>
    <w:p ns2:paraId="206FC75A" ns2:textId="77777777" w:rsidR="0084510F" w:rsidRPr="0084510F" w:rsidRDefault="0084510F" w:rsidP="0084510F">
      <w:pPr>
        <w:ind w:firstLine="720"/>
        <w:rPr>
          <w:lang w:val="en-PH"/>
        </w:rPr>
      </w:pPr>
      <w:r w:rsidRPr="0084510F">
        <w:rPr>
          <w:lang w:val="en-PH"/>
        </w:rPr>
        <w:t>The resulting forecast is stored as a vehicle risk score and can be requested for an individual vehicle or for the complete fleet. The model forecasts repair risk but does not create, resolve, or modify staff maintenance records. Operational maintenance alerts remain based on unresolved maintenance logs entered by staff.</w:t>
      </w:r>
    </w:p>
    <w:p ns2:paraId="7BB4BCC6" ns2:textId="35CCCE97" w:rsidR="003B1C14" w:rsidRPr="00E52651" w:rsidRDefault="00966335" w:rsidP="00490935">
      <w:pPr>
        <w:ind w:firstLine="0"/>
        <w:rPr>
          <w:lang w:val="en-PH"/>
        </w:rPr>
      </w:pPr>
      <w:r>
        <w:rPr>
          <w:lang w:val="en-PH"/>
        </w:rPr>
        <w:t>The multiple linear regression model is represented in Equation 3-2:</w:t>
      </w:r>
    </w:p>
    <w:p ns2:paraId="19098D19" ns2:textId="4966943D" w:rsidR="00D06D39" w:rsidRPr="00D333AA" w:rsidRDefault="0000086E" w:rsidP="00850B52">
      <w:pPr>
        <w:keepNext/>
        <w:ind w:firstLine="0"/>
        <w:jc w:val="center"/>
        <w:rPr>
          <w:rFonts w:ascii="Cambria Math" w:hAnsi="Cambria Math"/>
          <w:sz w:val="24"/>
        </w:rPr>
      </w:pPr>
      <ns13:oMathPara>
        <ns13:oMath>
          <ns13:r>
            <w:rPr>
              <w:rFonts w:ascii="Cambria Math" w:hAnsi="Cambria Math"/>
              <w:sz w:val="24"/>
            </w:rPr>
            <ns13:t>γ = </ns13:t>
          </ns13:r>
          <ns13:sSub>
            <ns13:sSubPr>
              <ns13:ctrlPr>
                <w:rPr>
                  <w:rFonts w:ascii="Cambria Math" w:hAnsi="Cambria Math"/>
                  <w:sz w:val="24"/>
                </w:rPr>
              </ns13:ctrlPr>
            </ns13:sSubPr>
            <ns13:e>
              <ns13:r>
                <w:rPr>
                  <w:rFonts w:ascii="Cambria Math" w:hAnsi="Cambria Math"/>
                  <w:sz w:val="24"/>
                </w:rPr>
                <ns13:t>β</ns13:t>
              </ns13:r>
            </ns13:e>
            <ns13:sub>
              <ns13:r>
                <w:rPr>
                  <w:rFonts w:ascii="Cambria Math" w:hAnsi="Cambria Math"/>
                  <w:sz w:val="24"/>
                </w:rPr>
                <ns13:t>0</ns13:t>
              </ns13:r>
            </ns13:sub>
          </ns13:sSub>
          <ns13:r>
            <w:rPr>
              <w:rFonts w:ascii="Cambria Math" w:hAnsi="Cambria Math"/>
              <w:sz w:val="24"/>
            </w:rPr>
            <ns13:t> + </ns13:t>
          </ns13:r>
          <ns13:sSub>
            <ns13:sSubPr>
              <ns13:ctrlPr>
                <w:rPr>
                  <w:rFonts w:ascii="Cambria Math" w:hAnsi="Cambria Math"/>
                  <w:sz w:val="24"/>
                </w:rPr>
              </ns13:ctrlPr>
            </ns13:sSubPr>
            <ns13:e>
              <ns13:r>
                <w:rPr>
                  <w:rFonts w:ascii="Cambria Math" w:hAnsi="Cambria Math"/>
                  <w:sz w:val="24"/>
                </w:rPr>
                <ns13:t>β</ns13:t>
              </ns13:r>
            </ns13:e>
            <ns13:sub>
              <ns13:r>
                <w:rPr>
                  <w:rFonts w:ascii="Cambria Math" w:hAnsi="Cambria Math"/>
                  <w:sz w:val="24"/>
                </w:rPr>
                <ns13:t>1</ns13:t>
              </ns13:r>
            </ns13:sub>
          </ns13:sSub>
          <ns13:sSub>
            <ns13:sSubPr>
              <ns13:ctrlPr>
                <w:rPr>
                  <w:rFonts w:ascii="Cambria Math" w:hAnsi="Cambria Math"/>
                  <w:sz w:val="24"/>
                </w:rPr>
              </ns13:ctrlPr>
            </ns13:sSubPr>
            <ns13:e>
              <ns13:r>
                <w:rPr>
                  <w:rFonts w:ascii="Cambria Math" w:hAnsi="Cambria Math"/>
                  <w:sz w:val="24"/>
                </w:rPr>
                <ns13:t>x</ns13:t>
              </ns13:r>
            </ns13:e>
            <ns13:sub>
              <ns13:r>
                <w:rPr>
                  <w:rFonts w:ascii="Cambria Math" w:hAnsi="Cambria Math"/>
                  <w:sz w:val="24"/>
                </w:rPr>
                <ns13:t>1</ns13:t>
              </ns13:r>
            </ns13:sub>
          </ns13:sSub>
          <ns13:r>
            <w:rPr>
              <w:rFonts w:ascii="Cambria Math" w:hAnsi="Cambria Math"/>
              <w:sz w:val="24"/>
            </w:rPr>
            <ns13:t> + </ns13:t>
          </ns13:r>
          <ns13:sSub>
            <ns13:sSubPr>
              <ns13:ctrlPr>
                <w:rPr>
                  <w:rFonts w:ascii="Cambria Math" w:hAnsi="Cambria Math"/>
                  <w:sz w:val="24"/>
                </w:rPr>
              </ns13:ctrlPr>
            </ns13:sSubPr>
            <ns13:e>
              <ns13:r>
                <w:rPr>
                  <w:rFonts w:ascii="Cambria Math" w:hAnsi="Cambria Math"/>
                  <w:sz w:val="24"/>
                </w:rPr>
                <ns13:t>β</ns13:t>
              </ns13:r>
            </ns13:e>
            <ns13:sub>
              <ns13:r>
                <w:rPr>
                  <w:rFonts w:ascii="Cambria Math" w:hAnsi="Cambria Math"/>
                  <w:sz w:val="24"/>
                </w:rPr>
                <ns13:t>2</ns13:t>
              </ns13:r>
            </ns13:sub>
          </ns13:sSub>
          <ns13:sSub>
            <ns13:sSubPr>
              <ns13:ctrlPr>
                <w:rPr>
                  <w:rFonts w:ascii="Cambria Math" w:hAnsi="Cambria Math"/>
                  <w:sz w:val="24"/>
                </w:rPr>
              </ns13:ctrlPr>
            </ns13:sSubPr>
            <ns13:e>
              <ns13:r>
                <w:rPr>
                  <w:rFonts w:ascii="Cambria Math" w:hAnsi="Cambria Math"/>
                  <w:sz w:val="24"/>
                </w:rPr>
                <ns13:t>x</ns13:t>
              </ns13:r>
            </ns13:e>
            <ns13:sub>
              <ns13:r>
                <w:rPr>
                  <w:rFonts w:ascii="Cambria Math" w:hAnsi="Cambria Math"/>
                  <w:sz w:val="24"/>
                </w:rPr>
                <ns13:t>2</ns13:t>
              </ns13:r>
            </ns13:sub>
          </ns13:sSub>
          <ns13:r>
            <w:rPr>
              <w:rFonts w:ascii="Cambria Math" w:hAnsi="Cambria Math"/>
              <w:sz w:val="24"/>
            </w:rPr>
            <ns13:t> + … +</ns13:t>
          </ns13:r>
          <ns13:sSub>
            <ns13:sSubPr>
              <ns13:ctrlPr>
                <w:rPr>
                  <w:rFonts w:ascii="Cambria Math" w:hAnsi="Cambria Math"/>
                  <w:sz w:val="24"/>
                </w:rPr>
              </ns13:ctrlPr>
            </ns13:sSubPr>
            <ns13:e>
              <ns13:r>
                <w:rPr>
                  <w:rFonts w:ascii="Cambria Math" w:hAnsi="Cambria Math"/>
                  <w:sz w:val="24"/>
                </w:rPr>
                <ns13:t>β</ns13:t>
              </ns13:r>
            </ns13:e>
            <ns13:sub>
              <ns13:r>
                <w:rPr>
                  <w:rFonts w:ascii="Cambria Math" w:hAnsi="Cambria Math"/>
                  <w:sz w:val="24"/>
                </w:rPr>
                <ns13:t>n</ns13:t>
              </ns13:r>
            </ns13:sub>
          </ns13:sSub>
          <ns13:sSub>
            <ns13:sSubPr>
              <ns13:ctrlPr>
                <w:rPr>
                  <w:rFonts w:ascii="Cambria Math" w:hAnsi="Cambria Math"/>
                  <w:sz w:val="24"/>
                </w:rPr>
              </ns13:ctrlPr>
            </ns13:sSubPr>
            <ns13:e>
              <ns13:r>
                <w:rPr>
                  <w:rFonts w:ascii="Cambria Math" w:hAnsi="Cambria Math"/>
                  <w:sz w:val="24"/>
                </w:rPr>
                <ns13:t>x</ns13:t>
              </ns13:r>
            </ns13:e>
            <ns13:sub>
              <ns13:r>
                <w:rPr>
                  <w:rFonts w:ascii="Cambria Math" w:hAnsi="Cambria Math"/>
                  <w:sz w:val="24"/>
                </w:rPr>
                <ns13:t>n</ns13:t>
              </ns13:r>
            </ns13:sub>
          </ns13:sSub>
          <ns13:r>
            <w:rPr>
              <w:rFonts w:ascii="Cambria Math" w:hAnsi="Cambria Math"/>
              <w:sz w:val="24"/>
            </w:rPr>
            <ns13:t> + ϵ  </ns13:t>
          </ns13:r>
        </ns13:oMath>
      </ns13:oMathPara>
    </w:p>
    <w:p ns2:paraId="637FCBE6" ns2:textId="77F58DB0" w:rsidR="00850B52" w:rsidRPr="00D333AA" w:rsidRDefault="00850B52" w:rsidP="00D333AA">
      <w:pPr>
        <w:pStyle w:val="Caption"/>
        <w:jc w:val="center"/>
      </w:pPr>
      <w:bookmarkStart w:id="82" w:name="_Toc242911183"/>
      <w:r w:rsidRPr="00D333AA">
        <w:t xml:space="preserve">Equation </w:t>
      </w:r>
      <w:r w:rsidRPr="00D333AA">
        <w:fldChar w:fldCharType="begin"/>
      </w:r>
      <w:r w:rsidRPr="00D333AA">
        <w:instrText>STYLEREF 1 \s</w:instrText>
      </w:r>
      <w:r w:rsidRPr="00D333AA">
        <w:fldChar w:fldCharType="separate"/>
      </w:r>
      <w:r w:rsidR="005004F5" w:rsidRPr="00D333AA">
        <w:rPr>
          <w:noProof/>
        </w:rPr>
        <w:t>3</w:t>
      </w:r>
      <w:r w:rsidRPr="00D333AA">
        <w:fldChar w:fldCharType="end"/>
      </w:r>
      <w:r w:rsidR="005004F5" w:rsidRPr="00D333AA">
        <w:noBreakHyphen/>
      </w:r>
      <w:r w:rsidRPr="00D333AA">
        <w:fldChar w:fldCharType="begin"/>
      </w:r>
      <w:r w:rsidRPr="00D333AA">
        <w:instrText>SEQ Equation \* ARABIC \s 1</w:instrText>
      </w:r>
      <w:r w:rsidRPr="00D333AA">
        <w:fldChar w:fldCharType="separate"/>
      </w:r>
      <w:r w:rsidR="0049033D">
        <w:rPr>
          <w:noProof/>
        </w:rPr>
        <w:t>2</w:t>
      </w:r>
      <w:r w:rsidRPr="00D333AA">
        <w:fldChar w:fldCharType="end"/>
      </w:r>
      <w:r w:rsidRPr="00D333AA">
        <w:t xml:space="preserve"> Multiple Regression Formula</w:t>
      </w:r>
      <w:bookmarkEnd w:id="82"/>
    </w:p>
    <w:p ns2:paraId="44E08478" ns2:textId="51C9DE3F" w:rsidR="00490935" w:rsidRDefault="004C42BA" w:rsidP="00CA3F01">
      <w:r>
        <w:lastRenderedPageBreak/>
        <w:t>Where y is the predicted target, x represents the vehicle features extracted from the database, β represents the estimated coefficient for each feature, β₀ is the intercept, and ε represents the error term.</w:t>
      </w:r>
    </w:p>
    <w:p ns2:paraId="5DC89CD2" ns2:textId="77777777" w:rsidR="00E52651" w:rsidRDefault="00E52651" w:rsidP="00CA3F01"/>
    <w:p ns2:paraId="28536779" ns2:textId="77777777" w:rsidR="0085154E" w:rsidRPr="00D333AA" w:rsidRDefault="0085154E" w:rsidP="00CA3F01">
      <w:pPr>
        <w:rPr>
          <w:szCs w:val="26"/>
        </w:rPr>
      </w:pPr>
    </w:p>
    <w:p ns2:paraId="36A0DE5A" ns2:textId="39743F67" w:rsidR="629141E4" w:rsidRPr="00D333AA" w:rsidRDefault="629141E4" w:rsidP="629141E4">
      <w:pPr>
        <w:spacing w:before="0" w:after="240"/>
      </w:pPr>
      <w:r w:rsidRPr="00D333AA">
        <w:rPr>
          <w:b/>
          <w:bCs/>
          <w:szCs w:val="26"/>
        </w:rPr>
        <w:t>K-Means Clustering for Destination Demand Profiling</w:t>
      </w:r>
    </w:p>
    <w:p ns2:paraId="54AF4800" ns2:textId="77777777" w:rsidR="0085435E" w:rsidRPr="0085435E" w:rsidRDefault="0085435E" w:rsidP="0085435E">
      <w:pPr>
        <w:ind w:firstLine="720"/>
        <w:rPr>
          <w:szCs w:val="26"/>
          <w:lang w:val="en-PH"/>
        </w:rPr>
      </w:pPr>
      <w:r w:rsidRPr="0085435E">
        <w:rPr>
          <w:szCs w:val="26"/>
          <w:lang w:val="en-PH"/>
        </w:rPr>
        <w:t>The Route Analytics module uses K-Means clustering to group routes with similar demand characteristics. The model processes passenger volume, trip frequency, and assigned vehicle count for each route. Before clustering, the features are standardized using StandardScaler.</w:t>
      </w:r>
    </w:p>
    <w:p ns2:paraId="636A1757" ns2:textId="77777777" w:rsidR="0085435E" w:rsidRPr="0085435E" w:rsidRDefault="0085435E" w:rsidP="0085435E">
      <w:pPr>
        <w:ind w:firstLine="720"/>
        <w:rPr>
          <w:szCs w:val="26"/>
          <w:lang w:val="en-PH"/>
        </w:rPr>
      </w:pPr>
      <w:r w:rsidRPr="0085435E">
        <w:rPr>
          <w:szCs w:val="26"/>
          <w:lang w:val="en-PH"/>
        </w:rPr>
        <w:t>The system uses up to three clusters, depending on the number of available routes. When three clusters are available, the resulting groups are interpreted as Low Demand Destinations, Steady Demand Destinations, and High Demand Destinations. These descriptive labels are assigned after clustering according to the average passenger volume of each cluster.</w:t>
      </w:r>
    </w:p>
    <w:p ns2:paraId="6E14F8FA" ns2:textId="5B35AB6C" w:rsidR="002C60E7" w:rsidRPr="00D333AA" w:rsidRDefault="00966335" w:rsidP="002C60E7">
      <w:pPr>
        <w:ind w:firstLine="720"/>
        <w:rPr>
          <w:szCs w:val="26"/>
          <w:lang w:val="en-PH"/>
        </w:rPr>
      </w:pPr>
      <w:r>
        <w:rPr>
          <w:szCs w:val="26"/>
          <w:lang w:val="en-PH"/>
        </w:rPr>
        <w:t xml:space="preserve">The Destination Demand module uses K-Means clustering to group routes with similar operational demand. The model uses total passenger volume, trip </w:t>
      </w:r>
      <w:r>
        <w:rPr>
          <w:szCs w:val="26"/>
          <w:lang w:val="en-PH"/>
        </w:rPr>
        <w:lastRenderedPageBreak/>
        <w:t>frequency, and the number of distinct vehicles assigned to each route. K-Means assigns each route to the nearest cluster centroid using the distance shown in Equation 3-3:</w:t>
      </w:r>
    </w:p>
    <w:p ns2:paraId="69B39A1A" ns2:textId="77777777" w:rsidR="00485C52" w:rsidRPr="00D333AA" w:rsidRDefault="00485C52" w:rsidP="002C60E7">
      <w:pPr>
        <w:ind w:firstLine="720"/>
        <w:rPr>
          <w:szCs w:val="26"/>
          <w:lang w:val="en-PH"/>
        </w:rPr>
      </w:pPr>
    </w:p>
    <w:p ns2:paraId="1483F88C" ns2:textId="68997ED4" w:rsidR="007B48D3" w:rsidRPr="00D333AA" w:rsidRDefault="00A87970" w:rsidP="2A829B6D">
      <w:pPr>
        <w:ind w:firstLine="720"/>
        <w:jc w:val="center"/>
        <w:rPr>
          <w:rFonts w:ascii="Cambria Math" w:hAnsi="Cambria Math"/>
          <w:sz w:val="24"/>
        </w:rPr>
      </w:pPr>
      <ns13:oMathPara>
        <ns13:oMath>
          <ns13:r>
            <w:rPr>
              <w:rFonts w:ascii="Cambria Math" w:hAnsi="Cambria Math"/>
              <w:sz w:val="24"/>
            </w:rPr>
            <ns13:t>d</ns13:t>
          </ns13:r>
          <ns13:d>
            <ns13:dPr>
              <ns13:ctrlPr>
                <w:rPr>
                  <w:rFonts w:ascii="Cambria Math" w:hAnsi="Cambria Math"/>
                  <w:sz w:val="24"/>
                </w:rPr>
              </ns13:ctrlPr>
            </ns13:dPr>
            <ns13:e>
              <ns13:r>
                <w:rPr>
                  <w:rFonts w:ascii="Cambria Math" w:hAnsi="Cambria Math"/>
                  <w:sz w:val="24"/>
                </w:rPr>
                <ns13:t>x,</ns13:t>
              </ns13:r>
              <ns13:sSub>
                <ns13:sSubPr>
                  <ns13:ctrlPr>
                    <w:rPr>
                      <w:rFonts w:ascii="Cambria Math" w:hAnsi="Cambria Math"/>
                      <w:sz w:val="24"/>
                    </w:rPr>
                  </ns13:ctrlPr>
                </ns13:sSubPr>
                <ns13:e>
                  <ns13:r>
                    <w:rPr>
                      <w:rFonts w:ascii="Cambria Math" w:hAnsi="Cambria Math"/>
                      <w:sz w:val="24"/>
                    </w:rPr>
                    <ns13:t>c</ns13:t>
                  </ns13:r>
                </ns13:e>
                <ns13:sub>
                  <ns13:r>
                    <w:rPr>
                      <w:rFonts w:ascii="Cambria Math" w:hAnsi="Cambria Math"/>
                      <w:sz w:val="24"/>
                    </w:rPr>
                    <ns13:t>j</ns13:t>
                  </ns13:r>
                </ns13:sub>
              </ns13:sSub>
            </ns13:e>
          </ns13:d>
          <ns13:r>
            <w:rPr>
              <w:rFonts w:ascii="Cambria Math" w:hAnsi="Cambria Math"/>
              <w:sz w:val="24"/>
            </w:rPr>
            <ns13:t>=</ns13:t>
          </ns13:r>
          <ns13:rad>
            <ns13:radPr>
              <ns13:degHide ns13:val="1"/>
              <ns13:ctrlPr>
                <w:rPr>
                  <w:rFonts w:ascii="Cambria Math" w:hAnsi="Cambria Math"/>
                  <w:sz w:val="24"/>
                </w:rPr>
              </ns13:ctrlPr>
            </ns13:radPr>
            <ns13:deg/>
            <ns13:e>
              <ns13:nary>
                <ns13:naryPr>
                  <ns13:chr ns13:val="∑"/>
                  <ns13:limLoc ns13:val="undOvr"/>
                  <ns13:ctrlPr>
                    <w:rPr>
                      <w:rFonts w:ascii="Cambria Math" w:hAnsi="Cambria Math"/>
                      <w:sz w:val="24"/>
                    </w:rPr>
                  </ns13:ctrlPr>
                </ns13:naryPr>
                <ns13:sub>
                  <ns13:r>
                    <w:rPr>
                      <w:rFonts w:ascii="Cambria Math" w:hAnsi="Cambria Math"/>
                      <w:sz w:val="24"/>
                    </w:rPr>
                    <ns13:t>i=1</ns13:t>
                  </ns13:r>
                </ns13:sub>
                <ns13:sup>
                  <ns13:r>
                    <w:rPr>
                      <w:rFonts w:ascii="Cambria Math" w:hAnsi="Cambria Math"/>
                      <w:sz w:val="24"/>
                    </w:rPr>
                    <ns13:t>n</ns13:t>
                  </ns13:r>
                </ns13:sup>
                <ns13:e>
                  <ns13:sSup>
                    <ns13:sSupPr>
                      <ns13:ctrlPr>
                        <w:rPr>
                          <w:rFonts w:ascii="Cambria Math" w:hAnsi="Cambria Math"/>
                          <w:sz w:val="24"/>
                        </w:rPr>
                      </ns13:ctrlPr>
                    </ns13:sSupPr>
                    <ns13:e>
                      <ns13:d>
                        <ns13:dPr>
                          <ns13:ctrlPr>
                            <w:rPr>
                              <w:rFonts w:ascii="Cambria Math" w:hAnsi="Cambria Math"/>
                              <w:sz w:val="24"/>
                            </w:rPr>
                          </ns13:ctrlPr>
                        </ns13:dPr>
                        <ns13:e>
                          <ns13:sSub>
                            <ns13:sSubPr>
                              <ns13:ctrlPr>
                                <w:rPr>
                                  <w:rFonts w:ascii="Cambria Math" w:hAnsi="Cambria Math"/>
                                  <w:sz w:val="24"/>
                                </w:rPr>
                              </ns13:ctrlPr>
                            </ns13:sSubPr>
                            <ns13:e>
                              <ns13:r>
                                <w:rPr>
                                  <w:rFonts w:ascii="Cambria Math" w:hAnsi="Cambria Math"/>
                                  <w:sz w:val="24"/>
                                </w:rPr>
                                <ns13:t>x</ns13:t>
                              </ns13:r>
                            </ns13:e>
                            <ns13:sub>
                              <ns13:r>
                                <w:rPr>
                                  <w:rFonts w:ascii="Cambria Math" w:hAnsi="Cambria Math"/>
                                  <w:sz w:val="24"/>
                                </w:rPr>
                                <ns13:t>i</ns13:t>
                              </ns13:r>
                            </ns13:sub>
                          </ns13:sSub>
                          <ns13:r>
                            <w:rPr>
                              <w:rFonts w:ascii="Cambria Math" w:hAnsi="Cambria Math"/>
                              <w:sz w:val="24"/>
                            </w:rPr>
                            <ns13:t>-</ns13:t>
                          </ns13:r>
                          <ns13:sSub>
                            <ns13:sSubPr>
                              <ns13:ctrlPr>
                                <w:rPr>
                                  <w:rFonts w:ascii="Cambria Math" w:hAnsi="Cambria Math"/>
                                  <w:sz w:val="24"/>
                                </w:rPr>
                              </ns13:ctrlPr>
                            </ns13:sSubPr>
                            <ns13:e>
                              <ns13:r>
                                <w:rPr>
                                  <w:rFonts w:ascii="Cambria Math" w:hAnsi="Cambria Math"/>
                                  <w:sz w:val="24"/>
                                </w:rPr>
                                <ns13:t>c</ns13:t>
                              </ns13:r>
                            </ns13:e>
                            <ns13:sub>
                              <ns13:r>
                                <w:rPr>
                                  <w:rFonts w:ascii="Cambria Math" w:hAnsi="Cambria Math"/>
                                  <w:sz w:val="24"/>
                                </w:rPr>
                                <ns13:t>j,i</ns13:t>
                              </ns13:r>
                            </ns13:sub>
                          </ns13:sSub>
                        </ns13:e>
                      </ns13:d>
                    </ns13:e>
                    <ns13:sup>
                      <ns13:r>
                        <w:rPr>
                          <w:rFonts w:ascii="Cambria Math" w:hAnsi="Cambria Math"/>
                          <w:sz w:val="24"/>
                        </w:rPr>
                        <ns13:t>2</ns13:t>
                      </ns13:r>
                    </ns13:sup>
                  </ns13:sSup>
                </ns13:e>
              </ns13:nary>
            </ns13:e>
          </ns13:rad>
        </ns13:oMath>
      </ns13:oMathPara>
    </w:p>
    <w:p ns2:paraId="4347CCC1" ns2:textId="08B44AEC" w:rsidR="005C135A" w:rsidRPr="00D333AA" w:rsidRDefault="005C135A" w:rsidP="00D333AA">
      <w:pPr>
        <w:pStyle w:val="Caption"/>
        <w:keepNext/>
        <w:jc w:val="center"/>
      </w:pPr>
      <w:bookmarkStart w:id="83" w:name="_Toc242911184"/>
      <w:r w:rsidRPr="00D333AA">
        <w:t xml:space="preserve">Equation </w:t>
      </w:r>
      <w:r w:rsidRPr="00D333AA">
        <w:fldChar w:fldCharType="begin"/>
      </w:r>
      <w:r w:rsidRPr="00D333AA">
        <w:instrText>STYLEREF 1 \s</w:instrText>
      </w:r>
      <w:r w:rsidRPr="00D333AA">
        <w:fldChar w:fldCharType="separate"/>
      </w:r>
      <w:r w:rsidR="005004F5" w:rsidRPr="00D333AA">
        <w:rPr>
          <w:noProof/>
        </w:rPr>
        <w:t>3</w:t>
      </w:r>
      <w:r w:rsidRPr="00D333AA">
        <w:fldChar w:fldCharType="end"/>
      </w:r>
      <w:r w:rsidR="005004F5" w:rsidRPr="00D333AA">
        <w:noBreakHyphen/>
      </w:r>
      <w:r w:rsidRPr="00D333AA">
        <w:fldChar w:fldCharType="begin"/>
      </w:r>
      <w:r w:rsidRPr="00D333AA">
        <w:instrText>SEQ Equation \* ARABIC \s 1</w:instrText>
      </w:r>
      <w:r w:rsidRPr="00D333AA">
        <w:fldChar w:fldCharType="separate"/>
      </w:r>
      <w:r w:rsidR="0049033D">
        <w:rPr>
          <w:noProof/>
        </w:rPr>
        <w:t>3</w:t>
      </w:r>
      <w:r w:rsidRPr="00D333AA">
        <w:fldChar w:fldCharType="end"/>
      </w:r>
      <w:r w:rsidR="004C1A81" w:rsidRPr="00D333AA">
        <w:t xml:space="preserve"> K-means Clustering Formula</w:t>
      </w:r>
      <w:bookmarkEnd w:id="83"/>
    </w:p>
    <w:p ns2:paraId="6C3D327C" ns2:textId="7989ADCB" w:rsidR="00B20429" w:rsidRPr="00D333AA" w:rsidRDefault="00012538" w:rsidP="00AC6BF4">
      <w:r w:rsidRPr="00D333AA">
        <w:t xml:space="preserve">Where "WCSS" is the objective function to be minimized, "x" represents a specific </w:t>
      </w:r>
      <w:r w:rsidR="629141E4" w:rsidRPr="00D333AA">
        <w:t>destination</w:t>
      </w:r>
      <w:r w:rsidRPr="00D333AA">
        <w:t xml:space="preserve"> data point, and "c" represents the spatial centroid of its assigned cluster.</w:t>
      </w:r>
    </w:p>
    <w:p ns2:paraId="7E7BC6DF" ns2:textId="77777777" w:rsidR="00485C52" w:rsidRPr="00D333AA" w:rsidRDefault="00485C52" w:rsidP="00CA3F01"/>
    <w:p ns2:paraId="4F4D0AB0" ns2:textId="77777777" w:rsidR="004D17F1" w:rsidRPr="00D333AA" w:rsidRDefault="005F6918" w:rsidP="007B48D3">
      <w:pPr>
        <w:ind w:firstLine="0"/>
        <w:rPr>
          <w:szCs w:val="26"/>
        </w:rPr>
      </w:pPr>
      <w:r w:rsidRPr="00D333AA">
        <w:rPr>
          <w:szCs w:val="26"/>
        </w:rPr>
        <w:t xml:space="preserve">5. Model Testing </w:t>
      </w:r>
    </w:p>
    <w:p ns2:paraId="3C27E3A1" ns2:textId="31DD4480" w:rsidR="004868A9" w:rsidRDefault="00AC6BF4" w:rsidP="00CC0A74">
      <w:pPr>
        <w:ind w:firstLine="0"/>
      </w:pPr>
      <w:r>
        <w:t>T</w:t>
      </w:r>
      <w:r w:rsidR="004868A9">
        <w:t xml:space="preserve">he supervised machine learning models in the system are evaluated using chronological holdout methods to simulate real-world future predictions, while the unsupervised model is evaluated using internal clustering metrics. The dataset </w:t>
      </w:r>
      <w:r w:rsidR="004868A9">
        <w:lastRenderedPageBreak/>
        <w:t xml:space="preserve">partitioning strategies and data volumes for each module are summarized in Table 3-1. </w:t>
      </w:r>
    </w:p>
    <w:p ns2:paraId="27657571" ns2:textId="77777777" w:rsidR="00485C52" w:rsidRDefault="00485C52" w:rsidP="00CC0A74">
      <w:pPr>
        <w:ind w:firstLine="0"/>
      </w:pPr>
    </w:p>
    <w:p ns2:paraId="46C9A458" ns2:textId="77777777" w:rsidR="00B43A11" w:rsidRDefault="00B43A11" w:rsidP="00CC0A74">
      <w:pPr>
        <w:ind w:firstLine="0"/>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2157"/>
        <w:gridCol w:w="2157"/>
        <w:gridCol w:w="2158"/>
        <w:gridCol w:w="2158"/>
      </w:tblGrid>
      <w:tr w:rsidR="00E36601" ns2:paraId="5C35903F" ns2:textId="77777777" w:rsidTr="00121D1E">
        <w:tc>
          <w:tcPr>
            <w:tcW w:w="2157" w:type="dxa"/>
            <w:tcBorders>
              <w:bottom w:val="single" w:sz="4" w:space="0" w:color="auto"/>
            </w:tcBorders>
          </w:tcPr>
          <w:p ns2:paraId="67D2EB1E" ns2:textId="440E065B" w:rsidR="00E36601" w:rsidRPr="00121D1E" w:rsidRDefault="00E36601" w:rsidP="00CC0A74">
            <w:pPr>
              <w:ind w:firstLine="0"/>
              <w:rPr>
                <w:b/>
                <w:bCs/>
                <w:szCs w:val="26"/>
              </w:rPr>
            </w:pPr>
            <w:r w:rsidRPr="00121D1E">
              <w:rPr>
                <w:b/>
                <w:bCs/>
                <w:szCs w:val="26"/>
              </w:rPr>
              <w:t>Model</w:t>
            </w:r>
          </w:p>
        </w:tc>
        <w:tc>
          <w:tcPr>
            <w:tcW w:w="2157" w:type="dxa"/>
            <w:tcBorders>
              <w:bottom w:val="single" w:sz="4" w:space="0" w:color="auto"/>
            </w:tcBorders>
          </w:tcPr>
          <w:p ns2:paraId="2192D197" ns2:textId="0D625864" w:rsidR="00E36601" w:rsidRPr="00121D1E" w:rsidRDefault="00E36601" w:rsidP="00CC0A74">
            <w:pPr>
              <w:ind w:firstLine="0"/>
              <w:rPr>
                <w:b/>
                <w:bCs/>
                <w:szCs w:val="26"/>
              </w:rPr>
            </w:pPr>
            <w:r w:rsidRPr="00121D1E">
              <w:rPr>
                <w:b/>
                <w:bCs/>
                <w:szCs w:val="26"/>
              </w:rPr>
              <w:t>Data Used</w:t>
            </w:r>
          </w:p>
        </w:tc>
        <w:tc>
          <w:tcPr>
            <w:tcW w:w="2158" w:type="dxa"/>
            <w:tcBorders>
              <w:bottom w:val="single" w:sz="4" w:space="0" w:color="auto"/>
            </w:tcBorders>
          </w:tcPr>
          <w:p ns2:paraId="187F52B8" ns2:textId="32AC95D1" w:rsidR="00E36601" w:rsidRPr="00121D1E" w:rsidRDefault="00E36601" w:rsidP="00CC0A74">
            <w:pPr>
              <w:ind w:firstLine="0"/>
              <w:rPr>
                <w:b/>
                <w:bCs/>
                <w:szCs w:val="26"/>
              </w:rPr>
            </w:pPr>
            <w:r w:rsidRPr="00121D1E">
              <w:rPr>
                <w:b/>
                <w:bCs/>
                <w:szCs w:val="26"/>
              </w:rPr>
              <w:t>Training</w:t>
            </w:r>
          </w:p>
        </w:tc>
        <w:tc>
          <w:tcPr>
            <w:tcW w:w="2158" w:type="dxa"/>
            <w:tcBorders>
              <w:bottom w:val="single" w:sz="4" w:space="0" w:color="auto"/>
            </w:tcBorders>
          </w:tcPr>
          <w:p ns2:paraId="67950D8C" ns2:textId="614904C2" w:rsidR="00E36601" w:rsidRPr="00121D1E" w:rsidRDefault="00E36601" w:rsidP="00CC0A74">
            <w:pPr>
              <w:ind w:firstLine="0"/>
              <w:rPr>
                <w:b/>
                <w:bCs/>
                <w:szCs w:val="26"/>
              </w:rPr>
            </w:pPr>
            <w:r w:rsidRPr="00121D1E">
              <w:rPr>
                <w:b/>
                <w:bCs/>
                <w:szCs w:val="26"/>
              </w:rPr>
              <w:t>Testing</w:t>
            </w:r>
          </w:p>
        </w:tc>
      </w:tr>
      <w:tr w:rsidR="00E36601" ns2:paraId="6F3E7A89" ns2:textId="77777777" w:rsidTr="00121D1E">
        <w:tc>
          <w:tcPr>
            <w:tcW w:w="2157" w:type="dxa"/>
            <w:tcBorders>
              <w:bottom w:val="nil"/>
            </w:tcBorders>
          </w:tcPr>
          <w:p ns2:paraId="0DEB994E" ns2:textId="3E34426D" w:rsidR="00E36601" w:rsidRDefault="00E36601" w:rsidP="00CC0A74">
            <w:pPr>
              <w:ind w:firstLine="0"/>
              <w:rPr>
                <w:szCs w:val="26"/>
              </w:rPr>
            </w:pPr>
            <w:r>
              <w:rPr>
                <w:szCs w:val="26"/>
              </w:rPr>
              <w:t>KNN driver classification</w:t>
            </w:r>
          </w:p>
        </w:tc>
        <w:tc>
          <w:tcPr>
            <w:tcW w:w="2157" w:type="dxa"/>
            <w:tcBorders>
              <w:bottom w:val="nil"/>
            </w:tcBorders>
          </w:tcPr>
          <w:p ns2:paraId="226505B4" ns2:textId="50757637" w:rsidR="00E36601" w:rsidRDefault="00E36601" w:rsidP="00CC0A74">
            <w:pPr>
              <w:ind w:firstLine="0"/>
              <w:rPr>
                <w:szCs w:val="26"/>
              </w:rPr>
            </w:pPr>
            <w:r>
              <w:rPr>
                <w:szCs w:val="26"/>
              </w:rPr>
              <w:t>378 monthly observations</w:t>
            </w:r>
          </w:p>
        </w:tc>
        <w:tc>
          <w:tcPr>
            <w:tcW w:w="2158" w:type="dxa"/>
            <w:tcBorders>
              <w:bottom w:val="nil"/>
            </w:tcBorders>
          </w:tcPr>
          <w:p ns2:paraId="18987EFE" ns2:textId="76D0A0E5" w:rsidR="00E36601" w:rsidRDefault="00E36601" w:rsidP="00CC0A74">
            <w:pPr>
              <w:ind w:firstLine="0"/>
              <w:rPr>
                <w:szCs w:val="26"/>
              </w:rPr>
            </w:pPr>
            <w:r>
              <w:rPr>
                <w:szCs w:val="26"/>
              </w:rPr>
              <w:t>294</w:t>
            </w:r>
          </w:p>
        </w:tc>
        <w:tc>
          <w:tcPr>
            <w:tcW w:w="2158" w:type="dxa"/>
            <w:tcBorders>
              <w:bottom w:val="nil"/>
            </w:tcBorders>
          </w:tcPr>
          <w:p ns2:paraId="2D4C9D62" ns2:textId="3076E16C" w:rsidR="00E36601" w:rsidRDefault="00E36601" w:rsidP="00CC0A74">
            <w:pPr>
              <w:ind w:firstLine="0"/>
              <w:rPr>
                <w:szCs w:val="26"/>
              </w:rPr>
            </w:pPr>
            <w:r>
              <w:rPr>
                <w:szCs w:val="26"/>
              </w:rPr>
              <w:t>84</w:t>
            </w:r>
          </w:p>
        </w:tc>
      </w:tr>
      <w:tr w:rsidR="007C6063" ns2:paraId="53873468" ns2:textId="77777777" w:rsidTr="00121D1E">
        <w:tc>
          <w:tcPr>
            <w:tcW w:w="2157" w:type="dxa"/>
            <w:tcBorders>
              <w:top w:val="nil"/>
              <w:bottom w:val="nil"/>
            </w:tcBorders>
          </w:tcPr>
          <w:p ns2:paraId="4AEFD3FA" ns2:textId="2B708188" w:rsidR="007C6063" w:rsidRDefault="007C6063" w:rsidP="007C6063">
            <w:pPr>
              <w:ind w:firstLine="0"/>
              <w:rPr>
                <w:szCs w:val="26"/>
              </w:rPr>
            </w:pPr>
            <w:r>
              <w:rPr>
                <w:szCs w:val="26"/>
              </w:rPr>
              <w:t xml:space="preserve">Multiple </w:t>
            </w:r>
            <w:r>
              <w:rPr>
                <w:szCs w:val="26"/>
              </w:rPr>
              <w:t>Linear Regression</w:t>
            </w:r>
          </w:p>
        </w:tc>
        <w:tc>
          <w:tcPr>
            <w:tcW w:w="2157" w:type="dxa"/>
            <w:tcBorders>
              <w:top w:val="nil"/>
              <w:bottom w:val="nil"/>
            </w:tcBorders>
          </w:tcPr>
          <w:p ns2:paraId="6DA4018C" ns2:textId="150A0208" w:rsidR="007C6063" w:rsidRDefault="007C6063" w:rsidP="007C6063">
            <w:pPr>
              <w:ind w:firstLine="0"/>
              <w:rPr>
                <w:szCs w:val="26"/>
              </w:rPr>
            </w:pPr>
            <w:r>
              <w:rPr>
                <w:szCs w:val="26"/>
              </w:rPr>
              <w:t>6374 vehicle records</w:t>
            </w:r>
          </w:p>
        </w:tc>
        <w:tc>
          <w:tcPr>
            <w:tcW w:w="2158" w:type="dxa"/>
            <w:tcBorders>
              <w:top w:val="nil"/>
              <w:bottom w:val="nil"/>
            </w:tcBorders>
          </w:tcPr>
          <w:p ns2:paraId="47DC4EFF" ns2:textId="6878D8C5" w:rsidR="007C6063" w:rsidRDefault="007C6063" w:rsidP="007C6063">
            <w:pPr>
              <w:ind w:firstLine="0"/>
              <w:rPr>
                <w:szCs w:val="26"/>
              </w:rPr>
            </w:pPr>
            <w:r w:rsidRPr="007C6063">
              <w:rPr>
                <w:szCs w:val="26"/>
              </w:rPr>
              <w:t>5,099</w:t>
            </w:r>
          </w:p>
        </w:tc>
        <w:tc>
          <w:tcPr>
            <w:tcW w:w="2158" w:type="dxa"/>
            <w:tcBorders>
              <w:top w:val="nil"/>
              <w:bottom w:val="nil"/>
            </w:tcBorders>
          </w:tcPr>
          <w:p ns2:paraId="69CF5F48" ns2:textId="0EDAA312" w:rsidR="007C6063" w:rsidRDefault="007C6063" w:rsidP="007C6063">
            <w:pPr>
              <w:ind w:firstLine="0"/>
              <w:rPr>
                <w:szCs w:val="26"/>
              </w:rPr>
            </w:pPr>
            <w:r w:rsidRPr="007C6063">
              <w:rPr>
                <w:szCs w:val="26"/>
              </w:rPr>
              <w:t>1,275</w:t>
            </w:r>
          </w:p>
        </w:tc>
      </w:tr>
      <w:tr w:rsidR="007C6063" ns2:paraId="51F11B7B" ns2:textId="77777777" w:rsidTr="00121D1E">
        <w:tc>
          <w:tcPr>
            <w:tcW w:w="2157" w:type="dxa"/>
            <w:tcBorders>
              <w:top w:val="nil"/>
            </w:tcBorders>
          </w:tcPr>
          <w:p ns2:paraId="04F25F2A" ns2:textId="3F76A5C1" w:rsidR="007C6063" w:rsidRDefault="00B86694" w:rsidP="007C6063">
            <w:pPr>
              <w:ind w:firstLine="0"/>
              <w:rPr>
                <w:szCs w:val="26"/>
              </w:rPr>
            </w:pPr>
            <w:r w:rsidRPr="00B86694">
              <w:rPr>
                <w:szCs w:val="26"/>
              </w:rPr>
              <w:t>K-Means destination profiling</w:t>
            </w:r>
          </w:p>
        </w:tc>
        <w:tc>
          <w:tcPr>
            <w:tcW w:w="2157" w:type="dxa"/>
            <w:tcBorders>
              <w:top w:val="nil"/>
            </w:tcBorders>
          </w:tcPr>
          <w:p ns2:paraId="61397884" ns2:textId="03088D5F" w:rsidR="007C6063" w:rsidRDefault="00E55EAF" w:rsidP="007C6063">
            <w:pPr>
              <w:ind w:firstLine="0"/>
              <w:rPr>
                <w:szCs w:val="26"/>
              </w:rPr>
            </w:pPr>
            <w:r w:rsidRPr="00E55EAF">
              <w:rPr>
                <w:szCs w:val="26"/>
              </w:rPr>
              <w:t>9,701 trips, 17 destinations</w:t>
            </w:r>
          </w:p>
        </w:tc>
        <w:tc>
          <w:tcPr>
            <w:tcW w:w="2158" w:type="dxa"/>
            <w:tcBorders>
              <w:top w:val="nil"/>
            </w:tcBorders>
          </w:tcPr>
          <w:p ns2:paraId="74D14ADF" ns2:textId="4F62BF35" w:rsidR="007C6063" w:rsidRDefault="00E55EAF" w:rsidP="007C6063">
            <w:pPr>
              <w:ind w:firstLine="0"/>
              <w:rPr>
                <w:szCs w:val="26"/>
              </w:rPr>
            </w:pPr>
            <w:r w:rsidRPr="00E55EAF">
              <w:rPr>
                <w:szCs w:val="26"/>
              </w:rPr>
              <w:t>Not applicable</w:t>
            </w:r>
          </w:p>
        </w:tc>
        <w:tc>
          <w:tcPr>
            <w:tcW w:w="2158" w:type="dxa"/>
            <w:tcBorders>
              <w:top w:val="nil"/>
            </w:tcBorders>
          </w:tcPr>
          <w:p ns2:paraId="1C3254EF" ns2:textId="5C62ADE7" w:rsidR="007C6063" w:rsidRDefault="00E55EAF" w:rsidP="007C6063">
            <w:pPr>
              <w:ind w:firstLine="0"/>
              <w:rPr>
                <w:szCs w:val="26"/>
              </w:rPr>
            </w:pPr>
            <w:r w:rsidRPr="00E55EAF">
              <w:rPr>
                <w:szCs w:val="26"/>
              </w:rPr>
              <w:t>Not applicable</w:t>
            </w:r>
          </w:p>
        </w:tc>
      </w:tr>
    </w:tbl>
    <w:p ns2:paraId="41D4C955" ns2:textId="1227E0E3" w:rsidR="00E36601" w:rsidRDefault="00E36601" w:rsidP="00CC0A74">
      <w:pPr>
        <w:ind w:firstLine="0"/>
      </w:pPr>
    </w:p>
    <w:p ns2:paraId="7CFD12AC" ns2:textId="1099B0CE" w:rsidR="004868A9" w:rsidRDefault="000635EC" w:rsidP="000635EC">
      <w:pPr>
        <w:ind w:firstLine="720"/>
        <w:rPr>
          <w:szCs w:val="26"/>
        </w:rPr>
      </w:pPr>
      <w:r w:rsidRPr="000635EC">
        <w:rPr>
          <w:szCs w:val="26"/>
        </w:rPr>
        <w:t xml:space="preserve">For the Driver Performance model, historical driver information before each month is used to construct the features, while the driver’s activity during that month is used to generate the target label. The training period covers January through </w:t>
      </w:r>
      <w:r w:rsidRPr="000635EC">
        <w:rPr>
          <w:szCs w:val="26"/>
        </w:rPr>
        <w:lastRenderedPageBreak/>
        <w:t>August 2026, while the test period begins in September 2026. The distribution of these categorical target labels across the training and testing sets is detailed in Table 3-2.</w:t>
      </w:r>
      <w:r w:rsidR="00AC6BF4">
        <w:rPr>
          <w:szCs w:val="26"/>
        </w:rPr>
        <w:t xml:space="preserve"> </w:t>
      </w:r>
    </w:p>
    <w:p ns2:paraId="0C1C6680" ns2:textId="77777777" w:rsidR="00B43A11" w:rsidRDefault="00B43A11" w:rsidP="000635EC">
      <w:pPr>
        <w:ind w:firstLine="720"/>
        <w:rPr>
          <w:szCs w:val="26"/>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3397"/>
        <w:gridCol w:w="1843"/>
        <w:gridCol w:w="1985"/>
        <w:gridCol w:w="1405"/>
      </w:tblGrid>
      <w:tr w:rsidR="000635EC" ns2:paraId="39608D9A" ns2:textId="77777777" w:rsidTr="00121D1E">
        <w:tc>
          <w:tcPr>
            <w:tcW w:w="3397" w:type="dxa"/>
            <w:tcBorders>
              <w:bottom w:val="single" w:sz="4" w:space="0" w:color="auto"/>
            </w:tcBorders>
          </w:tcPr>
          <w:p ns2:paraId="416A81B4" ns2:textId="510E0D82" w:rsidR="000635EC" w:rsidRPr="00121D1E" w:rsidRDefault="000635EC" w:rsidP="00121D1E">
            <w:pPr>
              <w:ind w:firstLine="0"/>
              <w:rPr>
                <w:b/>
                <w:bCs/>
              </w:rPr>
            </w:pPr>
            <w:r w:rsidRPr="00121D1E">
              <w:rPr>
                <w:rStyle w:val="Strong"/>
              </w:rPr>
              <w:t>Classification Label</w:t>
            </w:r>
          </w:p>
        </w:tc>
        <w:tc>
          <w:tcPr>
            <w:tcW w:w="1843" w:type="dxa"/>
            <w:tcBorders>
              <w:bottom w:val="single" w:sz="4" w:space="0" w:color="auto"/>
            </w:tcBorders>
          </w:tcPr>
          <w:p ns2:paraId="2DFE9BDA" ns2:textId="3B11979B" w:rsidR="000635EC" w:rsidRPr="00121D1E" w:rsidRDefault="00A22D6E" w:rsidP="000635EC">
            <w:pPr>
              <w:ind w:firstLine="0"/>
              <w:rPr>
                <w:b/>
                <w:bCs/>
                <w:szCs w:val="26"/>
              </w:rPr>
            </w:pPr>
            <w:r w:rsidRPr="00121D1E">
              <w:rPr>
                <w:b/>
                <w:bCs/>
                <w:szCs w:val="26"/>
              </w:rPr>
              <w:t>Training Set</w:t>
            </w:r>
          </w:p>
        </w:tc>
        <w:tc>
          <w:tcPr>
            <w:tcW w:w="1985" w:type="dxa"/>
            <w:tcBorders>
              <w:bottom w:val="single" w:sz="4" w:space="0" w:color="auto"/>
            </w:tcBorders>
          </w:tcPr>
          <w:p ns2:paraId="1BADBC49" ns2:textId="6B1D06B7" w:rsidR="000635EC" w:rsidRPr="00121D1E" w:rsidRDefault="00A22D6E" w:rsidP="000635EC">
            <w:pPr>
              <w:ind w:firstLine="0"/>
              <w:rPr>
                <w:b/>
                <w:bCs/>
                <w:szCs w:val="26"/>
              </w:rPr>
            </w:pPr>
            <w:r w:rsidRPr="00121D1E">
              <w:rPr>
                <w:b/>
                <w:bCs/>
                <w:szCs w:val="26"/>
              </w:rPr>
              <w:t>Testing Set</w:t>
            </w:r>
          </w:p>
        </w:tc>
        <w:tc>
          <w:tcPr>
            <w:tcW w:w="1405" w:type="dxa"/>
            <w:tcBorders>
              <w:bottom w:val="single" w:sz="4" w:space="0" w:color="auto"/>
            </w:tcBorders>
          </w:tcPr>
          <w:p ns2:paraId="731CF7EF" ns2:textId="4DF0A218" w:rsidR="000635EC" w:rsidRPr="00121D1E" w:rsidRDefault="00A22D6E" w:rsidP="000635EC">
            <w:pPr>
              <w:ind w:firstLine="0"/>
              <w:rPr>
                <w:b/>
                <w:bCs/>
                <w:szCs w:val="26"/>
              </w:rPr>
            </w:pPr>
            <w:r w:rsidRPr="00121D1E">
              <w:rPr>
                <w:b/>
                <w:bCs/>
                <w:szCs w:val="26"/>
              </w:rPr>
              <w:t>Total</w:t>
            </w:r>
          </w:p>
        </w:tc>
      </w:tr>
      <w:tr w:rsidR="000635EC" ns2:paraId="46B83885" ns2:textId="77777777" w:rsidTr="00121D1E">
        <w:tc>
          <w:tcPr>
            <w:tcW w:w="3397" w:type="dxa"/>
            <w:tcBorders>
              <w:bottom w:val="nil"/>
            </w:tcBorders>
          </w:tcPr>
          <w:p ns2:paraId="48251780" ns2:textId="6A7208B7" w:rsidR="000635EC" w:rsidRPr="00121D1E" w:rsidRDefault="00E32A22" w:rsidP="000635EC">
            <w:pPr>
              <w:ind w:firstLine="0"/>
              <w:rPr>
                <w:szCs w:val="26"/>
              </w:rPr>
            </w:pPr>
            <w:r w:rsidRPr="00121D1E">
              <w:rPr>
                <w:szCs w:val="26"/>
              </w:rPr>
              <w:t>Consistent Performer</w:t>
            </w:r>
          </w:p>
        </w:tc>
        <w:tc>
          <w:tcPr>
            <w:tcW w:w="1843" w:type="dxa"/>
            <w:tcBorders>
              <w:bottom w:val="nil"/>
            </w:tcBorders>
          </w:tcPr>
          <w:p ns2:paraId="52035913" ns2:textId="1DECB77F" w:rsidR="000635EC" w:rsidRPr="00121D1E" w:rsidRDefault="00A22D6E" w:rsidP="000635EC">
            <w:pPr>
              <w:ind w:firstLine="0"/>
              <w:rPr>
                <w:szCs w:val="26"/>
              </w:rPr>
            </w:pPr>
            <w:r w:rsidRPr="00121D1E">
              <w:rPr>
                <w:szCs w:val="26"/>
              </w:rPr>
              <w:t>140</w:t>
            </w:r>
          </w:p>
        </w:tc>
        <w:tc>
          <w:tcPr>
            <w:tcW w:w="1985" w:type="dxa"/>
            <w:tcBorders>
              <w:bottom w:val="nil"/>
            </w:tcBorders>
          </w:tcPr>
          <w:p ns2:paraId="657D03FE" ns2:textId="7ABC64A8" w:rsidR="000635EC" w:rsidRPr="00121D1E" w:rsidRDefault="00A22D6E" w:rsidP="000635EC">
            <w:pPr>
              <w:ind w:firstLine="0"/>
              <w:rPr>
                <w:szCs w:val="26"/>
              </w:rPr>
            </w:pPr>
            <w:r w:rsidRPr="00121D1E">
              <w:rPr>
                <w:szCs w:val="26"/>
              </w:rPr>
              <w:t>40</w:t>
            </w:r>
          </w:p>
        </w:tc>
        <w:tc>
          <w:tcPr>
            <w:tcW w:w="1405" w:type="dxa"/>
            <w:tcBorders>
              <w:bottom w:val="nil"/>
            </w:tcBorders>
          </w:tcPr>
          <w:p ns2:paraId="080F1C2A" ns2:textId="7587A3AC" w:rsidR="000635EC" w:rsidRPr="00121D1E" w:rsidRDefault="00A22D6E" w:rsidP="000635EC">
            <w:pPr>
              <w:ind w:firstLine="0"/>
              <w:rPr>
                <w:szCs w:val="26"/>
              </w:rPr>
            </w:pPr>
            <w:r w:rsidRPr="00121D1E">
              <w:rPr>
                <w:szCs w:val="26"/>
              </w:rPr>
              <w:t>180</w:t>
            </w:r>
          </w:p>
        </w:tc>
      </w:tr>
      <w:tr w:rsidR="000635EC" ns2:paraId="6685ABD6" ns2:textId="77777777" w:rsidTr="00121D1E">
        <w:tc>
          <w:tcPr>
            <w:tcW w:w="3397" w:type="dxa"/>
            <w:tcBorders>
              <w:top w:val="nil"/>
              <w:bottom w:val="nil"/>
            </w:tcBorders>
          </w:tcPr>
          <w:p ns2:paraId="245D282D" ns2:textId="207BEB9E" w:rsidR="000635EC" w:rsidRPr="00121D1E" w:rsidRDefault="00EE4FB6" w:rsidP="00121D1E">
            <w:pPr>
              <w:ind w:firstLine="0"/>
            </w:pPr>
            <w:r w:rsidRPr="00121D1E">
              <w:t>Safety Risk</w:t>
            </w:r>
          </w:p>
        </w:tc>
        <w:tc>
          <w:tcPr>
            <w:tcW w:w="1843" w:type="dxa"/>
            <w:tcBorders>
              <w:top w:val="nil"/>
              <w:bottom w:val="nil"/>
            </w:tcBorders>
          </w:tcPr>
          <w:p ns2:paraId="24DB025E" ns2:textId="32629131" w:rsidR="000635EC" w:rsidRPr="00121D1E" w:rsidRDefault="00A22D6E" w:rsidP="000635EC">
            <w:pPr>
              <w:ind w:firstLine="0"/>
              <w:rPr>
                <w:szCs w:val="26"/>
              </w:rPr>
            </w:pPr>
            <w:r w:rsidRPr="00121D1E">
              <w:rPr>
                <w:szCs w:val="26"/>
              </w:rPr>
              <w:t>63</w:t>
            </w:r>
          </w:p>
        </w:tc>
        <w:tc>
          <w:tcPr>
            <w:tcW w:w="1985" w:type="dxa"/>
            <w:tcBorders>
              <w:top w:val="nil"/>
              <w:bottom w:val="nil"/>
            </w:tcBorders>
          </w:tcPr>
          <w:p ns2:paraId="00F69696" ns2:textId="754BBE93" w:rsidR="000635EC" w:rsidRPr="00121D1E" w:rsidRDefault="00A22D6E" w:rsidP="000635EC">
            <w:pPr>
              <w:ind w:firstLine="0"/>
              <w:rPr>
                <w:szCs w:val="26"/>
              </w:rPr>
            </w:pPr>
            <w:r w:rsidRPr="00121D1E">
              <w:rPr>
                <w:szCs w:val="26"/>
              </w:rPr>
              <w:t>18</w:t>
            </w:r>
          </w:p>
        </w:tc>
        <w:tc>
          <w:tcPr>
            <w:tcW w:w="1405" w:type="dxa"/>
            <w:tcBorders>
              <w:top w:val="nil"/>
              <w:bottom w:val="nil"/>
            </w:tcBorders>
          </w:tcPr>
          <w:p ns2:paraId="0EFBA215" ns2:textId="6C8C68BF" w:rsidR="000635EC" w:rsidRPr="00121D1E" w:rsidRDefault="00A22D6E" w:rsidP="000635EC">
            <w:pPr>
              <w:ind w:firstLine="0"/>
              <w:rPr>
                <w:szCs w:val="26"/>
              </w:rPr>
            </w:pPr>
            <w:r w:rsidRPr="00121D1E">
              <w:rPr>
                <w:szCs w:val="26"/>
              </w:rPr>
              <w:t>81</w:t>
            </w:r>
          </w:p>
        </w:tc>
      </w:tr>
      <w:tr w:rsidR="000635EC" ns2:paraId="5A5F6A30" ns2:textId="77777777" w:rsidTr="00121D1E">
        <w:tc>
          <w:tcPr>
            <w:tcW w:w="3397" w:type="dxa"/>
            <w:tcBorders>
              <w:top w:val="nil"/>
              <w:bottom w:val="nil"/>
            </w:tcBorders>
          </w:tcPr>
          <w:p ns2:paraId="311E1C87" ns2:textId="495BB49C" w:rsidR="000635EC" w:rsidRPr="00121D1E" w:rsidRDefault="00A22D6E" w:rsidP="000635EC">
            <w:pPr>
              <w:ind w:firstLine="0"/>
              <w:rPr>
                <w:szCs w:val="26"/>
              </w:rPr>
            </w:pPr>
            <w:r w:rsidRPr="00121D1E">
              <w:rPr>
                <w:szCs w:val="26"/>
              </w:rPr>
              <w:t>Elite Performer</w:t>
            </w:r>
          </w:p>
        </w:tc>
        <w:tc>
          <w:tcPr>
            <w:tcW w:w="1843" w:type="dxa"/>
            <w:tcBorders>
              <w:top w:val="nil"/>
              <w:bottom w:val="nil"/>
            </w:tcBorders>
          </w:tcPr>
          <w:p ns2:paraId="6B3938DD" ns2:textId="20D96981" w:rsidR="000635EC" w:rsidRPr="00121D1E" w:rsidRDefault="00A22D6E" w:rsidP="000635EC">
            <w:pPr>
              <w:ind w:firstLine="0"/>
              <w:rPr>
                <w:szCs w:val="26"/>
              </w:rPr>
            </w:pPr>
            <w:r w:rsidRPr="00121D1E">
              <w:rPr>
                <w:szCs w:val="26"/>
              </w:rPr>
              <w:t>49</w:t>
            </w:r>
          </w:p>
        </w:tc>
        <w:tc>
          <w:tcPr>
            <w:tcW w:w="1985" w:type="dxa"/>
            <w:tcBorders>
              <w:top w:val="nil"/>
              <w:bottom w:val="nil"/>
            </w:tcBorders>
          </w:tcPr>
          <w:p ns2:paraId="0D475D9D" ns2:textId="5B72D0C9" w:rsidR="000635EC" w:rsidRPr="00121D1E" w:rsidRDefault="00A22D6E" w:rsidP="000635EC">
            <w:pPr>
              <w:ind w:firstLine="0"/>
              <w:rPr>
                <w:szCs w:val="26"/>
              </w:rPr>
            </w:pPr>
            <w:r w:rsidRPr="00121D1E">
              <w:rPr>
                <w:szCs w:val="26"/>
              </w:rPr>
              <w:t>14</w:t>
            </w:r>
          </w:p>
        </w:tc>
        <w:tc>
          <w:tcPr>
            <w:tcW w:w="1405" w:type="dxa"/>
            <w:tcBorders>
              <w:top w:val="nil"/>
              <w:bottom w:val="nil"/>
            </w:tcBorders>
          </w:tcPr>
          <w:p ns2:paraId="05DF1619" ns2:textId="1BD08BC7" w:rsidR="000635EC" w:rsidRPr="00121D1E" w:rsidRDefault="00A22D6E" w:rsidP="000635EC">
            <w:pPr>
              <w:ind w:firstLine="0"/>
              <w:rPr>
                <w:szCs w:val="26"/>
              </w:rPr>
            </w:pPr>
            <w:r w:rsidRPr="00121D1E">
              <w:rPr>
                <w:szCs w:val="26"/>
              </w:rPr>
              <w:t>63</w:t>
            </w:r>
          </w:p>
        </w:tc>
      </w:tr>
      <w:tr w:rsidR="000635EC" ns2:paraId="649DF658" ns2:textId="77777777" w:rsidTr="00121D1E">
        <w:tc>
          <w:tcPr>
            <w:tcW w:w="3397" w:type="dxa"/>
            <w:tcBorders>
              <w:top w:val="nil"/>
              <w:bottom w:val="nil"/>
            </w:tcBorders>
          </w:tcPr>
          <w:p ns2:paraId="19799A9E" ns2:textId="1508E0EB" w:rsidR="000635EC" w:rsidRPr="00121D1E" w:rsidRDefault="00A22D6E" w:rsidP="000635EC">
            <w:pPr>
              <w:ind w:firstLine="0"/>
              <w:rPr>
                <w:szCs w:val="26"/>
              </w:rPr>
            </w:pPr>
            <w:r w:rsidRPr="00121D1E">
              <w:rPr>
                <w:szCs w:val="26"/>
              </w:rPr>
              <w:t>Tardiness Risk</w:t>
            </w:r>
          </w:p>
        </w:tc>
        <w:tc>
          <w:tcPr>
            <w:tcW w:w="1843" w:type="dxa"/>
            <w:tcBorders>
              <w:top w:val="nil"/>
              <w:bottom w:val="nil"/>
            </w:tcBorders>
          </w:tcPr>
          <w:p ns2:paraId="692D5771" ns2:textId="1A95674B" w:rsidR="000635EC" w:rsidRPr="00121D1E" w:rsidRDefault="007918DC" w:rsidP="000635EC">
            <w:pPr>
              <w:ind w:firstLine="0"/>
              <w:rPr>
                <w:szCs w:val="26"/>
              </w:rPr>
            </w:pPr>
            <w:r w:rsidRPr="00121D1E">
              <w:rPr>
                <w:szCs w:val="26"/>
              </w:rPr>
              <w:t>37</w:t>
            </w:r>
          </w:p>
        </w:tc>
        <w:tc>
          <w:tcPr>
            <w:tcW w:w="1985" w:type="dxa"/>
            <w:tcBorders>
              <w:top w:val="nil"/>
              <w:bottom w:val="nil"/>
            </w:tcBorders>
          </w:tcPr>
          <w:p ns2:paraId="0B808529" ns2:textId="0A1508DE" w:rsidR="000635EC" w:rsidRPr="00121D1E" w:rsidRDefault="007918DC" w:rsidP="000635EC">
            <w:pPr>
              <w:ind w:firstLine="0"/>
              <w:rPr>
                <w:szCs w:val="26"/>
              </w:rPr>
            </w:pPr>
            <w:r w:rsidRPr="00121D1E">
              <w:rPr>
                <w:szCs w:val="26"/>
              </w:rPr>
              <w:t>12</w:t>
            </w:r>
          </w:p>
        </w:tc>
        <w:tc>
          <w:tcPr>
            <w:tcW w:w="1405" w:type="dxa"/>
            <w:tcBorders>
              <w:top w:val="nil"/>
              <w:bottom w:val="nil"/>
            </w:tcBorders>
          </w:tcPr>
          <w:p ns2:paraId="5C813A14" ns2:textId="40B3E279" w:rsidR="000635EC" w:rsidRPr="00121D1E" w:rsidRDefault="007918DC" w:rsidP="000635EC">
            <w:pPr>
              <w:ind w:firstLine="0"/>
              <w:rPr>
                <w:szCs w:val="26"/>
              </w:rPr>
            </w:pPr>
            <w:r w:rsidRPr="00121D1E">
              <w:rPr>
                <w:szCs w:val="26"/>
              </w:rPr>
              <w:t>49</w:t>
            </w:r>
          </w:p>
        </w:tc>
      </w:tr>
      <w:tr w:rsidR="000635EC" ns2:paraId="0F8164B6" ns2:textId="77777777" w:rsidTr="00121D1E">
        <w:tc>
          <w:tcPr>
            <w:tcW w:w="3397" w:type="dxa"/>
            <w:tcBorders>
              <w:top w:val="nil"/>
              <w:bottom w:val="nil"/>
            </w:tcBorders>
          </w:tcPr>
          <w:p ns2:paraId="1B006916" ns2:textId="4321696F" w:rsidR="000635EC" w:rsidRPr="00121D1E" w:rsidRDefault="00EE4FB6" w:rsidP="000635EC">
            <w:pPr>
              <w:ind w:firstLine="0"/>
              <w:rPr>
                <w:szCs w:val="26"/>
              </w:rPr>
            </w:pPr>
            <w:r w:rsidRPr="00121D1E">
              <w:rPr>
                <w:szCs w:val="26"/>
              </w:rPr>
              <w:t>Needs Review</w:t>
            </w:r>
          </w:p>
        </w:tc>
        <w:tc>
          <w:tcPr>
            <w:tcW w:w="1843" w:type="dxa"/>
            <w:tcBorders>
              <w:top w:val="nil"/>
              <w:bottom w:val="nil"/>
            </w:tcBorders>
          </w:tcPr>
          <w:p ns2:paraId="79CC1FAB" ns2:textId="50041904" w:rsidR="000635EC" w:rsidRPr="00121D1E" w:rsidRDefault="007918DC" w:rsidP="000635EC">
            <w:pPr>
              <w:ind w:firstLine="0"/>
              <w:rPr>
                <w:szCs w:val="26"/>
              </w:rPr>
            </w:pPr>
            <w:r w:rsidRPr="00121D1E">
              <w:rPr>
                <w:szCs w:val="26"/>
              </w:rPr>
              <w:t>5</w:t>
            </w:r>
          </w:p>
        </w:tc>
        <w:tc>
          <w:tcPr>
            <w:tcW w:w="1985" w:type="dxa"/>
            <w:tcBorders>
              <w:top w:val="nil"/>
              <w:bottom w:val="nil"/>
            </w:tcBorders>
          </w:tcPr>
          <w:p ns2:paraId="26E7E98B" ns2:textId="48409F38" w:rsidR="000635EC" w:rsidRPr="00121D1E" w:rsidRDefault="007918DC" w:rsidP="000635EC">
            <w:pPr>
              <w:ind w:firstLine="0"/>
              <w:rPr>
                <w:szCs w:val="26"/>
              </w:rPr>
            </w:pPr>
            <w:r w:rsidRPr="00121D1E">
              <w:rPr>
                <w:szCs w:val="26"/>
              </w:rPr>
              <w:t>0</w:t>
            </w:r>
          </w:p>
        </w:tc>
        <w:tc>
          <w:tcPr>
            <w:tcW w:w="1405" w:type="dxa"/>
            <w:tcBorders>
              <w:top w:val="nil"/>
              <w:bottom w:val="nil"/>
            </w:tcBorders>
          </w:tcPr>
          <w:p ns2:paraId="29F74E3E" ns2:textId="72290F57" w:rsidR="000635EC" w:rsidRPr="00121D1E" w:rsidRDefault="007918DC" w:rsidP="000635EC">
            <w:pPr>
              <w:ind w:firstLine="0"/>
              <w:rPr>
                <w:szCs w:val="26"/>
              </w:rPr>
            </w:pPr>
            <w:r w:rsidRPr="00121D1E">
              <w:rPr>
                <w:szCs w:val="26"/>
              </w:rPr>
              <w:t>5</w:t>
            </w:r>
          </w:p>
        </w:tc>
      </w:tr>
      <w:tr w:rsidR="000635EC" ns2:paraId="5ADB0124" ns2:textId="77777777" w:rsidTr="00121D1E">
        <w:tc>
          <w:tcPr>
            <w:tcW w:w="3397" w:type="dxa"/>
            <w:tcBorders>
              <w:top w:val="nil"/>
            </w:tcBorders>
          </w:tcPr>
          <w:p ns2:paraId="720158D4" ns2:textId="6B940BEA" w:rsidR="000635EC" w:rsidRPr="00121D1E" w:rsidRDefault="00EE4FB6" w:rsidP="000635EC">
            <w:pPr>
              <w:ind w:firstLine="0"/>
              <w:rPr>
                <w:szCs w:val="26"/>
              </w:rPr>
            </w:pPr>
            <w:r w:rsidRPr="00121D1E">
              <w:rPr>
                <w:szCs w:val="26"/>
              </w:rPr>
              <w:t>Total</w:t>
            </w:r>
          </w:p>
        </w:tc>
        <w:tc>
          <w:tcPr>
            <w:tcW w:w="1843" w:type="dxa"/>
            <w:tcBorders>
              <w:top w:val="nil"/>
            </w:tcBorders>
          </w:tcPr>
          <w:p ns2:paraId="38B9BE7E" ns2:textId="36FE0FB6" w:rsidR="000635EC" w:rsidRPr="00121D1E" w:rsidRDefault="007918DC" w:rsidP="000635EC">
            <w:pPr>
              <w:ind w:firstLine="0"/>
              <w:rPr>
                <w:szCs w:val="26"/>
              </w:rPr>
            </w:pPr>
            <w:r w:rsidRPr="00121D1E">
              <w:rPr>
                <w:szCs w:val="26"/>
              </w:rPr>
              <w:t>294</w:t>
            </w:r>
          </w:p>
        </w:tc>
        <w:tc>
          <w:tcPr>
            <w:tcW w:w="1985" w:type="dxa"/>
            <w:tcBorders>
              <w:top w:val="nil"/>
            </w:tcBorders>
          </w:tcPr>
          <w:p ns2:paraId="48CDBCD1" ns2:textId="5DF406C7" w:rsidR="000635EC" w:rsidRPr="00121D1E" w:rsidRDefault="007918DC" w:rsidP="000635EC">
            <w:pPr>
              <w:ind w:firstLine="0"/>
              <w:rPr>
                <w:szCs w:val="26"/>
              </w:rPr>
            </w:pPr>
            <w:r w:rsidRPr="00121D1E">
              <w:rPr>
                <w:szCs w:val="26"/>
              </w:rPr>
              <w:t>84</w:t>
            </w:r>
          </w:p>
        </w:tc>
        <w:tc>
          <w:tcPr>
            <w:tcW w:w="1405" w:type="dxa"/>
            <w:tcBorders>
              <w:top w:val="nil"/>
            </w:tcBorders>
          </w:tcPr>
          <w:p ns2:paraId="17D17DFD" ns2:textId="67EB8087" w:rsidR="000635EC" w:rsidRPr="00121D1E" w:rsidRDefault="007918DC" w:rsidP="000635EC">
            <w:pPr>
              <w:ind w:firstLine="0"/>
              <w:rPr>
                <w:szCs w:val="26"/>
              </w:rPr>
            </w:pPr>
            <w:r w:rsidRPr="00121D1E">
              <w:rPr>
                <w:szCs w:val="26"/>
              </w:rPr>
              <w:t>378</w:t>
            </w:r>
          </w:p>
        </w:tc>
      </w:tr>
    </w:tbl>
    <w:p ns2:paraId="2ABD314D" ns2:textId="77777777" w:rsidR="00A72968" w:rsidRPr="00A72968" w:rsidRDefault="00A72968" w:rsidP="00A72968">
      <w:pPr>
        <w:ind w:firstLine="720"/>
        <w:rPr>
          <w:szCs w:val="26"/>
          <w:lang w:val="en-PH"/>
        </w:rPr>
      </w:pPr>
      <w:r w:rsidRPr="00A72968">
        <w:rPr>
          <w:szCs w:val="26"/>
          <w:lang w:val="en-PH"/>
        </w:rPr>
        <w:t>The Vehicle Maintenance model is evaluated using a chronological 80/20 split. The training data covers January 1, 2026, through July 15, 2026, while the test data covers July 15, 2026, through October 20, 2026.</w:t>
      </w:r>
    </w:p>
    <w:p ns2:paraId="371915B0" ns2:textId="77777777" w:rsidR="00A72968" w:rsidRPr="00A72968" w:rsidRDefault="00A72968" w:rsidP="00A72968">
      <w:pPr>
        <w:ind w:firstLine="720"/>
        <w:rPr>
          <w:szCs w:val="26"/>
          <w:lang w:val="en-PH"/>
        </w:rPr>
      </w:pPr>
      <w:r w:rsidRPr="00A72968">
        <w:rPr>
          <w:szCs w:val="26"/>
          <w:lang w:val="en-PH"/>
        </w:rPr>
        <w:lastRenderedPageBreak/>
        <w:t xml:space="preserve">As noted in Table 3-1, the Route Analytics model does not use a conventional training and testing split because K-Means is an unsupervised-learning algorithm. Instead, it is evaluated using the silhouette coefficient, which measures the separation and cohesion of the generated route clusters. </w:t>
      </w:r>
    </w:p>
    <w:p ns2:paraId="26BBAB03" ns2:textId="0B5650DE" w:rsidR="000635EC" w:rsidRPr="00A72968" w:rsidRDefault="00A72968" w:rsidP="00A72968">
      <w:pPr>
        <w:ind w:firstLine="720"/>
        <w:rPr>
          <w:szCs w:val="26"/>
          <w:lang w:val="en-PH"/>
        </w:rPr>
      </w:pPr>
      <w:r w:rsidRPr="00A72968">
        <w:rPr>
          <w:szCs w:val="26"/>
          <w:lang w:val="en-PH"/>
        </w:rPr>
        <w:t>During production deployment, the driver and maintenance models are retrained using all eligible historical records after the evaluation process is completed. The separate evaluation script is used strictly to measure performance on the held-out data.</w:t>
      </w:r>
    </w:p>
    <w:p ns2:paraId="7CB0BEAE" ns2:textId="465EC13C" w:rsidR="00CC0A74" w:rsidRPr="00D333AA" w:rsidRDefault="00625CD7" w:rsidP="00CC0A74">
      <w:pPr>
        <w:ind w:firstLine="0"/>
        <w:rPr>
          <w:bCs/>
          <w:szCs w:val="26"/>
          <w:lang w:val="en-PH"/>
        </w:rPr>
      </w:pPr>
      <w:r w:rsidRPr="00D333AA">
        <w:rPr>
          <w:bCs/>
          <w:szCs w:val="26"/>
          <w:lang w:val="en-PH"/>
        </w:rPr>
        <w:t>6. Model</w:t>
      </w:r>
      <w:r w:rsidR="00A72968">
        <w:rPr>
          <w:bCs/>
          <w:szCs w:val="26"/>
          <w:lang w:val="en-PH"/>
        </w:rPr>
        <w:t xml:space="preserve"> </w:t>
      </w:r>
      <w:r w:rsidRPr="00D333AA">
        <w:rPr>
          <w:bCs/>
          <w:szCs w:val="26"/>
          <w:lang w:val="en-PH"/>
        </w:rPr>
        <w:t>Evaluation</w:t>
      </w:r>
    </w:p>
    <w:p ns2:paraId="66CC0DB2" ns2:textId="1FBBEC37" w:rsidR="00CB7AF9" w:rsidRPr="00D333AA" w:rsidRDefault="00625CD7" w:rsidP="00047444">
      <w:pPr>
        <w:ind w:firstLine="720"/>
        <w:rPr>
          <w:lang w:val="en-PH"/>
        </w:rPr>
      </w:pPr>
      <w:r w:rsidRPr="00D333AA">
        <w:rPr>
          <w:lang w:val="en-PH"/>
        </w:rPr>
        <w:t xml:space="preserve">Following the testing phase, the system will conduct a comprehensive Model Evaluation to quantify the predictive accuracy and reliability of the deployed algorithms. This phase is critical to ensure that the generated business intelligence meets the strict operational standards of GT LANTIN. </w:t>
      </w:r>
    </w:p>
    <w:p ns2:paraId="20AF4B57" ns2:textId="62E120DB" w:rsidR="00DB4200" w:rsidRPr="00D333AA" w:rsidRDefault="00DB4200" w:rsidP="21973590">
      <w:pPr>
        <w:ind w:firstLine="720"/>
        <w:rPr>
          <w:i/>
          <w:iCs/>
          <w:lang w:val="en-PH"/>
        </w:rPr>
      </w:pPr>
      <w:r w:rsidRPr="00D333AA">
        <w:rPr>
          <w:i/>
          <w:iCs/>
          <w:lang w:val="en-PH"/>
        </w:rPr>
        <w:t>Root Mean Squared Error (RMSE)</w:t>
      </w:r>
    </w:p>
    <w:p ns2:paraId="3526E002" ns2:textId="0758E58C" w:rsidR="0087692E" w:rsidRPr="00D333AA" w:rsidRDefault="00966335" w:rsidP="21973590">
      <w:pPr>
        <w:ind w:firstLine="720"/>
      </w:pPr>
      <w:r>
        <w:t xml:space="preserve">Root Mean Squared Error assesses the precision of the maintenance forecasting model. Unlike MAE, RMSE squares the residuals before averaging them, penalizing larger prediction errors more heavily. A lower RMSE indicates </w:t>
      </w:r>
      <w:r>
        <w:lastRenderedPageBreak/>
        <w:t>that predictions are closely clustered around actual maintenance events. The calculation is shown in Equation 3-4.</w:t>
      </w:r>
    </w:p>
    <w:p ns2:paraId="5E87CCCF" ns2:textId="77777777" w:rsidR="00485C52" w:rsidRPr="00D333AA" w:rsidRDefault="00485C52" w:rsidP="21973590">
      <w:pPr>
        <w:ind w:firstLine="720"/>
      </w:pPr>
    </w:p>
    <w:p ns2:paraId="15A21E82" ns2:textId="6C3E175B" w:rsidR="000F0B0F" w:rsidRPr="00D333AA" w:rsidRDefault="000F0B0F" w:rsidP="21973590">
      <w:pPr>
        <w:ind w:firstLine="720"/>
        <w:rPr>
          <w:rFonts w:ascii="Cambria Math" w:hAnsi="Cambria Math"/>
          <w:sz w:val="24"/>
          <w:lang w:val="en-PH"/>
        </w:rPr>
      </w:pPr>
      <ns13:oMathPara>
        <ns13:oMath>
          <ns13:r>
            <w:rPr>
              <w:rFonts w:ascii="Cambria Math" w:hAnsi="Cambria Math"/>
              <w:sz w:val="24"/>
              <w:lang w:val="en-PH"/>
            </w:rPr>
            <ns13:t xml:space="preserve">RMSE= </ns13:t>
          </ns13:r>
          <ns13:f>
            <ns13:fPr>
              <ns13:ctrlPr>
                <w:rPr>
                  <w:rFonts w:ascii="Cambria Math" w:hAnsi="Cambria Math"/>
                  <w:sz w:val="24"/>
                </w:rPr>
              </ns13:ctrlPr>
            </ns13:fPr>
            <ns13:num>
              <ns13:r>
                <w:rPr>
                  <w:rFonts w:ascii="Cambria Math" w:hAnsi="Cambria Math"/>
                  <w:sz w:val="24"/>
                </w:rPr>
                <ns13:t>1</ns13:t>
              </ns13:r>
            </ns13:num>
            <ns13:den>
              <ns13:r>
                <w:rPr>
                  <w:rFonts w:ascii="Cambria Math" w:hAnsi="Cambria Math"/>
                  <w:sz w:val="24"/>
                </w:rPr>
                <ns13:t>n</ns13:t>
              </ns13:r>
            </ns13:den>
          </ns13:f>
          <ns13:nary>
            <ns13:naryPr>
              <ns13:chr ns13:val="∑"/>
              <ns13:ctrlPr>
                <w:rPr>
                  <w:rFonts w:ascii="Cambria Math" w:hAnsi="Cambria Math"/>
                  <w:sz w:val="24"/>
                </w:rPr>
              </ns13:ctrlPr>
            </ns13:naryPr>
            <ns13:sub>
              <ns13:r>
                <w:rPr>
                  <w:rFonts w:ascii="Cambria Math" w:hAnsi="Cambria Math"/>
                  <w:sz w:val="24"/>
                </w:rPr>
                <ns13:t>i=1</ns13:t>
              </ns13:r>
            </ns13:sub>
            <ns13:sup>
              <ns13:r>
                <w:rPr>
                  <w:rFonts w:ascii="Cambria Math" w:hAnsi="Cambria Math"/>
                  <w:sz w:val="24"/>
                </w:rPr>
                <ns13:t>n</ns13:t>
              </ns13:r>
            </ns13:sup>
            <ns13:e>
              <ns13:d>
                <ns13:dPr>
                  <ns13:begChr ns13:val="|"/>
                  <ns13:endChr ns13:val="|"/>
                  <ns13:ctrlPr>
                    <w:rPr>
                      <w:rFonts w:ascii="Cambria Math" w:hAnsi="Cambria Math"/>
                      <w:sz w:val="24"/>
                    </w:rPr>
                  </ns13:ctrlPr>
                </ns13:dPr>
                <ns13:e>
                  <ns13:sSub>
                    <ns13:sSubPr>
                      <ns13:ctrlPr>
                        <w:rPr>
                          <w:rFonts w:ascii="Cambria Math" w:hAnsi="Cambria Math"/>
                          <w:sz w:val="24"/>
                        </w:rPr>
                      </ns13:ctrlPr>
                    </ns13:sSubPr>
                    <ns13:e>
                      <ns13:r>
                        <w:rPr>
                          <w:rFonts w:ascii="Cambria Math" w:hAnsi="Cambria Math"/>
                          <w:sz w:val="24"/>
                        </w:rPr>
                        <ns13:t>(y</ns13:t>
                      </ns13:r>
                    </ns13:e>
                    <ns13:sub>
                      <ns13:r>
                        <w:rPr>
                          <w:rFonts w:ascii="Cambria Math" w:hAnsi="Cambria Math"/>
                          <w:sz w:val="24"/>
                        </w:rPr>
                        <ns13:t>i</ns13:t>
                      </ns13:r>
                    </ns13:sub>
                  </ns13:sSub>
                  <ns13:r>
                    <w:rPr>
                      <w:rFonts w:ascii="Cambria Math" w:hAnsi="Cambria Math"/>
                      <w:sz w:val="24"/>
                    </w:rPr>
                    <ns13:t> - </ns13:t>
                  </ns13:r>
                  <ns13:acc>
                    <ns13:accPr>
                      <ns13:chr ns13:val="̇"/>
                      <ns13:ctrlPr>
                        <w:rPr>
                          <w:rFonts w:ascii="Cambria Math" w:hAnsi="Cambria Math"/>
                          <w:sz w:val="24"/>
                        </w:rPr>
                      </ns13:ctrlPr>
                    </ns13:accPr>
                    <ns13:e>
                      <ns13:sSub>
                        <ns13:sSubPr>
                          <ns13:ctrlPr>
                            <w:rPr>
                              <w:rFonts w:ascii="Cambria Math" w:hAnsi="Cambria Math"/>
                              <w:sz w:val="24"/>
                            </w:rPr>
                          </ns13:ctrlPr>
                        </ns13:sSubPr>
                        <ns13:e>
                          <ns13:r>
                            <w:rPr>
                              <w:rFonts w:ascii="Cambria Math" w:hAnsi="Cambria Math"/>
                              <w:sz w:val="24"/>
                            </w:rPr>
                            <ns13:t>y</ns13:t>
                          </ns13:r>
                        </ns13:e>
                        <ns13:sub>
                          <ns13:r>
                            <w:rPr>
                              <w:rFonts w:ascii="Cambria Math" w:hAnsi="Cambria Math"/>
                              <w:sz w:val="24"/>
                            </w:rPr>
                            <ns13:t>i</ns13:t>
                          </ns13:r>
                        </ns13:sub>
                      </ns13:sSub>
                      <ns13:r>
                        <w:rPr>
                          <w:rFonts w:ascii="Cambria Math" w:hAnsi="Cambria Math"/>
                          <w:sz w:val="24"/>
                        </w:rPr>
                        <ns13:t>)</ns13:t>
                      </ns13:r>
                    </ns13:e>
                  </ns13:acc>
                  <ns13:r>
                    <w:rPr>
                      <w:rFonts w:ascii="Cambria Math" w:hAnsi="Cambria Math"/>
                      <w:sz w:val="24"/>
                    </w:rPr>
                    <ns13:t>²  </ns13:t>
                  </ns13:r>
                </ns13:e>
              </ns13:d>
            </ns13:e>
          </ns13:nary>
        </ns13:oMath>
      </ns13:oMathPara>
    </w:p>
    <w:p ns2:paraId="62BEC702" ns2:textId="300A129C" w:rsidR="00B20429" w:rsidRPr="00236AC4" w:rsidRDefault="00236AC4" w:rsidP="00236AC4">
      <w:pPr>
        <w:pStyle w:val="Caption"/>
        <w:jc w:val="center"/>
      </w:pPr>
      <w:bookmarkStart w:id="84" w:name="_Toc242911185"/>
      <w:r w:rsidRPr="00236AC4">
        <w:t>Equation 3-</w:t>
      </w:r>
      <w:fldSimple w:instr=" SEQ Equation \* ARABIC \s 1 \* MERGEFORMAT ">
        <w:r w:rsidR="0049033D">
          <w:rPr>
            <w:noProof/>
          </w:rPr>
          <w:t>4</w:t>
        </w:r>
      </w:fldSimple>
      <w:r w:rsidR="00662026">
        <w:t xml:space="preserve"> Root Mean Squared Error Formula</w:t>
      </w:r>
      <w:bookmarkEnd w:id="84"/>
    </w:p>
    <w:p ns2:paraId="6E013CE9" ns2:textId="08420B4B" w:rsidR="00217C18" w:rsidRPr="00D333AA" w:rsidRDefault="00125FE2" w:rsidP="21973590">
      <w:pPr>
        <w:ind w:firstLine="720"/>
        <w:rPr>
          <w:i/>
          <w:iCs/>
        </w:rPr>
      </w:pPr>
      <w:r w:rsidRPr="00D333AA">
        <w:rPr>
          <w:i/>
          <w:iCs/>
          <w:lang w:val="en-PH"/>
        </w:rPr>
        <w:t xml:space="preserve">Coefficient </w:t>
      </w:r>
      <w:r w:rsidR="00257F9E" w:rsidRPr="00D333AA">
        <w:rPr>
          <w:i/>
          <w:iCs/>
          <w:lang w:val="en-PH"/>
        </w:rPr>
        <w:t>of Determination (</w:t>
      </w:r>
      <w:r w:rsidR="00541B50" w:rsidRPr="00D333AA">
        <w:rPr>
          <w:i/>
          <w:iCs/>
          <w:lang w:val="en-PH"/>
        </w:rPr>
        <w:t>R</w:t>
      </w:r>
      <w:r w:rsidR="00B75C71" w:rsidRPr="00D333AA">
        <w:rPr>
          <w:i/>
          <w:iCs/>
        </w:rPr>
        <w:t>²</w:t>
      </w:r>
      <w:r w:rsidR="00257F9E" w:rsidRPr="00D333AA">
        <w:rPr>
          <w:i/>
          <w:iCs/>
        </w:rPr>
        <w:t>)</w:t>
      </w:r>
    </w:p>
    <w:p ns2:paraId="7D8A0623" ns2:textId="352B8E2E" w:rsidR="00217C18" w:rsidRDefault="00966335" w:rsidP="00217C18">
      <w:pPr>
        <w:ind w:firstLine="720"/>
        <w:rPr>
          <w:lang w:val="en-PH"/>
        </w:rPr>
      </w:pPr>
      <w:r>
        <w:rPr>
          <w:lang w:val="en-PH"/>
        </w:rPr>
        <w:t>The Coefficient of Determination, or R², represents the proportion of variance in the dependent variable explained by the regression model. In the context of vehicle wear and performance analysis, it indicates how well inputs such as passenger count, trip count, and historical maintenance frequency predict the outcome. The formula is shown in Equation 3-5.</w:t>
      </w:r>
    </w:p>
    <w:p ns2:paraId="181F4395" ns2:textId="77777777" w:rsidR="00EF739C" w:rsidRPr="00D333AA" w:rsidRDefault="00EF739C" w:rsidP="00217C18">
      <w:pPr>
        <w:ind w:firstLine="720"/>
        <w:rPr>
          <w:i/>
          <w:iCs/>
          <w:lang w:val="en-PH"/>
        </w:rPr>
      </w:pPr>
    </w:p>
    <w:p ns2:paraId="66B9AE3E" ns2:textId="0F42BFA4" w:rsidR="00531009" w:rsidRPr="00D333AA" w:rsidRDefault="00565128" w:rsidP="00217C18">
      <w:pPr>
        <w:ind w:firstLine="720"/>
        <w:rPr>
          <w:lang w:val="en-PH"/>
        </w:rPr>
      </w:pPr>
      <ns13:oMathPara>
        <ns13:oMath>
          <ns13:r>
            <w:rPr>
              <w:rFonts w:ascii="Cambria Math" w:hAnsi="Cambria Math"/>
              <w:lang w:val="en-PH"/>
            </w:rPr>
            <ns13:t>R</ns13:t>
          </ns13:r>
          <ns13:r>
            <w:rPr>
              <w:rFonts w:ascii="Cambria Math" w:hAnsi="Cambria Math"/>
            </w:rPr>
            <ns13:t>²</ns13:t>
          </ns13:r>
          <ns13:r>
            <ns13:rPr>
              <ns13:sty ns13:val="p"/>
            </ns13:rPr>
            <w:rPr>
              <w:rFonts w:ascii="Cambria Math" w:hAnsi="Cambria Math"/>
              <w:lang w:val="en-PH"/>
            </w:rPr>
            <ns13:t>=1-</ns13:t>
          </ns13:r>
          <ns13:f>
            <ns13:fPr>
              <ns13:ctrlPr>
                <w:rPr>
                  <w:rFonts w:ascii="Cambria Math" w:hAnsi="Cambria Math"/>
                  <w:lang w:val="en-PH"/>
                </w:rPr>
              </ns13:ctrlPr>
            </ns13:fPr>
            <ns13:num>
              <ns13:r>
                <w:rPr>
                  <w:rFonts w:ascii="Cambria Math" w:hAnsi="Cambria Math"/>
                  <w:lang w:val="en-PH"/>
                </w:rPr>
                <ns13:t>∑</ns13:t>
              </ns13:r>
              <ns13:sSub>
                <ns13:sSubPr>
                  <ns13:ctrlPr>
                    <w:rPr>
                      <w:rFonts w:ascii="Cambria Math" w:hAnsi="Cambria Math"/>
                    </w:rPr>
                  </ns13:ctrlPr>
                </ns13:sSubPr>
                <ns13:e>
                  <ns13:r>
                    <w:rPr>
                      <w:rFonts w:ascii="Cambria Math" w:hAnsi="Cambria Math"/>
                    </w:rPr>
                    <ns13:t>(y</ns13:t>
                  </ns13:r>
                </ns13:e>
                <ns13:sub>
                  <ns13:r>
                    <w:rPr>
                      <w:rFonts w:ascii="Cambria Math" w:hAnsi="Cambria Math"/>
                    </w:rPr>
                    <ns13:t>i</ns13:t>
                  </ns13:r>
                </ns13:sub>
              </ns13:sSub>
              <ns13:r>
                <w:rPr>
                  <w:rFonts w:ascii="Cambria Math" w:hAnsi="Cambria Math"/>
                </w:rPr>
                <ns13:t> -</ns13:t>
              </ns13:r>
              <ns13:acc>
                <ns13:accPr>
                  <ns13:ctrlPr>
                    <w:rPr>
                      <w:rFonts w:ascii="Cambria Math" w:hAnsi="Cambria Math"/>
                      <w:i/>
                    </w:rPr>
                  </ns13:ctrlPr>
                </ns13:accPr>
                <ns13:e>
                  <ns13:sSub>
                    <ns13:sSubPr>
                      <ns13:ctrlPr>
                        <w:rPr>
                          <w:rFonts w:ascii="Cambria Math" w:hAnsi="Cambria Math"/>
                          <w:i/>
                        </w:rPr>
                      </ns13:ctrlPr>
                    </ns13:sSubPr>
                    <ns13:e>
                      <ns13:r>
                        <w:rPr>
                          <w:rFonts w:ascii="Cambria Math" w:hAnsi="Cambria Math"/>
                        </w:rPr>
                        <ns13:t>y</ns13:t>
                      </ns13:r>
                    </ns13:e>
                    <ns13:sub>
                      <ns13:r>
                        <w:rPr>
                          <w:rFonts w:ascii="Cambria Math" w:hAnsi="Cambria Math"/>
                        </w:rPr>
                        <ns13:t>i</ns13:t>
                      </ns13:r>
                    </ns13:sub>
                  </ns13:sSub>
                </ns13:e>
              </ns13:acc>
              <ns13:r>
                <w:rPr>
                  <w:rFonts w:ascii="Cambria Math" w:hAnsi="Cambria Math"/>
                </w:rPr>
                <ns13:t> </ns13:t>
              </ns13:r>
              <ns13:r>
                <ns13:rPr>
                  <ns13:sty ns13:val="p"/>
                </ns13:rPr>
                <w:rPr>
                  <w:rFonts w:ascii="Cambria Math" w:hAnsi="Cambria Math"/>
                </w:rPr>
                <ns13:t>)</ns13:t>
              </ns13:r>
              <ns13:r>
                <w:rPr>
                  <w:rFonts w:ascii="Cambria Math" w:hAnsi="Cambria Math"/>
                </w:rPr>
                <ns13:t>²</ns13:t>
              </ns13:r>
            </ns13:num>
            <ns13:den>
              <ns13:r>
                <w:rPr>
                  <w:rFonts w:ascii="Cambria Math" w:hAnsi="Cambria Math"/>
                  <w:lang w:val="en-PH"/>
                </w:rPr>
                <ns13:t>∑(</ns13:t>
              </ns13:r>
              <ns13:sSub>
                <ns13:sSubPr>
                  <ns13:ctrlPr>
                    <w:rPr>
                      <w:rFonts w:ascii="Cambria Math" w:hAnsi="Cambria Math"/>
                      <w:i/>
                      <w:lang w:val="en-PH"/>
                    </w:rPr>
                  </ns13:ctrlPr>
                </ns13:sSubPr>
                <ns13:e>
                  <ns13:r>
                    <w:rPr>
                      <w:rFonts w:ascii="Cambria Math" w:hAnsi="Cambria Math"/>
                      <w:lang w:val="en-PH"/>
                    </w:rPr>
                    <ns13:t>y</ns13:t>
                  </ns13:r>
                </ns13:e>
                <ns13:sub>
                  <ns13:r>
                    <w:rPr>
                      <w:rFonts w:ascii="Cambria Math" w:hAnsi="Cambria Math"/>
                      <w:lang w:val="en-PH"/>
                    </w:rPr>
                    <ns13:t>i</ns13:t>
                  </ns13:r>
                </ns13:sub>
              </ns13:sSub>
              <ns13:r>
                <w:rPr>
                  <w:rFonts w:ascii="Cambria Math" w:hAnsi="Cambria Math"/>
                  <w:lang w:val="en-PH"/>
                </w:rPr>
                <ns13:t>-</ns13:t>
              </ns13:r>
              <ns13:acc>
                <ns13:accPr>
                  <ns13:ctrlPr>
                    <w:rPr>
                      <w:rFonts w:ascii="Cambria Math" w:hAnsi="Cambria Math"/>
                      <w:i/>
                      <w:lang w:val="en-PH"/>
                    </w:rPr>
                  </ns13:ctrlPr>
                </ns13:accPr>
                <ns13:e>
                  <ns13:sSub>
                    <ns13:sSubPr>
                      <ns13:ctrlPr>
                        <w:rPr>
                          <w:rFonts w:ascii="Cambria Math" w:hAnsi="Cambria Math"/>
                          <w:i/>
                          <w:lang w:val="en-PH"/>
                        </w:rPr>
                      </ns13:ctrlPr>
                    </ns13:sSubPr>
                    <ns13:e>
                      <ns13:r>
                        <w:rPr>
                          <w:rFonts w:ascii="Cambria Math" w:hAnsi="Cambria Math"/>
                          <w:lang w:val="en-PH"/>
                        </w:rPr>
                        <ns13:t>y</ns13:t>
                      </ns13:r>
                    </ns13:e>
                    <ns13:sub>
                      <ns13:r>
                        <w:rPr>
                          <w:rFonts w:ascii="Cambria Math" w:hAnsi="Cambria Math"/>
                          <w:lang w:val="en-PH"/>
                        </w:rPr>
                        <ns13:t>i</ns13:t>
                      </ns13:r>
                    </ns13:sub>
                  </ns13:sSub>
                </ns13:e>
              </ns13:acc>
              <ns13:r>
                <w:rPr>
                  <w:rFonts w:ascii="Cambria Math" w:hAnsi="Cambria Math"/>
                  <w:lang w:val="en-PH"/>
                </w:rPr>
                <ns13:t>)</ns13:t>
              </ns13:r>
              <ns13:r>
                <w:rPr>
                  <w:rFonts w:ascii="Cambria Math" w:hAnsi="Cambria Math"/>
                </w:rPr>
                <ns13:t>²</ns13:t>
              </ns13:r>
            </ns13:den>
          </ns13:f>
        </ns13:oMath>
      </ns13:oMathPara>
    </w:p>
    <w:p ns2:paraId="1349C90C" ns2:textId="0D78AF3C" w:rsidR="00B75C71" w:rsidRPr="0049033D" w:rsidRDefault="0049033D" w:rsidP="0049033D">
      <w:pPr>
        <w:pStyle w:val="Caption"/>
        <w:jc w:val="center"/>
      </w:pPr>
      <w:bookmarkStart w:id="85" w:name="_Toc242911186"/>
      <w:r w:rsidRPr="0049033D">
        <w:t>Equation 3-</w:t>
      </w:r>
      <w:fldSimple w:instr=" SEQ Equation \* ARABIC \s 1 \* MERGEFORMAT ">
        <w:r>
          <w:rPr>
            <w:noProof/>
          </w:rPr>
          <w:t>5</w:t>
        </w:r>
      </w:fldSimple>
      <w:r w:rsidR="00662026">
        <w:t xml:space="preserve"> Coefficient of Determination Formula</w:t>
      </w:r>
      <w:bookmarkEnd w:id="85"/>
    </w:p>
    <w:p ns2:paraId="57E1F04D" ns2:textId="1C63B7C0" w:rsidR="00CC0A74" w:rsidRPr="00D333AA" w:rsidRDefault="21973590" w:rsidP="179D4876">
      <w:pPr>
        <w:spacing w:before="0" w:after="240"/>
        <w:rPr>
          <w:i/>
          <w:szCs w:val="26"/>
          <w:lang w:val="en-PH"/>
        </w:rPr>
      </w:pPr>
      <w:r w:rsidRPr="00D333AA">
        <w:rPr>
          <w:i/>
          <w:szCs w:val="26"/>
          <w:lang w:val="en-PH"/>
        </w:rPr>
        <w:lastRenderedPageBreak/>
        <w:t>Mean Absolute Error (MAE)</w:t>
      </w:r>
    </w:p>
    <w:p ns2:paraId="6322FA21" ns2:textId="040466E0" w:rsidR="179D4876" w:rsidRPr="00D333AA" w:rsidRDefault="00966335" w:rsidP="179D4876">
      <w:pPr>
        <w:spacing w:before="0" w:after="240"/>
        <w:rPr>
          <w:lang w:val="en-PH"/>
        </w:rPr>
      </w:pPr>
      <w:r>
        <w:rPr>
          <w:lang w:val="en-PH"/>
        </w:rPr>
        <w:t>Mean Absolute Error is a regression metric for evaluating the Shervice predictive maintenance model. It calculates the average magnitude of prediction errors without considering direction, providing management with an interpretable measure in days. The formula is shown in Equation 3-6.</w:t>
      </w:r>
    </w:p>
    <w:p ns2:paraId="04DECD6D" ns2:textId="77777777" w:rsidR="00EF1C7F" w:rsidRPr="00D333AA" w:rsidRDefault="00EF1C7F" w:rsidP="179D4876">
      <w:pPr>
        <w:spacing w:before="0" w:after="240"/>
        <w:rPr>
          <w:lang w:val="en-PH"/>
        </w:rPr>
      </w:pPr>
    </w:p>
    <w:p ns2:paraId="44C7EBC4" ns2:textId="50138CF6" w:rsidR="2527A826" w:rsidRPr="00D333AA" w:rsidRDefault="004D20E6" w:rsidP="2527A826">
      <w:pPr>
        <w:spacing w:before="0" w:after="240"/>
        <w:rPr>
          <w:rFonts w:ascii="Cambria Math" w:hAnsi="Cambria Math"/>
          <w:sz w:val="24"/>
        </w:rPr>
      </w:pPr>
      <ns13:oMathPara>
        <ns13:oMath>
          <ns13:r>
            <w:rPr>
              <w:rFonts w:ascii="Cambria Math" w:hAnsi="Cambria Math"/>
              <w:sz w:val="24"/>
            </w:rPr>
            <ns13:t>MAE= </ns13:t>
          </ns13:r>
          <ns13:f>
            <ns13:fPr>
              <ns13:ctrlPr>
                <w:rPr>
                  <w:rFonts w:ascii="Cambria Math" w:hAnsi="Cambria Math"/>
                  <w:sz w:val="24"/>
                </w:rPr>
              </ns13:ctrlPr>
            </ns13:fPr>
            <ns13:num>
              <ns13:r>
                <w:rPr>
                  <w:rFonts w:ascii="Cambria Math" w:hAnsi="Cambria Math"/>
                  <w:sz w:val="24"/>
                </w:rPr>
                <ns13:t>1</ns13:t>
              </ns13:r>
            </ns13:num>
            <ns13:den>
              <ns13:r>
                <w:rPr>
                  <w:rFonts w:ascii="Cambria Math" w:hAnsi="Cambria Math"/>
                  <w:sz w:val="24"/>
                </w:rPr>
                <ns13:t>n</ns13:t>
              </ns13:r>
            </ns13:den>
          </ns13:f>
          <ns13:nary>
            <ns13:naryPr>
              <ns13:chr ns13:val="∑"/>
              <ns13:ctrlPr>
                <w:rPr>
                  <w:rFonts w:ascii="Cambria Math" w:hAnsi="Cambria Math"/>
                  <w:sz w:val="24"/>
                </w:rPr>
              </ns13:ctrlPr>
            </ns13:naryPr>
            <ns13:sub>
              <ns13:r>
                <w:rPr>
                  <w:rFonts w:ascii="Cambria Math" w:hAnsi="Cambria Math"/>
                  <w:sz w:val="24"/>
                </w:rPr>
                <ns13:t>i=1</ns13:t>
              </ns13:r>
            </ns13:sub>
            <ns13:sup>
              <ns13:r>
                <w:rPr>
                  <w:rFonts w:ascii="Cambria Math" w:hAnsi="Cambria Math"/>
                  <w:sz w:val="24"/>
                </w:rPr>
                <ns13:t>n</ns13:t>
              </ns13:r>
            </ns13:sup>
            <ns13:e>
              <ns13:d>
                <ns13:dPr>
                  <ns13:begChr ns13:val="|"/>
                  <ns13:endChr ns13:val="|"/>
                  <ns13:ctrlPr>
                    <w:rPr>
                      <w:rFonts w:ascii="Cambria Math" w:hAnsi="Cambria Math"/>
                      <w:sz w:val="24"/>
                    </w:rPr>
                  </ns13:ctrlPr>
                </ns13:dPr>
                <ns13:e>
                  <ns13:r>
                    <w:rPr>
                      <w:rFonts w:ascii="Cambria Math" w:hAnsi="Cambria Math"/>
                      <w:sz w:val="24"/>
                    </w:rPr>
                    <ns13:t> </ns13:t>
                  </ns13:r>
                  <ns13:sSub>
                    <ns13:sSubPr>
                      <ns13:ctrlPr>
                        <w:rPr>
                          <w:rFonts w:ascii="Cambria Math" w:hAnsi="Cambria Math"/>
                          <w:sz w:val="24"/>
                        </w:rPr>
                      </ns13:ctrlPr>
                    </ns13:sSubPr>
                    <ns13:e>
                      <ns13:r>
                        <w:rPr>
                          <w:rFonts w:ascii="Cambria Math" w:hAnsi="Cambria Math"/>
                          <w:sz w:val="24"/>
                        </w:rPr>
                        <ns13:t>y</ns13:t>
                      </ns13:r>
                    </ns13:e>
                    <ns13:sub>
                      <ns13:r>
                        <w:rPr>
                          <w:rFonts w:ascii="Cambria Math" w:hAnsi="Cambria Math"/>
                          <w:sz w:val="24"/>
                        </w:rPr>
                        <ns13:t>i</ns13:t>
                      </ns13:r>
                    </ns13:sub>
                  </ns13:sSub>
                  <ns13:r>
                    <w:rPr>
                      <w:rFonts w:ascii="Cambria Math" w:hAnsi="Cambria Math"/>
                      <w:sz w:val="24"/>
                    </w:rPr>
                    <ns13:t> - </ns13:t>
                  </ns13:r>
                  <ns13:acc>
                    <ns13:accPr>
                      <ns13:chr ns13:val="̇"/>
                      <ns13:ctrlPr>
                        <w:rPr>
                          <w:rFonts w:ascii="Cambria Math" w:hAnsi="Cambria Math"/>
                          <w:sz w:val="24"/>
                        </w:rPr>
                      </ns13:ctrlPr>
                    </ns13:accPr>
                    <ns13:e>
                      <ns13:sSub>
                        <ns13:sSubPr>
                          <ns13:ctrlPr>
                            <w:rPr>
                              <w:rFonts w:ascii="Cambria Math" w:hAnsi="Cambria Math"/>
                              <w:sz w:val="24"/>
                            </w:rPr>
                          </ns13:ctrlPr>
                        </ns13:sSubPr>
                        <ns13:e>
                          <ns13:r>
                            <w:rPr>
                              <w:rFonts w:ascii="Cambria Math" w:hAnsi="Cambria Math"/>
                              <w:sz w:val="24"/>
                            </w:rPr>
                            <ns13:t>y</ns13:t>
                          </ns13:r>
                        </ns13:e>
                        <ns13:sub>
                          <ns13:r>
                            <w:rPr>
                              <w:rFonts w:ascii="Cambria Math" w:hAnsi="Cambria Math"/>
                              <w:sz w:val="24"/>
                            </w:rPr>
                            <ns13:t>i</ns13:t>
                          </ns13:r>
                        </ns13:sub>
                      </ns13:sSub>
                    </ns13:e>
                  </ns13:acc>
                  <ns13:r>
                    <w:rPr>
                      <w:rFonts w:ascii="Cambria Math" w:hAnsi="Cambria Math"/>
                      <w:sz w:val="24"/>
                    </w:rPr>
                    <ns13:t> </ns13:t>
                  </ns13:r>
                </ns13:e>
              </ns13:d>
            </ns13:e>
          </ns13:nary>
        </ns13:oMath>
      </ns13:oMathPara>
    </w:p>
    <w:p ns2:paraId="28E94B31" ns2:textId="3216BB19" w:rsidR="74479345" w:rsidRPr="00D333AA" w:rsidRDefault="004C1A81" w:rsidP="00D333AA">
      <w:pPr>
        <w:pStyle w:val="Caption"/>
        <w:keepNext/>
        <w:jc w:val="center"/>
      </w:pPr>
      <w:r w:rsidRPr="00D333AA">
        <w:tab/>
      </w:r>
      <w:r w:rsidRPr="00D333AA">
        <w:tab/>
      </w:r>
      <w:r w:rsidRPr="00D333AA">
        <w:tab/>
      </w:r>
      <w:bookmarkStart w:id="86" w:name="_Toc242911187"/>
      <w:r w:rsidR="005C135A" w:rsidRPr="00D333AA">
        <w:t xml:space="preserve">Equation </w:t>
      </w:r>
      <w:r w:rsidRPr="00D333AA">
        <w:fldChar w:fldCharType="begin"/>
      </w:r>
      <w:r w:rsidRPr="00D333AA">
        <w:instrText>STYLEREF 1 \s</w:instrText>
      </w:r>
      <w:r w:rsidRPr="00D333AA">
        <w:fldChar w:fldCharType="separate"/>
      </w:r>
      <w:r w:rsidR="005004F5" w:rsidRPr="00D333AA">
        <w:rPr>
          <w:noProof/>
        </w:rPr>
        <w:t>3</w:t>
      </w:r>
      <w:r w:rsidRPr="00D333AA">
        <w:fldChar w:fldCharType="end"/>
      </w:r>
      <w:r w:rsidR="005004F5" w:rsidRPr="00D333AA">
        <w:noBreakHyphen/>
      </w:r>
      <w:r w:rsidRPr="00D333AA">
        <w:fldChar w:fldCharType="begin"/>
      </w:r>
      <w:r w:rsidRPr="00D333AA">
        <w:instrText>SEQ Equation \* ARABIC \s 1</w:instrText>
      </w:r>
      <w:r w:rsidRPr="00D333AA">
        <w:fldChar w:fldCharType="separate"/>
      </w:r>
      <w:r w:rsidR="0049033D">
        <w:rPr>
          <w:noProof/>
        </w:rPr>
        <w:t>6</w:t>
      </w:r>
      <w:r w:rsidRPr="00D333AA">
        <w:fldChar w:fldCharType="end"/>
      </w:r>
      <w:r w:rsidRPr="00D333AA">
        <w:t xml:space="preserve"> Mean Absolute Error Formula</w:t>
      </w:r>
      <w:bookmarkEnd w:id="86"/>
    </w:p>
    <w:p ns2:paraId="5A0BA919" ns2:textId="189EB94A" w:rsidR="179D4876" w:rsidRPr="00D333AA" w:rsidRDefault="1C0A3117" w:rsidP="1C0A3117">
      <w:pPr>
        <w:spacing w:before="0" w:after="240"/>
        <w:rPr>
          <w:i/>
          <w:iCs/>
          <w:lang w:val="en-PH"/>
        </w:rPr>
      </w:pPr>
      <w:r w:rsidRPr="00D333AA">
        <w:rPr>
          <w:i/>
          <w:iCs/>
          <w:lang w:val="en-PH"/>
        </w:rPr>
        <w:t>Accuracy</w:t>
      </w:r>
    </w:p>
    <w:p ns2:paraId="36BD4177" ns2:textId="7684D67A" w:rsidR="179D4876" w:rsidRPr="00D333AA" w:rsidRDefault="00966335" w:rsidP="1C0A3117">
      <w:pPr>
        <w:spacing w:before="0" w:after="240"/>
        <w:rPr>
          <w:lang w:val="en-PH"/>
        </w:rPr>
      </w:pPr>
      <w:r>
        <w:rPr>
          <w:lang w:val="en-PH"/>
        </w:rPr>
        <w:t>Accuracy is a fundamental classification metric representing the ratio of correctly predicted driver-performance observations to the total dataset. Because accuracy can be misleading for imbalanced datasets, it is evaluated alongside precision and recall. The formula is shown in Equation 3-7.</w:t>
      </w:r>
    </w:p>
    <w:p ns2:paraId="3FAF0D1B" ns2:textId="04FF75A2" w:rsidR="1CB3E8B3" w:rsidRPr="00D333AA" w:rsidRDefault="001445F2" w:rsidP="2525F0F2">
      <w:pPr>
        <w:spacing w:before="0" w:after="240"/>
        <w:ind w:left="1440"/>
        <w:jc w:val="left"/>
        <w:rPr>
          <w:rFonts w:ascii="Cambria Math" w:hAnsi="Cambria Math"/>
          <w:sz w:val="24"/>
        </w:rPr>
      </w:pPr>
      <ns13:oMathPara>
        <ns13:oMath>
          <ns13:r>
            <w:rPr>
              <w:rFonts w:ascii="Cambria Math" w:hAnsi="Cambria Math"/>
              <w:sz w:val="24"/>
            </w:rPr>
            <ns13:t>Accuracy = </ns13:t>
          </ns13:r>
          <ns13:f>
            <ns13:fPr>
              <ns13:ctrlPr>
                <w:rPr>
                  <w:rFonts w:ascii="Cambria Math" w:hAnsi="Cambria Math"/>
                  <w:sz w:val="24"/>
                </w:rPr>
              </ns13:ctrlPr>
            </ns13:fPr>
            <ns13:num>
              <ns13:r>
                <w:rPr>
                  <w:rFonts w:ascii="Cambria Math" w:hAnsi="Cambria Math"/>
                  <w:sz w:val="24"/>
                </w:rPr>
                <ns13:t>TP + TN</ns13:t>
              </ns13:r>
            </ns13:num>
            <ns13:den>
              <ns13:r>
                <w:rPr>
                  <w:rFonts w:ascii="Cambria Math" w:hAnsi="Cambria Math"/>
                  <w:sz w:val="24"/>
                </w:rPr>
                <ns13:t>TP + TN + FP +FN</ns13:t>
              </ns13:r>
            </ns13:den>
          </ns13:f>
        </ns13:oMath>
      </ns13:oMathPara>
    </w:p>
    <w:p ns2:paraId="00FEC27D" ns2:textId="5A2C56CE" w:rsidR="00457A14" w:rsidRPr="00D333AA" w:rsidRDefault="005C135A" w:rsidP="00D333AA">
      <w:pPr>
        <w:pStyle w:val="Caption"/>
        <w:keepNext/>
        <w:jc w:val="center"/>
      </w:pPr>
      <w:bookmarkStart w:id="87" w:name="_Toc242911188"/>
      <w:r w:rsidRPr="00D333AA">
        <w:lastRenderedPageBreak/>
        <w:t xml:space="preserve">Equation </w:t>
      </w:r>
      <w:r w:rsidRPr="00D333AA">
        <w:fldChar w:fldCharType="begin"/>
      </w:r>
      <w:r w:rsidRPr="00D333AA">
        <w:instrText>STYLEREF 1 \s</w:instrText>
      </w:r>
      <w:r w:rsidRPr="00D333AA">
        <w:fldChar w:fldCharType="separate"/>
      </w:r>
      <w:r w:rsidR="005004F5" w:rsidRPr="00D333AA">
        <w:rPr>
          <w:noProof/>
        </w:rPr>
        <w:t>3</w:t>
      </w:r>
      <w:r w:rsidRPr="00D333AA">
        <w:fldChar w:fldCharType="end"/>
      </w:r>
      <w:r w:rsidR="005004F5" w:rsidRPr="00D333AA">
        <w:noBreakHyphen/>
      </w:r>
      <w:r w:rsidRPr="00D333AA">
        <w:fldChar w:fldCharType="begin"/>
      </w:r>
      <w:r w:rsidRPr="00D333AA">
        <w:instrText>SEQ Equation \* ARABIC \s 1</w:instrText>
      </w:r>
      <w:r w:rsidRPr="00D333AA">
        <w:fldChar w:fldCharType="separate"/>
      </w:r>
      <w:r w:rsidR="0049033D">
        <w:rPr>
          <w:noProof/>
        </w:rPr>
        <w:t>7</w:t>
      </w:r>
      <w:r w:rsidRPr="00D333AA">
        <w:fldChar w:fldCharType="end"/>
      </w:r>
      <w:r w:rsidR="004C1A81" w:rsidRPr="00D333AA">
        <w:t xml:space="preserve"> Accuracy Formula</w:t>
      </w:r>
      <w:bookmarkEnd w:id="87"/>
    </w:p>
    <w:p ns2:paraId="5FDC65FC" ns2:textId="0F1C06DF" w:rsidR="1CB3E8B3" w:rsidRPr="00D333AA" w:rsidRDefault="1CB3E8B3" w:rsidP="1CB3E8B3">
      <w:pPr>
        <w:spacing w:after="240"/>
        <w:rPr>
          <w:i/>
          <w:iCs/>
          <w:szCs w:val="26"/>
          <w:lang w:val="en-PH"/>
        </w:rPr>
      </w:pPr>
      <w:r w:rsidRPr="00D333AA">
        <w:rPr>
          <w:i/>
          <w:iCs/>
          <w:szCs w:val="26"/>
          <w:lang w:val="en-PH"/>
        </w:rPr>
        <w:t>Precision</w:t>
      </w:r>
    </w:p>
    <w:p ns2:paraId="4751341B" ns2:textId="2EC4293A" w:rsidR="00850B52" w:rsidRPr="00D333AA" w:rsidRDefault="00966335" w:rsidP="1CB3E8B3">
      <w:pPr>
        <w:spacing w:after="240"/>
        <w:rPr>
          <w:szCs w:val="26"/>
          <w:lang w:val="en-PH"/>
        </w:rPr>
      </w:pPr>
      <w:r>
        <w:rPr>
          <w:szCs w:val="26"/>
          <w:lang w:val="en-PH"/>
        </w:rPr>
        <w:t>Precision, also called Positive Predictive Value, evaluates the exactness of positive classifications within the driver-performance module. High precision reduces false alarms and helps prevent reliable drivers from being incorrectly flagged. The formula is shown in Equation 3-8.</w:t>
      </w:r>
    </w:p>
    <w:p ns2:paraId="36138176" ns2:textId="4CD37EBC" w:rsidR="02505BD6" w:rsidRPr="00D333AA" w:rsidRDefault="005F0F76" w:rsidP="2525F0F2">
      <w:pPr>
        <w:spacing w:after="240"/>
        <w:ind w:firstLine="0"/>
        <w:jc w:val="center"/>
        <w:rPr>
          <w:rFonts w:ascii="Cambria Math" w:hAnsi="Cambria Math"/>
          <w:sz w:val="24"/>
        </w:rPr>
      </w:pPr>
      <ns13:oMathPara>
        <ns13:oMath>
          <ns13:r>
            <w:rPr>
              <w:rFonts w:ascii="Cambria Math" w:hAnsi="Cambria Math"/>
              <w:sz w:val="24"/>
            </w:rPr>
            <ns13:t>PRECISION = </ns13:t>
          </ns13:r>
          <ns13:f>
            <ns13:fPr>
              <ns13:ctrlPr>
                <w:rPr>
                  <w:rFonts w:ascii="Cambria Math" w:hAnsi="Cambria Math"/>
                  <w:sz w:val="24"/>
                </w:rPr>
              </ns13:ctrlPr>
            </ns13:fPr>
            <ns13:num>
              <ns13:r>
                <w:rPr>
                  <w:rFonts w:ascii="Cambria Math" w:hAnsi="Cambria Math"/>
                  <w:sz w:val="24"/>
                </w:rPr>
                <ns13:t>TP</ns13:t>
              </ns13:r>
            </ns13:num>
            <ns13:den>
              <ns13:r>
                <w:rPr>
                  <w:rFonts w:ascii="Cambria Math" w:hAnsi="Cambria Math"/>
                  <w:sz w:val="24"/>
                </w:rPr>
                <ns13:t>TP + FP </ns13:t>
              </ns13:r>
            </ns13:den>
          </ns13:f>
        </ns13:oMath>
      </ns13:oMathPara>
    </w:p>
    <w:p ns2:paraId="074270BA" ns2:textId="53DCFA24" w:rsidR="00EF1C7F" w:rsidRPr="00D333AA" w:rsidRDefault="005C135A" w:rsidP="00075B58">
      <w:pPr>
        <w:pStyle w:val="Caption"/>
        <w:keepNext/>
        <w:jc w:val="center"/>
      </w:pPr>
      <w:bookmarkStart w:id="88" w:name="_Toc242911189"/>
      <w:r w:rsidRPr="00D333AA">
        <w:t xml:space="preserve">Equation </w:t>
      </w:r>
      <w:r w:rsidRPr="00D333AA">
        <w:fldChar w:fldCharType="begin"/>
      </w:r>
      <w:r w:rsidRPr="00D333AA">
        <w:instrText>STYLEREF 1 \s</w:instrText>
      </w:r>
      <w:r w:rsidRPr="00D333AA">
        <w:fldChar w:fldCharType="separate"/>
      </w:r>
      <w:r w:rsidR="005004F5" w:rsidRPr="00D333AA">
        <w:rPr>
          <w:noProof/>
        </w:rPr>
        <w:t>3</w:t>
      </w:r>
      <w:r w:rsidRPr="00D333AA">
        <w:fldChar w:fldCharType="end"/>
      </w:r>
      <w:r w:rsidR="005004F5" w:rsidRPr="00D333AA">
        <w:noBreakHyphen/>
      </w:r>
      <w:r w:rsidRPr="00D333AA">
        <w:fldChar w:fldCharType="begin"/>
      </w:r>
      <w:r w:rsidRPr="00D333AA">
        <w:instrText>SEQ Equation \* ARABIC \s 1</w:instrText>
      </w:r>
      <w:r w:rsidRPr="00D333AA">
        <w:fldChar w:fldCharType="separate"/>
      </w:r>
      <w:r w:rsidR="0049033D">
        <w:rPr>
          <w:noProof/>
        </w:rPr>
        <w:t>8</w:t>
      </w:r>
      <w:r w:rsidRPr="00D333AA">
        <w:fldChar w:fldCharType="end"/>
      </w:r>
      <w:r w:rsidR="004C1A81" w:rsidRPr="00D333AA">
        <w:t xml:space="preserve"> Precision Formula</w:t>
      </w:r>
      <w:bookmarkEnd w:id="88"/>
    </w:p>
    <w:p ns2:paraId="630712B9" ns2:textId="67F7DC8F" w:rsidR="02505BD6" w:rsidRPr="00D333AA" w:rsidRDefault="02505BD6" w:rsidP="02505BD6">
      <w:pPr>
        <w:spacing w:after="240"/>
        <w:rPr>
          <w:i/>
          <w:iCs/>
          <w:szCs w:val="26"/>
          <w:lang w:val="en-PH"/>
        </w:rPr>
      </w:pPr>
      <w:r w:rsidRPr="00D333AA">
        <w:rPr>
          <w:i/>
          <w:iCs/>
          <w:szCs w:val="26"/>
          <w:lang w:val="en-PH"/>
        </w:rPr>
        <w:t>Recall</w:t>
      </w:r>
    </w:p>
    <w:p ns2:paraId="5A3F282E" ns2:textId="416701C1" w:rsidR="02505BD6" w:rsidRPr="00D333AA" w:rsidRDefault="00966335" w:rsidP="02505BD6">
      <w:pPr>
        <w:spacing w:after="240"/>
        <w:rPr>
          <w:lang w:val="en-PH"/>
        </w:rPr>
      </w:pPr>
      <w:r>
        <w:rPr>
          <w:szCs w:val="26"/>
          <w:lang w:val="en-PH"/>
        </w:rPr>
        <w:t>Recall, also known as sensitivity, measures the system's ability to identify all actual instances of poor driver performance. High recall helps ensure that safety or service risks are not missed. The formula is shown in Equation 3-9.</w:t>
      </w:r>
    </w:p>
    <w:p ns2:paraId="36D691AB" ns2:textId="77777777" w:rsidR="006A3F4A" w:rsidRPr="00D333AA" w:rsidRDefault="006A3F4A" w:rsidP="00075B58">
      <w:pPr>
        <w:spacing w:after="240"/>
        <w:ind w:firstLine="0"/>
        <w:rPr>
          <w:lang w:val="en-PH"/>
        </w:rPr>
      </w:pPr>
    </w:p>
    <w:p ns2:paraId="11764474" ns2:textId="4BBB0424" w:rsidR="179D4876" w:rsidRPr="00D333AA" w:rsidRDefault="00570392" w:rsidP="005C135A">
      <w:pPr>
        <w:spacing w:after="240"/>
        <w:rPr>
          <w:rFonts w:ascii="Cambria Math" w:hAnsi="Cambria Math"/>
          <w:sz w:val="24"/>
        </w:rPr>
      </w:pPr>
      <ns13:oMathPara>
        <ns13:oMath>
          <ns13:r>
            <w:rPr>
              <w:rFonts w:ascii="Cambria Math" w:hAnsi="Cambria Math"/>
              <w:sz w:val="24"/>
            </w:rPr>
            <ns13:t> Recall= </ns13:t>
          </ns13:r>
          <ns13:f>
            <ns13:fPr>
              <ns13:ctrlPr>
                <w:rPr>
                  <w:rFonts w:ascii="Cambria Math" w:hAnsi="Cambria Math"/>
                  <w:sz w:val="24"/>
                </w:rPr>
              </ns13:ctrlPr>
            </ns13:fPr>
            <ns13:num>
              <ns13:r>
                <w:rPr>
                  <w:rFonts w:ascii="Cambria Math" w:hAnsi="Cambria Math"/>
                  <w:sz w:val="24"/>
                </w:rPr>
                <ns13:t>TP</ns13:t>
              </ns13:r>
            </ns13:num>
            <ns13:den>
              <ns13:r>
                <w:rPr>
                  <w:rFonts w:ascii="Cambria Math" w:hAnsi="Cambria Math"/>
                  <w:sz w:val="24"/>
                </w:rPr>
                <ns13:t>TP + FN</ns13:t>
              </ns13:r>
            </ns13:den>
          </ns13:f>
        </ns13:oMath>
      </ns13:oMathPara>
    </w:p>
    <w:p ns2:paraId="520C762C" ns2:textId="4BBB0424" w:rsidR="00457A14" w:rsidRPr="00D333AA" w:rsidRDefault="005C135A" w:rsidP="00D333AA">
      <w:pPr>
        <w:pStyle w:val="Caption"/>
        <w:keepNext/>
        <w:jc w:val="center"/>
      </w:pPr>
      <w:bookmarkStart w:id="89" w:name="_Toc242911190"/>
      <w:r w:rsidRPr="00D333AA">
        <w:lastRenderedPageBreak/>
        <w:t xml:space="preserve">Equation </w:t>
      </w:r>
      <w:r w:rsidRPr="00D333AA">
        <w:fldChar w:fldCharType="begin"/>
      </w:r>
      <w:r w:rsidRPr="00D333AA">
        <w:instrText>STYLEREF 1 \s</w:instrText>
      </w:r>
      <w:r w:rsidRPr="00D333AA">
        <w:fldChar w:fldCharType="separate"/>
      </w:r>
      <w:r w:rsidR="005004F5" w:rsidRPr="00D333AA">
        <w:rPr>
          <w:noProof/>
        </w:rPr>
        <w:t>3</w:t>
      </w:r>
      <w:r w:rsidRPr="00D333AA">
        <w:fldChar w:fldCharType="end"/>
      </w:r>
      <w:r w:rsidR="005004F5" w:rsidRPr="00D333AA">
        <w:noBreakHyphen/>
      </w:r>
      <w:r w:rsidRPr="00D333AA">
        <w:fldChar w:fldCharType="begin"/>
      </w:r>
      <w:r w:rsidRPr="00D333AA">
        <w:instrText>SEQ Equation \* ARABIC \s 1</w:instrText>
      </w:r>
      <w:r w:rsidRPr="00D333AA">
        <w:fldChar w:fldCharType="separate"/>
      </w:r>
      <w:r w:rsidR="0049033D">
        <w:rPr>
          <w:noProof/>
        </w:rPr>
        <w:t>9</w:t>
      </w:r>
      <w:r w:rsidRPr="00D333AA">
        <w:fldChar w:fldCharType="end"/>
      </w:r>
      <w:r w:rsidR="004C1A81" w:rsidRPr="00D333AA">
        <w:t xml:space="preserve"> Recall Formula</w:t>
      </w:r>
      <w:bookmarkEnd w:id="89"/>
    </w:p>
    <w:p ns2:paraId="73EF65AF" ns2:textId="47527BF1" w:rsidR="00CC0A74" w:rsidRPr="00D333AA" w:rsidRDefault="3FFB854F" w:rsidP="3FFB854F">
      <w:pPr>
        <w:spacing w:after="240"/>
        <w:rPr>
          <w:i/>
          <w:szCs w:val="26"/>
          <w:lang w:val="en-PH"/>
        </w:rPr>
      </w:pPr>
      <w:r w:rsidRPr="00D333AA">
        <w:rPr>
          <w:i/>
          <w:szCs w:val="26"/>
          <w:lang w:val="en-PH"/>
        </w:rPr>
        <w:t>F1-Score</w:t>
      </w:r>
    </w:p>
    <w:p ns2:paraId="0F71DDF3" ns2:textId="508C4412" w:rsidR="00CC0A74" w:rsidRPr="00D333AA" w:rsidRDefault="00966335" w:rsidP="3FFB854F">
      <w:pPr>
        <w:spacing w:after="240"/>
        <w:rPr>
          <w:lang w:val="en-PH"/>
        </w:rPr>
      </w:pPr>
      <w:r>
        <w:rPr>
          <w:lang w:val="en-PH"/>
        </w:rPr>
        <w:t>The F1-score is the harmonic mean of precision and recall and provides a balanced assessment of classification performance for imbalanced datasets. The formula is shown in Equation 3-10.</w:t>
      </w:r>
    </w:p>
    <w:p ns2:paraId="7F12919F" ns2:textId="391C583D" w:rsidR="00CC0A74" w:rsidRPr="00D333AA" w:rsidRDefault="00C50DB0" w:rsidP="54814940">
      <w:pPr>
        <w:spacing w:after="240"/>
        <w:ind w:firstLine="0"/>
        <w:jc w:val="center"/>
        <w:rPr>
          <w:rFonts w:ascii="Cambria Math" w:hAnsi="Cambria Math"/>
          <w:sz w:val="24"/>
        </w:rPr>
      </w:pPr>
      <ns13:oMathPara>
        <ns13:oMath>
          <ns13:sSub>
            <ns13:sSubPr>
              <ns13:ctrlPr>
                <w:rPr>
                  <w:rFonts w:ascii="Cambria Math" w:hAnsi="Cambria Math"/>
                  <w:sz w:val="24"/>
                </w:rPr>
              </ns13:ctrlPr>
            </ns13:sSubPr>
            <ns13:e>
              <ns13:r>
                <w:rPr>
                  <w:rFonts w:ascii="Cambria Math" w:hAnsi="Cambria Math"/>
                  <w:sz w:val="24"/>
                </w:rPr>
                <ns13:t>F</ns13:t>
              </ns13:r>
            </ns13:e>
            <ns13:sub>
              <ns13:r>
                <w:rPr>
                  <w:rFonts w:ascii="Cambria Math" w:hAnsi="Cambria Math"/>
                  <w:sz w:val="24"/>
                </w:rPr>
                <ns13:t>1</ns13:t>
              </ns13:r>
            </ns13:sub>
          </ns13:sSub>
          <ns13:r>
            <w:rPr>
              <w:rFonts w:ascii="Cambria Math" w:hAnsi="Cambria Math"/>
              <w:sz w:val="24"/>
            </w:rPr>
            <ns13:t>= 2</ns13:t>
          </ns13:r>
          <ns13:f>
            <ns13:fPr>
              <ns13:ctrlPr>
                <w:rPr>
                  <w:rFonts w:ascii="Cambria Math" w:hAnsi="Cambria Math"/>
                  <w:sz w:val="24"/>
                </w:rPr>
              </ns13:ctrlPr>
            </ns13:fPr>
            <ns13:num>
              <ns13:r>
                <w:rPr>
                  <w:rFonts w:ascii="Cambria Math" w:hAnsi="Cambria Math"/>
                  <w:sz w:val="24"/>
                </w:rPr>
                <ns13:t>precision ⋅ recall</ns13:t>
              </ns13:r>
            </ns13:num>
            <ns13:den>
              <ns13:r>
                <w:rPr>
                  <w:rFonts w:ascii="Cambria Math" w:hAnsi="Cambria Math"/>
                  <w:sz w:val="24"/>
                </w:rPr>
                <ns13:t>precision + recall</ns13:t>
              </ns13:r>
            </ns13:den>
          </ns13:f>
        </ns13:oMath>
      </ns13:oMathPara>
    </w:p>
    <w:p ns2:paraId="7E459723" ns2:textId="16AF25DC" w:rsidR="00457A14" w:rsidRPr="00D333AA" w:rsidRDefault="005C135A" w:rsidP="54814940">
      <w:pPr>
        <w:spacing w:after="240"/>
        <w:ind w:firstLine="0"/>
        <w:jc w:val="center"/>
        <w:rPr>
          <w:b/>
        </w:rPr>
      </w:pPr>
      <w:bookmarkStart w:id="90" w:name="_Toc242911191"/>
      <w:r w:rsidRPr="00D333AA">
        <w:rPr>
          <w:b/>
        </w:rPr>
        <w:t xml:space="preserve">Equation </w:t>
      </w:r>
      <w:r w:rsidR="005004F5" w:rsidRPr="00D333AA">
        <w:rPr>
          <w:b/>
        </w:rPr>
        <w:fldChar w:fldCharType="begin"/>
      </w:r>
      <w:r w:rsidR="005004F5" w:rsidRPr="00D333AA">
        <w:rPr>
          <w:b/>
        </w:rPr>
        <w:instrText xml:space="preserve"> STYLEREF 1 \s </w:instrText>
      </w:r>
      <w:r w:rsidR="005004F5" w:rsidRPr="00D333AA">
        <w:rPr>
          <w:b/>
        </w:rPr>
        <w:fldChar w:fldCharType="separate"/>
      </w:r>
      <w:r w:rsidR="005004F5" w:rsidRPr="00D333AA">
        <w:rPr>
          <w:b/>
          <w:noProof/>
        </w:rPr>
        <w:t>3</w:t>
      </w:r>
      <w:r w:rsidR="005004F5" w:rsidRPr="00D333AA">
        <w:rPr>
          <w:b/>
        </w:rPr>
        <w:fldChar w:fldCharType="end"/>
      </w:r>
      <w:r w:rsidR="005004F5" w:rsidRPr="00D333AA">
        <w:rPr>
          <w:b/>
        </w:rPr>
        <w:noBreakHyphen/>
      </w:r>
      <w:r w:rsidR="005004F5" w:rsidRPr="00D333AA">
        <w:rPr>
          <w:b/>
        </w:rPr>
        <w:fldChar w:fldCharType="begin"/>
      </w:r>
      <w:r w:rsidR="005004F5" w:rsidRPr="00D333AA">
        <w:rPr>
          <w:b/>
        </w:rPr>
        <w:instrText xml:space="preserve"> SEQ Equation \* ARABIC \s 1 </w:instrText>
      </w:r>
      <w:r w:rsidR="005004F5" w:rsidRPr="00D333AA">
        <w:rPr>
          <w:b/>
        </w:rPr>
        <w:fldChar w:fldCharType="separate"/>
      </w:r>
      <w:r w:rsidR="0049033D">
        <w:rPr>
          <w:b/>
          <w:noProof/>
        </w:rPr>
        <w:t>10</w:t>
      </w:r>
      <w:r w:rsidR="005004F5" w:rsidRPr="00D333AA">
        <w:rPr>
          <w:b/>
        </w:rPr>
        <w:fldChar w:fldCharType="end"/>
      </w:r>
      <w:r w:rsidR="001C753A" w:rsidRPr="00D333AA">
        <w:rPr>
          <w:b/>
        </w:rPr>
        <w:t xml:space="preserve"> F1-Score </w:t>
      </w:r>
      <w:r w:rsidR="004C1A81" w:rsidRPr="00D333AA">
        <w:rPr>
          <w:b/>
        </w:rPr>
        <w:t>Formula</w:t>
      </w:r>
      <w:bookmarkEnd w:id="90"/>
    </w:p>
    <w:p ns2:paraId="41CE2060" ns2:textId="77777777" w:rsidR="00457A14" w:rsidRPr="00D333AA" w:rsidRDefault="00625CD7" w:rsidP="00065787">
      <w:pPr>
        <w:ind w:firstLine="0"/>
        <w:rPr>
          <w:bCs/>
          <w:szCs w:val="26"/>
          <w:lang w:val="en-PH"/>
        </w:rPr>
      </w:pPr>
      <w:r w:rsidRPr="00D333AA">
        <w:rPr>
          <w:bCs/>
          <w:szCs w:val="26"/>
          <w:lang w:val="en-PH"/>
        </w:rPr>
        <w:t>7. Deployment and Inference</w:t>
      </w:r>
    </w:p>
    <w:p ns2:paraId="01105C6B" ns2:textId="77777777" w:rsidR="00457A14" w:rsidRPr="00D333AA" w:rsidRDefault="005C2DE5" w:rsidP="00065787">
      <w:pPr>
        <w:ind w:firstLine="720"/>
      </w:pPr>
      <w:r w:rsidRPr="00D333AA">
        <w:t>After the models are trained and evaluated, their results are made available through Flask API endpoints. The driver classification endpoint returns the classification assigned to a specific driver. The vehicle prediction endpoints return the estimated maintenance risk, extracted vehicle metrics, training status, and forecast information for an individual vehicle or the complete fleet. The route clustering endpoint returns route clusters, demand summaries, assigned vehicles, and operational recommendations.</w:t>
      </w:r>
    </w:p>
    <w:p ns2:paraId="490D72AC" ns2:textId="5C02E518" w:rsidR="005F6918" w:rsidRPr="00D333AA" w:rsidRDefault="005C2DE5" w:rsidP="00065787">
      <w:pPr>
        <w:ind w:firstLine="720"/>
      </w:pPr>
      <w:r w:rsidRPr="00D333AA">
        <w:lastRenderedPageBreak/>
        <w:t>The Flutter frontend requests these results through the Python backend and presents them in the Analytics and Dashboard modules. Admin and Staff users can view driver classifications, vehicle maintenance forecasts, route demand profiles, and related operational reports. These machine learning outputs are intended to support decision-making and fleet planning, while the underlying operational records remain managed through the normal system modules.</w:t>
      </w:r>
    </w:p>
    <w:p ns2:paraId="0C0B944B" ns2:textId="321925E7" w:rsidR="00012538" w:rsidRPr="00D333AA" w:rsidRDefault="00012538" w:rsidP="008B5BE8">
      <w:pPr>
        <w:pStyle w:val="Heading3"/>
        <w:numPr>
          <w:ilvl w:val="2"/>
          <w:numId w:val="2"/>
        </w:numPr>
        <w:rPr>
          <w:szCs w:val="26"/>
        </w:rPr>
      </w:pPr>
      <w:bookmarkStart w:id="91" w:name="_Toc242911170"/>
      <w:r w:rsidRPr="00D333AA">
        <w:rPr>
          <w:szCs w:val="26"/>
        </w:rPr>
        <w:t>Software Requirements Specifications</w:t>
      </w:r>
      <w:bookmarkEnd w:id="79"/>
      <w:bookmarkEnd w:id="80"/>
      <w:bookmarkEnd w:id="91"/>
    </w:p>
    <w:p ns2:paraId="09C4BEF8" ns2:textId="196EC2F0" w:rsidR="00457A14" w:rsidRPr="00D333AA" w:rsidRDefault="00F80EEC" w:rsidP="00457A14">
      <w:pPr>
        <w:rPr>
          <w:szCs w:val="26"/>
        </w:rPr>
      </w:pPr>
      <w:r>
        <w:rPr>
          <w:szCs w:val="26"/>
        </w:rPr>
        <w:t>Figure 3-10 presents the Use Case Diagram and summarizes how the Admin and Staff roles interact with the major Shervice modules. The Software Requirements Specifications section then defines the detailed functional and non-functional requirements that the platform must fulfill to support GT Lantin’s business processes and comply with quality, usability, and reliability standards</w:t>
      </w:r>
      <w:r w:rsidR="00012538" w:rsidRPr="00D333AA">
        <w:rPr>
          <w:szCs w:val="26"/>
        </w:rPr>
        <w:t>.</w:t>
      </w:r>
      <w:bookmarkStart w:id="92" w:name="_Toc225273717"/>
      <w:bookmarkStart w:id="93" w:name="_Toc225776160"/>
    </w:p>
    <w:p ns2:paraId="7076909D" ns2:textId="69A21321" w:rsidR="00012538" w:rsidRPr="00D333AA" w:rsidRDefault="00012538" w:rsidP="00012538">
      <w:pPr>
        <w:pStyle w:val="Heading4"/>
        <w:numPr>
          <w:ilvl w:val="0"/>
          <w:numId w:val="0"/>
        </w:numPr>
        <w:rPr>
          <w:b/>
          <w:szCs w:val="26"/>
        </w:rPr>
      </w:pPr>
      <w:r w:rsidRPr="00D333AA">
        <w:rPr>
          <w:b/>
          <w:szCs w:val="26"/>
        </w:rPr>
        <w:t>Functional Requirements</w:t>
      </w:r>
      <w:bookmarkEnd w:id="92"/>
      <w:bookmarkEnd w:id="93"/>
    </w:p>
    <w:p ns2:paraId="5BA36735" ns2:textId="01A0037B" w:rsidR="00192E50" w:rsidRPr="00D333AA" w:rsidRDefault="067C6F43" w:rsidP="006933CE">
      <w:pPr>
        <w:spacing w:after="240"/>
      </w:pPr>
      <w:r w:rsidRPr="00D333AA">
        <w:t>The functional requirements describe the specific capabilities that Shervice was designed to deliver. The platform supports two primary user roles, Administrators and staff, each with distinct role-based functionalities.</w:t>
      </w:r>
    </w:p>
    <w:p ns2:paraId="2D431E9A" ns2:textId="01A0037B" w:rsidR="00FF5D12" w:rsidRPr="00D333AA" w:rsidRDefault="00FF5D12" w:rsidP="00D81017">
      <w:pPr>
        <w:pStyle w:val="Caption"/>
        <w:keepNext/>
        <w:spacing w:before="120" w:after="60" w:line="240" w:lineRule="auto"/>
        <w:ind w:firstLine="0"/>
        <w:jc w:val="center"/>
      </w:pPr>
      <w:bookmarkStart w:id="94" w:name="_Toc227624380"/>
      <w:bookmarkStart w:id="95" w:name="_Toc229068827"/>
      <w:bookmarkStart w:id="96" w:name="_Toc242911192"/>
      <w:r w:rsidRPr="00D333AA">
        <w:lastRenderedPageBreak/>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1</w:t>
      </w:r>
      <w:r w:rsidRPr="00D333AA">
        <w:fldChar w:fldCharType="end"/>
      </w:r>
      <w:r w:rsidRPr="00D333AA">
        <w:t xml:space="preserve"> Functional Requirements</w:t>
      </w:r>
      <w:bookmarkEnd w:id="94"/>
      <w:bookmarkEnd w:id="95"/>
      <w:bookmarkEnd w:id="96"/>
    </w:p>
    <w:tbl>
      <w:tblPr>
        <w:tblStyle w:val="TableGrid"/>
        <w:tblW w:w="0" w:type="auto"/>
        <w:tblBorders>
          <w:left w:val="none" w:sz="0" w:space="0" w:color="auto"/>
          <w:right w:val="none" w:sz="0" w:space="0" w:color="auto"/>
        </w:tblBorders>
        <w:tblLook w:val="04A0" w:firstRow="1" w:lastRow="0" w:firstColumn="1" w:lastColumn="0" w:noHBand="0" w:noVBand="1"/>
      </w:tblPr>
      <w:tblGrid>
        <w:gridCol w:w="2405"/>
        <w:gridCol w:w="2693"/>
        <w:gridCol w:w="3532"/>
      </w:tblGrid>
      <w:tr w:rsidR="00012538" w:rsidRPr="002A4716" ns2:paraId="62CFDED3" ns2:textId="77777777" w:rsidTr="007B2E24">
        <w:trPr>
          <w:tblHeader/>
        </w:trPr>
        <w:tc>
          <w:tcPr>
            <w:tcW w:w="2405" w:type="dxa"/>
            <w:tcBorders>
              <w:bottom w:val="single" w:sz="4" w:space="0" w:color="auto"/>
            </w:tcBorders>
            <w:vAlign w:val="center"/>
          </w:tcPr>
          <w:p ns2:paraId="7ACA04F2" ns2:textId="77777777" w:rsidR="00012538" w:rsidRPr="002A4716" w:rsidRDefault="00012538" w:rsidP="0045781E">
            <w:pPr>
              <w:spacing w:before="0" w:line="240" w:lineRule="auto"/>
              <w:ind w:firstLine="0"/>
              <w:rPr>
                <w:sz w:val="20"/>
                <w:szCs w:val="26"/>
              </w:rPr>
            </w:pPr>
            <w:r w:rsidRPr="002A4716">
              <w:rPr>
                <w:rStyle w:val="Strong"/>
                <w:color w:val="1F1F1F"/>
                <w:sz w:val="20"/>
                <w:szCs w:val="26"/>
                <w:bdr w:val="none" w:sz="0" w:space="0" w:color="auto" w:frame="1"/>
              </w:rPr>
              <w:t>Category</w:t>
            </w:r>
          </w:p>
        </w:tc>
        <w:tc>
          <w:tcPr>
            <w:tcW w:w="2693" w:type="dxa"/>
            <w:tcBorders>
              <w:bottom w:val="single" w:sz="4" w:space="0" w:color="auto"/>
            </w:tcBorders>
            <w:vAlign w:val="center"/>
          </w:tcPr>
          <w:p ns2:paraId="332CB246" ns2:textId="77777777" w:rsidR="00012538" w:rsidRPr="002A4716" w:rsidRDefault="00012538" w:rsidP="0045781E">
            <w:pPr>
              <w:spacing w:before="0" w:line="240" w:lineRule="auto"/>
              <w:ind w:firstLine="0"/>
              <w:rPr>
                <w:sz w:val="20"/>
                <w:szCs w:val="26"/>
              </w:rPr>
            </w:pPr>
            <w:r w:rsidRPr="002A4716">
              <w:rPr>
                <w:rStyle w:val="Strong"/>
                <w:color w:val="1F1F1F"/>
                <w:sz w:val="20"/>
                <w:szCs w:val="26"/>
                <w:bdr w:val="none" w:sz="0" w:space="0" w:color="auto" w:frame="1"/>
              </w:rPr>
              <w:t>Feature</w:t>
            </w:r>
          </w:p>
        </w:tc>
        <w:tc>
          <w:tcPr>
            <w:tcW w:w="3532" w:type="dxa"/>
            <w:tcBorders>
              <w:bottom w:val="single" w:sz="4" w:space="0" w:color="auto"/>
            </w:tcBorders>
            <w:vAlign w:val="center"/>
          </w:tcPr>
          <w:p ns2:paraId="54BFF2BB" ns2:textId="77777777" w:rsidR="00012538" w:rsidRPr="002A4716" w:rsidRDefault="00012538" w:rsidP="0045781E">
            <w:pPr>
              <w:spacing w:before="0" w:line="240" w:lineRule="auto"/>
              <w:ind w:firstLine="0"/>
              <w:rPr>
                <w:sz w:val="20"/>
                <w:szCs w:val="26"/>
              </w:rPr>
            </w:pPr>
            <w:r w:rsidRPr="002A4716">
              <w:rPr>
                <w:rStyle w:val="Strong"/>
                <w:color w:val="1F1F1F"/>
                <w:sz w:val="20"/>
                <w:szCs w:val="26"/>
                <w:bdr w:val="none" w:sz="0" w:space="0" w:color="auto" w:frame="1"/>
              </w:rPr>
              <w:t>Description</w:t>
            </w:r>
          </w:p>
        </w:tc>
      </w:tr>
      <w:tr w:rsidR="00012538" w:rsidRPr="002A4716" ns2:paraId="58731A08" ns2:textId="77777777" w:rsidTr="007B2E24">
        <w:tc>
          <w:tcPr>
            <w:tcW w:w="2405" w:type="dxa"/>
            <w:tcBorders>
              <w:top w:val="nil"/>
              <w:bottom w:val="nil"/>
            </w:tcBorders>
            <w:vAlign w:val="center"/>
          </w:tcPr>
          <w:p ns2:paraId="5BA43E42" ns2:textId="77777777" w:rsidR="00012538" w:rsidRPr="002A4716" w:rsidRDefault="00012538" w:rsidP="0045781E">
            <w:pPr>
              <w:spacing w:before="0" w:line="240" w:lineRule="auto"/>
              <w:ind w:firstLine="0"/>
              <w:rPr>
                <w:sz w:val="20"/>
                <w:szCs w:val="18"/>
              </w:rPr>
            </w:pPr>
            <w:r w:rsidRPr="002A4716">
              <w:rPr>
                <w:color w:val="1F1F1F"/>
                <w:sz w:val="20"/>
                <w:szCs w:val="18"/>
                <w:bdr w:val="none" w:sz="0" w:space="0" w:color="auto" w:frame="1"/>
              </w:rPr>
              <w:t>System Access</w:t>
            </w:r>
          </w:p>
        </w:tc>
        <w:tc>
          <w:tcPr>
            <w:tcW w:w="2693" w:type="dxa"/>
            <w:tcBorders>
              <w:top w:val="nil"/>
              <w:bottom w:val="nil"/>
            </w:tcBorders>
            <w:vAlign w:val="center"/>
          </w:tcPr>
          <w:p ns2:paraId="46F5629C" ns2:textId="77777777" w:rsidR="00012538" w:rsidRPr="002A4716" w:rsidRDefault="00012538" w:rsidP="0045781E">
            <w:pPr>
              <w:spacing w:before="0" w:line="240" w:lineRule="auto"/>
              <w:ind w:firstLine="0"/>
              <w:rPr>
                <w:sz w:val="20"/>
                <w:szCs w:val="18"/>
              </w:rPr>
            </w:pPr>
            <w:r w:rsidRPr="002A4716">
              <w:rPr>
                <w:color w:val="1F1F1F"/>
                <w:sz w:val="20"/>
                <w:szCs w:val="18"/>
                <w:bdr w:val="none" w:sz="0" w:space="0" w:color="auto" w:frame="1"/>
              </w:rPr>
              <w:t>Role-Based Authentication</w:t>
            </w:r>
          </w:p>
        </w:tc>
        <w:tc>
          <w:tcPr>
            <w:tcW w:w="3532" w:type="dxa"/>
            <w:tcBorders>
              <w:top w:val="nil"/>
              <w:bottom w:val="nil"/>
              <w:right w:val="nil"/>
            </w:tcBorders>
            <w:vAlign w:val="center"/>
          </w:tcPr>
          <w:p ns2:paraId="4ED4E572" ns2:textId="24945159" w:rsidR="00012538" w:rsidRPr="002A4716" w:rsidRDefault="00012538" w:rsidP="0045781E">
            <w:pPr>
              <w:spacing w:before="0" w:line="240" w:lineRule="auto"/>
              <w:ind w:firstLine="0"/>
              <w:rPr>
                <w:sz w:val="20"/>
                <w:szCs w:val="18"/>
              </w:rPr>
            </w:pPr>
            <w:commentRangeStart w:id="97"/>
            <w:r w:rsidRPr="002A4716">
              <w:rPr>
                <w:rStyle w:val="citation-300"/>
                <w:color w:val="1F1F1F"/>
                <w:sz w:val="20"/>
                <w:szCs w:val="18"/>
                <w:bdr w:val="none" w:sz="0" w:space="0" w:color="auto" w:frame="1"/>
              </w:rPr>
              <w:t>Authenticates users and automatically redirects them to the Admin</w:t>
            </w:r>
            <w:r w:rsidR="105EFE95" w:rsidRPr="002A4716">
              <w:rPr>
                <w:rStyle w:val="citation-300"/>
                <w:color w:val="1F1F1F"/>
                <w:sz w:val="20"/>
                <w:szCs w:val="18"/>
              </w:rPr>
              <w:t xml:space="preserve"> and</w:t>
            </w:r>
            <w:r w:rsidRPr="002A4716">
              <w:rPr>
                <w:rStyle w:val="citation-300"/>
                <w:color w:val="1F1F1F"/>
                <w:sz w:val="20"/>
                <w:szCs w:val="18"/>
              </w:rPr>
              <w:t xml:space="preserve"> Staff portal based on secure credentials</w:t>
            </w:r>
            <w:r w:rsidRPr="002A4716">
              <w:rPr>
                <w:color w:val="1F1F1F"/>
                <w:sz w:val="20"/>
                <w:szCs w:val="18"/>
              </w:rPr>
              <w:t>.</w:t>
            </w:r>
            <w:commentRangeEnd w:id="97"/>
            <w:r w:rsidR="00D81017" w:rsidRPr="002A4716">
              <w:rPr>
                <w:rStyle w:val="CommentReference"/>
                <w:sz w:val="20"/>
                <w:szCs w:val="18"/>
              </w:rPr>
              <w:commentReference w:id="97"/>
            </w:r>
          </w:p>
        </w:tc>
      </w:tr>
      <w:tr w:rsidR="00012538" w:rsidRPr="002A4716" ns2:paraId="42C5F723" ns2:textId="77777777" w:rsidTr="007B2E24">
        <w:tc>
          <w:tcPr>
            <w:tcW w:w="2405" w:type="dxa"/>
            <w:tcBorders>
              <w:top w:val="nil"/>
              <w:bottom w:val="nil"/>
            </w:tcBorders>
            <w:vAlign w:val="center"/>
          </w:tcPr>
          <w:p ns2:paraId="52BA9A05" ns2:textId="77777777" w:rsidR="00012538" w:rsidRPr="002A4716" w:rsidRDefault="00012538" w:rsidP="0045781E">
            <w:pPr>
              <w:spacing w:before="0" w:line="240" w:lineRule="auto"/>
              <w:ind w:firstLine="0"/>
              <w:rPr>
                <w:sz w:val="20"/>
                <w:szCs w:val="18"/>
              </w:rPr>
            </w:pPr>
            <w:r w:rsidRPr="002A4716">
              <w:rPr>
                <w:color w:val="1F1F1F"/>
                <w:sz w:val="20"/>
                <w:szCs w:val="18"/>
                <w:bdr w:val="none" w:sz="0" w:space="0" w:color="auto" w:frame="1"/>
              </w:rPr>
              <w:t>Driver Features</w:t>
            </w:r>
          </w:p>
        </w:tc>
        <w:tc>
          <w:tcPr>
            <w:tcW w:w="2693" w:type="dxa"/>
            <w:tcBorders>
              <w:top w:val="nil"/>
              <w:bottom w:val="nil"/>
            </w:tcBorders>
            <w:vAlign w:val="center"/>
          </w:tcPr>
          <w:p ns2:paraId="5BB387FC" ns2:textId="77777777" w:rsidR="00012538" w:rsidRPr="002A4716" w:rsidRDefault="00012538" w:rsidP="0045781E">
            <w:pPr>
              <w:spacing w:before="0" w:line="240" w:lineRule="auto"/>
              <w:ind w:firstLine="0"/>
              <w:rPr>
                <w:sz w:val="20"/>
                <w:szCs w:val="18"/>
              </w:rPr>
            </w:pPr>
            <w:r w:rsidRPr="002A4716">
              <w:rPr>
                <w:color w:val="1F1F1F"/>
                <w:sz w:val="20"/>
                <w:szCs w:val="18"/>
                <w:bdr w:val="none" w:sz="0" w:space="0" w:color="auto" w:frame="1"/>
              </w:rPr>
              <w:t>Attendance Logging</w:t>
            </w:r>
          </w:p>
        </w:tc>
        <w:tc>
          <w:tcPr>
            <w:tcW w:w="3532" w:type="dxa"/>
            <w:tcBorders>
              <w:top w:val="nil"/>
              <w:bottom w:val="nil"/>
              <w:right w:val="nil"/>
            </w:tcBorders>
            <w:vAlign w:val="center"/>
          </w:tcPr>
          <w:p ns2:paraId="1174A40B" ns2:textId="77777777" w:rsidR="00012538" w:rsidRPr="002A4716" w:rsidRDefault="00012538" w:rsidP="0045781E">
            <w:pPr>
              <w:spacing w:before="0" w:line="240" w:lineRule="auto"/>
              <w:ind w:firstLine="0"/>
              <w:rPr>
                <w:sz w:val="20"/>
                <w:szCs w:val="18"/>
              </w:rPr>
            </w:pPr>
            <w:r w:rsidRPr="002A4716">
              <w:rPr>
                <w:rStyle w:val="citation-299"/>
                <w:color w:val="1F1F1F"/>
                <w:sz w:val="20"/>
                <w:szCs w:val="18"/>
                <w:bdr w:val="none" w:sz="0" w:space="0" w:color="auto" w:frame="1"/>
              </w:rPr>
              <w:t>Records exact time-in and time-out for daily shifts via a mobile-responsive interface for punctuality tracking</w:t>
            </w:r>
            <w:r w:rsidRPr="002A4716">
              <w:rPr>
                <w:color w:val="1F1F1F"/>
                <w:sz w:val="20"/>
                <w:szCs w:val="18"/>
                <w:bdr w:val="none" w:sz="0" w:space="0" w:color="auto" w:frame="1"/>
              </w:rPr>
              <w:t>.</w:t>
            </w:r>
          </w:p>
        </w:tc>
      </w:tr>
      <w:tr w:rsidR="00012538" w:rsidRPr="002A4716" ns2:paraId="61236428" ns2:textId="77777777" w:rsidTr="007B2E24">
        <w:tc>
          <w:tcPr>
            <w:tcW w:w="2405" w:type="dxa"/>
            <w:tcBorders>
              <w:top w:val="nil"/>
              <w:bottom w:val="nil"/>
            </w:tcBorders>
            <w:vAlign w:val="center"/>
          </w:tcPr>
          <w:p ns2:paraId="3FA6DBF2" ns2:textId="77777777" w:rsidR="00012538" w:rsidRPr="002A4716" w:rsidRDefault="00012538" w:rsidP="0045781E">
            <w:pPr>
              <w:spacing w:before="0" w:line="240" w:lineRule="auto"/>
              <w:ind w:firstLine="0"/>
              <w:rPr>
                <w:sz w:val="20"/>
                <w:szCs w:val="18"/>
              </w:rPr>
            </w:pPr>
          </w:p>
        </w:tc>
        <w:tc>
          <w:tcPr>
            <w:tcW w:w="2693" w:type="dxa"/>
            <w:tcBorders>
              <w:top w:val="nil"/>
              <w:bottom w:val="nil"/>
            </w:tcBorders>
            <w:vAlign w:val="center"/>
          </w:tcPr>
          <w:p ns2:paraId="7F50B1C5" ns2:textId="77777777" w:rsidR="00012538" w:rsidRPr="002A4716" w:rsidRDefault="00012538" w:rsidP="0045781E">
            <w:pPr>
              <w:spacing w:before="0" w:line="240" w:lineRule="auto"/>
              <w:ind w:firstLine="0"/>
              <w:rPr>
                <w:sz w:val="20"/>
                <w:szCs w:val="18"/>
              </w:rPr>
            </w:pPr>
            <w:r w:rsidRPr="002A4716">
              <w:rPr>
                <w:color w:val="1F1F1F"/>
                <w:sz w:val="20"/>
                <w:szCs w:val="18"/>
                <w:bdr w:val="none" w:sz="0" w:space="0" w:color="auto" w:frame="1"/>
              </w:rPr>
              <w:t>Trip Logging</w:t>
            </w:r>
          </w:p>
        </w:tc>
        <w:tc>
          <w:tcPr>
            <w:tcW w:w="3532" w:type="dxa"/>
            <w:tcBorders>
              <w:top w:val="nil"/>
              <w:bottom w:val="nil"/>
              <w:right w:val="nil"/>
            </w:tcBorders>
            <w:vAlign w:val="center"/>
          </w:tcPr>
          <w:p ns2:paraId="55C0D11F" ns2:textId="77777777" w:rsidR="00012538" w:rsidRPr="002A4716" w:rsidRDefault="00012538" w:rsidP="0045781E">
            <w:pPr>
              <w:spacing w:before="0" w:line="240" w:lineRule="auto"/>
              <w:ind w:firstLine="0"/>
              <w:rPr>
                <w:sz w:val="20"/>
                <w:szCs w:val="18"/>
              </w:rPr>
            </w:pPr>
            <w:r w:rsidRPr="002A4716">
              <w:rPr>
                <w:rStyle w:val="citation-298"/>
                <w:color w:val="1F1F1F"/>
                <w:sz w:val="20"/>
                <w:szCs w:val="18"/>
                <w:bdr w:val="none" w:sz="0" w:space="0" w:color="auto" w:frame="1"/>
              </w:rPr>
              <w:t>Inputs trip details, including departure and arrival times, to update the operational database in real-time</w:t>
            </w:r>
            <w:r w:rsidRPr="002A4716">
              <w:rPr>
                <w:color w:val="1F1F1F"/>
                <w:sz w:val="20"/>
                <w:szCs w:val="18"/>
                <w:bdr w:val="none" w:sz="0" w:space="0" w:color="auto" w:frame="1"/>
              </w:rPr>
              <w:t>.</w:t>
            </w:r>
          </w:p>
        </w:tc>
      </w:tr>
      <w:tr w:rsidR="00012538" w:rsidRPr="002A4716" ns2:paraId="7064D8CF" ns2:textId="77777777" w:rsidTr="007B2E24">
        <w:tc>
          <w:tcPr>
            <w:tcW w:w="2405" w:type="dxa"/>
            <w:tcBorders>
              <w:top w:val="nil"/>
              <w:bottom w:val="nil"/>
            </w:tcBorders>
            <w:vAlign w:val="center"/>
          </w:tcPr>
          <w:p ns2:paraId="25C640D4" ns2:textId="77777777" w:rsidR="00012538" w:rsidRPr="002A4716" w:rsidRDefault="00012538" w:rsidP="0045781E">
            <w:pPr>
              <w:spacing w:before="0" w:line="240" w:lineRule="auto"/>
              <w:ind w:firstLine="0"/>
              <w:rPr>
                <w:sz w:val="20"/>
                <w:szCs w:val="18"/>
              </w:rPr>
            </w:pPr>
          </w:p>
        </w:tc>
        <w:tc>
          <w:tcPr>
            <w:tcW w:w="2693" w:type="dxa"/>
            <w:tcBorders>
              <w:top w:val="nil"/>
              <w:bottom w:val="nil"/>
            </w:tcBorders>
            <w:vAlign w:val="center"/>
          </w:tcPr>
          <w:p ns2:paraId="41B1C6E1" ns2:textId="77777777" w:rsidR="00012538" w:rsidRPr="002A4716" w:rsidRDefault="00012538" w:rsidP="0045781E">
            <w:pPr>
              <w:spacing w:before="0" w:line="240" w:lineRule="auto"/>
              <w:ind w:firstLine="0"/>
              <w:rPr>
                <w:sz w:val="20"/>
                <w:szCs w:val="18"/>
              </w:rPr>
            </w:pPr>
            <w:r w:rsidRPr="002A4716">
              <w:rPr>
                <w:color w:val="1F1F1F"/>
                <w:sz w:val="20"/>
                <w:szCs w:val="18"/>
                <w:bdr w:val="none" w:sz="0" w:space="0" w:color="auto" w:frame="1"/>
              </w:rPr>
              <w:t>Vehicle Reporting</w:t>
            </w:r>
          </w:p>
        </w:tc>
        <w:tc>
          <w:tcPr>
            <w:tcW w:w="3532" w:type="dxa"/>
            <w:tcBorders>
              <w:top w:val="nil"/>
              <w:bottom w:val="nil"/>
              <w:right w:val="nil"/>
            </w:tcBorders>
            <w:vAlign w:val="center"/>
          </w:tcPr>
          <w:p ns2:paraId="5C27729D" ns2:textId="77777777" w:rsidR="00012538" w:rsidRPr="002A4716" w:rsidRDefault="00012538" w:rsidP="0045781E">
            <w:pPr>
              <w:spacing w:before="0" w:line="240" w:lineRule="auto"/>
              <w:ind w:firstLine="0"/>
              <w:rPr>
                <w:sz w:val="20"/>
                <w:szCs w:val="18"/>
              </w:rPr>
            </w:pPr>
            <w:r w:rsidRPr="002A4716">
              <w:rPr>
                <w:rStyle w:val="citation-297"/>
                <w:color w:val="1F1F1F"/>
                <w:sz w:val="20"/>
                <w:szCs w:val="18"/>
                <w:bdr w:val="none" w:sz="0" w:space="0" w:color="auto" w:frame="1"/>
              </w:rPr>
              <w:t>Submits reports on the mechanical condition and health of assigned shuttle units directly from the field</w:t>
            </w:r>
            <w:r w:rsidRPr="002A4716">
              <w:rPr>
                <w:color w:val="1F1F1F"/>
                <w:sz w:val="20"/>
                <w:szCs w:val="18"/>
                <w:bdr w:val="none" w:sz="0" w:space="0" w:color="auto" w:frame="1"/>
              </w:rPr>
              <w:t>.</w:t>
            </w:r>
          </w:p>
        </w:tc>
      </w:tr>
      <w:tr w:rsidR="00012538" w:rsidRPr="002A4716" ns2:paraId="0D1A8A36" ns2:textId="77777777" w:rsidTr="007B2E24">
        <w:tc>
          <w:tcPr>
            <w:tcW w:w="2405" w:type="dxa"/>
            <w:tcBorders>
              <w:top w:val="nil"/>
              <w:bottom w:val="nil"/>
            </w:tcBorders>
            <w:vAlign w:val="center"/>
          </w:tcPr>
          <w:p ns2:paraId="67DE6CFD" ns2:textId="77777777" w:rsidR="00012538" w:rsidRPr="002A4716" w:rsidRDefault="00012538" w:rsidP="0045781E">
            <w:pPr>
              <w:spacing w:before="0" w:line="240" w:lineRule="auto"/>
              <w:ind w:firstLine="0"/>
              <w:rPr>
                <w:sz w:val="20"/>
                <w:szCs w:val="18"/>
              </w:rPr>
            </w:pPr>
            <w:r w:rsidRPr="002A4716">
              <w:rPr>
                <w:color w:val="1F1F1F"/>
                <w:sz w:val="20"/>
                <w:szCs w:val="18"/>
                <w:bdr w:val="none" w:sz="0" w:space="0" w:color="auto" w:frame="1"/>
              </w:rPr>
              <w:t>Admin &amp; Staff Features</w:t>
            </w:r>
          </w:p>
        </w:tc>
        <w:tc>
          <w:tcPr>
            <w:tcW w:w="2693" w:type="dxa"/>
            <w:tcBorders>
              <w:top w:val="nil"/>
              <w:bottom w:val="nil"/>
            </w:tcBorders>
            <w:vAlign w:val="center"/>
          </w:tcPr>
          <w:p ns2:paraId="5B082669" ns2:textId="77777777" w:rsidR="00012538" w:rsidRPr="002A4716" w:rsidRDefault="00012538" w:rsidP="0045781E">
            <w:pPr>
              <w:spacing w:before="0" w:line="240" w:lineRule="auto"/>
              <w:ind w:firstLine="0"/>
              <w:rPr>
                <w:sz w:val="20"/>
                <w:szCs w:val="18"/>
              </w:rPr>
            </w:pPr>
            <w:r w:rsidRPr="002A4716">
              <w:rPr>
                <w:color w:val="1F1F1F"/>
                <w:sz w:val="20"/>
                <w:szCs w:val="18"/>
                <w:bdr w:val="none" w:sz="0" w:space="0" w:color="auto" w:frame="1"/>
              </w:rPr>
              <w:t>Analytics Dashboard</w:t>
            </w:r>
          </w:p>
        </w:tc>
        <w:tc>
          <w:tcPr>
            <w:tcW w:w="3532" w:type="dxa"/>
            <w:tcBorders>
              <w:top w:val="nil"/>
              <w:bottom w:val="nil"/>
              <w:right w:val="nil"/>
            </w:tcBorders>
            <w:vAlign w:val="center"/>
          </w:tcPr>
          <w:p ns2:paraId="62B677B0" ns2:textId="2FB4B0BB" w:rsidR="00012538" w:rsidRPr="002A4716" w:rsidRDefault="00012538" w:rsidP="0045781E">
            <w:pPr>
              <w:spacing w:before="0" w:line="240" w:lineRule="auto"/>
              <w:ind w:firstLine="0"/>
              <w:rPr>
                <w:sz w:val="20"/>
                <w:szCs w:val="18"/>
              </w:rPr>
            </w:pPr>
            <w:r w:rsidRPr="002A4716">
              <w:rPr>
                <w:rStyle w:val="citation-296"/>
                <w:color w:val="1F1F1F"/>
                <w:sz w:val="20"/>
                <w:szCs w:val="18"/>
                <w:bdr w:val="none" w:sz="0" w:space="0" w:color="auto" w:frame="1"/>
              </w:rPr>
              <w:t xml:space="preserve">Provides a real-time overview of fleet utilization, attendance patterns, and KPIs via interactive </w:t>
            </w:r>
            <w:r w:rsidR="00734E98" w:rsidRPr="002A4716">
              <w:rPr>
                <w:rStyle w:val="citation-296"/>
                <w:color w:val="1F1F1F"/>
                <w:sz w:val="20"/>
                <w:szCs w:val="18"/>
                <w:bdr w:val="none" w:sz="0" w:space="0" w:color="auto" w:frame="1"/>
              </w:rPr>
              <w:t>Flutter</w:t>
            </w:r>
            <w:r w:rsidRPr="002A4716">
              <w:rPr>
                <w:rStyle w:val="citation-296"/>
                <w:color w:val="1F1F1F"/>
                <w:sz w:val="20"/>
                <w:szCs w:val="18"/>
                <w:bdr w:val="none" w:sz="0" w:space="0" w:color="auto" w:frame="1"/>
              </w:rPr>
              <w:t>-based charts</w:t>
            </w:r>
            <w:r w:rsidRPr="002A4716">
              <w:rPr>
                <w:color w:val="1F1F1F"/>
                <w:sz w:val="20"/>
                <w:szCs w:val="18"/>
                <w:bdr w:val="none" w:sz="0" w:space="0" w:color="auto" w:frame="1"/>
              </w:rPr>
              <w:t>.</w:t>
            </w:r>
          </w:p>
        </w:tc>
      </w:tr>
      <w:tr w:rsidR="00012538" w:rsidRPr="002A4716" ns2:paraId="03FA51B3" ns2:textId="77777777" w:rsidTr="007B2E24">
        <w:tc>
          <w:tcPr>
            <w:tcW w:w="2405" w:type="dxa"/>
            <w:tcBorders>
              <w:top w:val="nil"/>
              <w:bottom w:val="nil"/>
            </w:tcBorders>
            <w:vAlign w:val="center"/>
          </w:tcPr>
          <w:p ns2:paraId="4E34E2FA" ns2:textId="77777777" w:rsidR="00012538" w:rsidRPr="002A4716" w:rsidRDefault="00012538" w:rsidP="0045781E">
            <w:pPr>
              <w:spacing w:before="0" w:line="240" w:lineRule="auto"/>
              <w:ind w:firstLine="0"/>
              <w:rPr>
                <w:sz w:val="20"/>
                <w:szCs w:val="18"/>
              </w:rPr>
            </w:pPr>
          </w:p>
        </w:tc>
        <w:tc>
          <w:tcPr>
            <w:tcW w:w="2693" w:type="dxa"/>
            <w:tcBorders>
              <w:top w:val="nil"/>
              <w:bottom w:val="nil"/>
            </w:tcBorders>
            <w:vAlign w:val="center"/>
          </w:tcPr>
          <w:p ns2:paraId="5DF474D9" ns2:textId="77777777" w:rsidR="00012538" w:rsidRPr="002A4716" w:rsidRDefault="00012538" w:rsidP="0045781E">
            <w:pPr>
              <w:spacing w:before="0" w:line="240" w:lineRule="auto"/>
              <w:ind w:firstLine="0"/>
              <w:rPr>
                <w:sz w:val="20"/>
                <w:szCs w:val="18"/>
              </w:rPr>
            </w:pPr>
            <w:r w:rsidRPr="002A4716">
              <w:rPr>
                <w:color w:val="1F1F1F"/>
                <w:sz w:val="20"/>
                <w:szCs w:val="18"/>
                <w:bdr w:val="none" w:sz="0" w:space="0" w:color="auto" w:frame="1"/>
              </w:rPr>
              <w:t>Records Management</w:t>
            </w:r>
          </w:p>
        </w:tc>
        <w:tc>
          <w:tcPr>
            <w:tcW w:w="3532" w:type="dxa"/>
            <w:tcBorders>
              <w:top w:val="nil"/>
              <w:bottom w:val="nil"/>
              <w:right w:val="nil"/>
            </w:tcBorders>
            <w:vAlign w:val="center"/>
          </w:tcPr>
          <w:p ns2:paraId="0633957B" ns2:textId="77777777" w:rsidR="00012538" w:rsidRPr="002A4716" w:rsidRDefault="00012538" w:rsidP="0045781E">
            <w:pPr>
              <w:spacing w:before="0" w:line="240" w:lineRule="auto"/>
              <w:ind w:firstLine="0"/>
              <w:rPr>
                <w:sz w:val="20"/>
                <w:szCs w:val="18"/>
              </w:rPr>
            </w:pPr>
            <w:r w:rsidRPr="002A4716">
              <w:rPr>
                <w:rStyle w:val="citation-295"/>
                <w:color w:val="1F1F1F"/>
                <w:sz w:val="20"/>
                <w:szCs w:val="18"/>
                <w:bdr w:val="none" w:sz="0" w:space="0" w:color="auto" w:frame="1"/>
              </w:rPr>
              <w:t>Allows for the creation and management of comprehensive digital profiles for all drivers, staff, and vehicle units</w:t>
            </w:r>
            <w:r w:rsidRPr="002A4716">
              <w:rPr>
                <w:color w:val="1F1F1F"/>
                <w:sz w:val="20"/>
                <w:szCs w:val="18"/>
                <w:bdr w:val="none" w:sz="0" w:space="0" w:color="auto" w:frame="1"/>
              </w:rPr>
              <w:t>.</w:t>
            </w:r>
          </w:p>
        </w:tc>
      </w:tr>
      <w:tr w:rsidR="00012538" w:rsidRPr="002A4716" ns2:paraId="682DD7C1" ns2:textId="77777777" w:rsidTr="007B2E24">
        <w:tc>
          <w:tcPr>
            <w:tcW w:w="2405" w:type="dxa"/>
            <w:tcBorders>
              <w:top w:val="nil"/>
              <w:bottom w:val="nil"/>
            </w:tcBorders>
            <w:vAlign w:val="center"/>
          </w:tcPr>
          <w:p ns2:paraId="351CF47A" ns2:textId="77777777" w:rsidR="00012538" w:rsidRPr="002A4716" w:rsidRDefault="00012538" w:rsidP="0045781E">
            <w:pPr>
              <w:spacing w:before="0" w:line="240" w:lineRule="auto"/>
              <w:ind w:firstLine="0"/>
              <w:rPr>
                <w:sz w:val="20"/>
                <w:szCs w:val="18"/>
              </w:rPr>
            </w:pPr>
          </w:p>
        </w:tc>
        <w:tc>
          <w:tcPr>
            <w:tcW w:w="2693" w:type="dxa"/>
            <w:tcBorders>
              <w:top w:val="nil"/>
              <w:bottom w:val="nil"/>
            </w:tcBorders>
            <w:vAlign w:val="center"/>
          </w:tcPr>
          <w:p ns2:paraId="32DBCBDB" ns2:textId="77777777" w:rsidR="00012538" w:rsidRPr="002A4716" w:rsidRDefault="00012538" w:rsidP="0045781E">
            <w:pPr>
              <w:spacing w:before="0" w:line="240" w:lineRule="auto"/>
              <w:ind w:firstLine="0"/>
              <w:rPr>
                <w:sz w:val="20"/>
                <w:szCs w:val="18"/>
              </w:rPr>
            </w:pPr>
            <w:r w:rsidRPr="002A4716">
              <w:rPr>
                <w:color w:val="1F1F1F"/>
                <w:sz w:val="20"/>
                <w:szCs w:val="18"/>
                <w:bdr w:val="none" w:sz="0" w:space="0" w:color="auto" w:frame="1"/>
              </w:rPr>
              <w:t>Maintenance Tracking</w:t>
            </w:r>
          </w:p>
        </w:tc>
        <w:tc>
          <w:tcPr>
            <w:tcW w:w="3532" w:type="dxa"/>
            <w:tcBorders>
              <w:top w:val="nil"/>
              <w:bottom w:val="nil"/>
            </w:tcBorders>
            <w:vAlign w:val="center"/>
          </w:tcPr>
          <w:p ns2:paraId="35285ABD" ns2:textId="77777777" w:rsidR="00012538" w:rsidRPr="002A4716" w:rsidRDefault="00012538" w:rsidP="0045781E">
            <w:pPr>
              <w:spacing w:before="0" w:line="240" w:lineRule="auto"/>
              <w:ind w:firstLine="0"/>
              <w:rPr>
                <w:sz w:val="20"/>
                <w:szCs w:val="18"/>
              </w:rPr>
            </w:pPr>
            <w:r w:rsidRPr="002A4716">
              <w:rPr>
                <w:rStyle w:val="citation-294"/>
                <w:color w:val="1F1F1F"/>
                <w:sz w:val="20"/>
                <w:szCs w:val="18"/>
                <w:bdr w:val="none" w:sz="0" w:space="0" w:color="auto" w:frame="1"/>
              </w:rPr>
              <w:t>Monitors fleet health through manual service inputs and sends automated alerts for renewals or scheduled upkeep</w:t>
            </w:r>
            <w:r w:rsidRPr="002A4716">
              <w:rPr>
                <w:color w:val="1F1F1F"/>
                <w:sz w:val="20"/>
                <w:szCs w:val="18"/>
                <w:bdr w:val="none" w:sz="0" w:space="0" w:color="auto" w:frame="1"/>
              </w:rPr>
              <w:t>.</w:t>
            </w:r>
          </w:p>
        </w:tc>
      </w:tr>
      <w:tr w:rsidR="00012538" w:rsidRPr="002A4716" ns2:paraId="5DC0BDFD" ns2:textId="77777777" w:rsidTr="007B2E24">
        <w:tc>
          <w:tcPr>
            <w:tcW w:w="2405" w:type="dxa"/>
            <w:tcBorders>
              <w:top w:val="nil"/>
              <w:bottom w:val="nil"/>
            </w:tcBorders>
            <w:vAlign w:val="center"/>
          </w:tcPr>
          <w:p ns2:paraId="41BAF1D0" ns2:textId="77777777" w:rsidR="00012538" w:rsidRPr="002A4716" w:rsidRDefault="00012538" w:rsidP="0045781E">
            <w:pPr>
              <w:spacing w:before="0" w:line="240" w:lineRule="auto"/>
              <w:ind w:firstLine="0"/>
              <w:rPr>
                <w:sz w:val="20"/>
                <w:szCs w:val="18"/>
              </w:rPr>
            </w:pPr>
          </w:p>
        </w:tc>
        <w:tc>
          <w:tcPr>
            <w:tcW w:w="2693" w:type="dxa"/>
            <w:tcBorders>
              <w:top w:val="nil"/>
              <w:bottom w:val="nil"/>
            </w:tcBorders>
            <w:vAlign w:val="center"/>
          </w:tcPr>
          <w:p ns2:paraId="3BDB8537" ns2:textId="77777777" w:rsidR="00012538" w:rsidRPr="002A4716" w:rsidRDefault="00012538" w:rsidP="0045781E">
            <w:pPr>
              <w:spacing w:before="0" w:line="240" w:lineRule="auto"/>
              <w:ind w:firstLine="0"/>
              <w:rPr>
                <w:color w:val="1F1F1F"/>
                <w:sz w:val="20"/>
                <w:szCs w:val="18"/>
                <w:bdr w:val="none" w:sz="0" w:space="0" w:color="auto" w:frame="1"/>
              </w:rPr>
            </w:pPr>
            <w:r w:rsidRPr="002A4716">
              <w:rPr>
                <w:color w:val="1F1F1F"/>
                <w:sz w:val="20"/>
                <w:szCs w:val="18"/>
                <w:bdr w:val="none" w:sz="0" w:space="0" w:color="auto" w:frame="1"/>
              </w:rPr>
              <w:t>Predictive Forecasting</w:t>
            </w:r>
          </w:p>
        </w:tc>
        <w:tc>
          <w:tcPr>
            <w:tcW w:w="3532" w:type="dxa"/>
            <w:tcBorders>
              <w:top w:val="nil"/>
              <w:bottom w:val="nil"/>
            </w:tcBorders>
            <w:vAlign w:val="center"/>
          </w:tcPr>
          <w:p ns2:paraId="6F9261D9" ns2:textId="77777777" w:rsidR="00012538" w:rsidRPr="002A4716" w:rsidRDefault="00012538" w:rsidP="0045781E">
            <w:pPr>
              <w:spacing w:before="0" w:line="240" w:lineRule="auto"/>
              <w:ind w:firstLine="0"/>
              <w:rPr>
                <w:rStyle w:val="citation-294"/>
                <w:color w:val="1F1F1F"/>
                <w:sz w:val="20"/>
                <w:szCs w:val="18"/>
                <w:bdr w:val="none" w:sz="0" w:space="0" w:color="auto" w:frame="1"/>
              </w:rPr>
            </w:pPr>
            <w:r w:rsidRPr="002A4716">
              <w:rPr>
                <w:rStyle w:val="citation-293"/>
                <w:color w:val="1F1F1F"/>
                <w:sz w:val="20"/>
                <w:szCs w:val="18"/>
                <w:bdr w:val="none" w:sz="0" w:space="0" w:color="auto" w:frame="1"/>
              </w:rPr>
              <w:t>Employs machine learning models to forecast maintenance cycles and fuel consumption trends based on historical logs</w:t>
            </w:r>
            <w:r w:rsidRPr="002A4716">
              <w:rPr>
                <w:color w:val="1F1F1F"/>
                <w:sz w:val="20"/>
                <w:szCs w:val="18"/>
                <w:bdr w:val="none" w:sz="0" w:space="0" w:color="auto" w:frame="1"/>
              </w:rPr>
              <w:t>.</w:t>
            </w:r>
          </w:p>
        </w:tc>
      </w:tr>
      <w:tr w:rsidR="00012538" w:rsidRPr="002A4716" ns2:paraId="73C33965" ns2:textId="77777777" w:rsidTr="007B2E24">
        <w:tc>
          <w:tcPr>
            <w:tcW w:w="2405" w:type="dxa"/>
            <w:tcBorders>
              <w:top w:val="nil"/>
              <w:bottom w:val="nil"/>
            </w:tcBorders>
            <w:vAlign w:val="center"/>
          </w:tcPr>
          <w:p ns2:paraId="46456C00" ns2:textId="77777777" w:rsidR="00012538" w:rsidRPr="002A4716" w:rsidRDefault="00012538" w:rsidP="0045781E">
            <w:pPr>
              <w:spacing w:before="0" w:line="240" w:lineRule="auto"/>
              <w:ind w:firstLine="0"/>
              <w:rPr>
                <w:sz w:val="20"/>
                <w:szCs w:val="18"/>
              </w:rPr>
            </w:pPr>
          </w:p>
        </w:tc>
        <w:tc>
          <w:tcPr>
            <w:tcW w:w="2693" w:type="dxa"/>
            <w:tcBorders>
              <w:top w:val="nil"/>
              <w:bottom w:val="nil"/>
            </w:tcBorders>
            <w:vAlign w:val="center"/>
          </w:tcPr>
          <w:p ns2:paraId="704D14B6" ns2:textId="77777777" w:rsidR="00012538" w:rsidRPr="002A4716" w:rsidRDefault="00012538" w:rsidP="0045781E">
            <w:pPr>
              <w:spacing w:before="0" w:line="240" w:lineRule="auto"/>
              <w:ind w:firstLine="0"/>
              <w:rPr>
                <w:color w:val="1F1F1F"/>
                <w:sz w:val="20"/>
                <w:szCs w:val="18"/>
                <w:bdr w:val="none" w:sz="0" w:space="0" w:color="auto" w:frame="1"/>
              </w:rPr>
            </w:pPr>
            <w:r w:rsidRPr="002A4716">
              <w:rPr>
                <w:color w:val="1F1F1F"/>
                <w:sz w:val="20"/>
                <w:szCs w:val="18"/>
                <w:bdr w:val="none" w:sz="0" w:space="0" w:color="auto" w:frame="1"/>
              </w:rPr>
              <w:t>Real-time Notifications</w:t>
            </w:r>
          </w:p>
        </w:tc>
        <w:tc>
          <w:tcPr>
            <w:tcW w:w="3532" w:type="dxa"/>
            <w:tcBorders>
              <w:top w:val="nil"/>
              <w:bottom w:val="nil"/>
            </w:tcBorders>
            <w:vAlign w:val="center"/>
          </w:tcPr>
          <w:p ns2:paraId="58208CB7" ns2:textId="77777777" w:rsidR="00012538" w:rsidRPr="002A4716" w:rsidRDefault="00012538" w:rsidP="0045781E">
            <w:pPr>
              <w:spacing w:before="0" w:line="240" w:lineRule="auto"/>
              <w:ind w:firstLine="0"/>
              <w:rPr>
                <w:rStyle w:val="citation-294"/>
                <w:color w:val="1F1F1F"/>
                <w:sz w:val="20"/>
                <w:szCs w:val="18"/>
                <w:bdr w:val="none" w:sz="0" w:space="0" w:color="auto" w:frame="1"/>
              </w:rPr>
            </w:pPr>
            <w:r w:rsidRPr="002A4716">
              <w:rPr>
                <w:rStyle w:val="citation-292"/>
                <w:color w:val="1F1F1F"/>
                <w:sz w:val="20"/>
                <w:szCs w:val="18"/>
                <w:bdr w:val="none" w:sz="0" w:space="0" w:color="auto" w:frame="1"/>
              </w:rPr>
              <w:t>Sends immediate push alerts to the dashboard for new driver logs or urgent maintenance issues reported by operators</w:t>
            </w:r>
            <w:r w:rsidRPr="002A4716">
              <w:rPr>
                <w:color w:val="1F1F1F"/>
                <w:sz w:val="20"/>
                <w:szCs w:val="18"/>
                <w:bdr w:val="none" w:sz="0" w:space="0" w:color="auto" w:frame="1"/>
              </w:rPr>
              <w:t>.</w:t>
            </w:r>
          </w:p>
        </w:tc>
      </w:tr>
      <w:tr w:rsidR="00012538" w:rsidRPr="002A4716" ns2:paraId="1EC24314" ns2:textId="77777777" w:rsidTr="007B2E24">
        <w:tc>
          <w:tcPr>
            <w:tcW w:w="2405" w:type="dxa"/>
            <w:tcBorders>
              <w:top w:val="nil"/>
              <w:bottom w:val="nil"/>
            </w:tcBorders>
            <w:vAlign w:val="center"/>
          </w:tcPr>
          <w:p ns2:paraId="237DCDA1" ns2:textId="77777777" w:rsidR="00012538" w:rsidRPr="002A4716" w:rsidRDefault="00012538" w:rsidP="0045781E">
            <w:pPr>
              <w:spacing w:before="0" w:line="240" w:lineRule="auto"/>
              <w:ind w:firstLine="0"/>
              <w:rPr>
                <w:color w:val="1F1F1F"/>
                <w:sz w:val="20"/>
                <w:szCs w:val="18"/>
              </w:rPr>
            </w:pPr>
            <w:r w:rsidRPr="002A4716">
              <w:rPr>
                <w:color w:val="1F1F1F"/>
                <w:sz w:val="20"/>
                <w:szCs w:val="18"/>
                <w:bdr w:val="none" w:sz="0" w:space="0" w:color="auto" w:frame="1"/>
              </w:rPr>
              <w:t>Data &amp; Feedback</w:t>
            </w:r>
          </w:p>
        </w:tc>
        <w:tc>
          <w:tcPr>
            <w:tcW w:w="2693" w:type="dxa"/>
            <w:tcBorders>
              <w:top w:val="nil"/>
              <w:bottom w:val="nil"/>
            </w:tcBorders>
            <w:vAlign w:val="center"/>
          </w:tcPr>
          <w:p ns2:paraId="2C466FBB" ns2:textId="77777777" w:rsidR="00012538" w:rsidRPr="002A4716" w:rsidRDefault="00012538" w:rsidP="0045781E">
            <w:pPr>
              <w:spacing w:before="0" w:line="240" w:lineRule="auto"/>
              <w:ind w:firstLine="0"/>
              <w:rPr>
                <w:color w:val="1F1F1F"/>
                <w:sz w:val="20"/>
                <w:szCs w:val="18"/>
                <w:bdr w:val="none" w:sz="0" w:space="0" w:color="auto" w:frame="1"/>
              </w:rPr>
            </w:pPr>
            <w:r w:rsidRPr="002A4716">
              <w:rPr>
                <w:color w:val="1F1F1F"/>
                <w:sz w:val="20"/>
                <w:szCs w:val="18"/>
                <w:bdr w:val="none" w:sz="0" w:space="0" w:color="auto" w:frame="1"/>
              </w:rPr>
              <w:t>Evaluation Collection</w:t>
            </w:r>
          </w:p>
        </w:tc>
        <w:tc>
          <w:tcPr>
            <w:tcW w:w="3532" w:type="dxa"/>
            <w:tcBorders>
              <w:top w:val="nil"/>
              <w:bottom w:val="nil"/>
            </w:tcBorders>
            <w:vAlign w:val="center"/>
          </w:tcPr>
          <w:p ns2:paraId="25393566" ns2:textId="53558158" w:rsidR="00012538" w:rsidRPr="002A4716" w:rsidRDefault="00012538" w:rsidP="0045781E">
            <w:pPr>
              <w:spacing w:before="0" w:line="240" w:lineRule="auto"/>
              <w:ind w:firstLine="0"/>
              <w:rPr>
                <w:rStyle w:val="citation-294"/>
                <w:color w:val="1F1F1F"/>
                <w:sz w:val="20"/>
                <w:szCs w:val="18"/>
                <w:bdr w:val="none" w:sz="0" w:space="0" w:color="auto" w:frame="1"/>
              </w:rPr>
            </w:pPr>
            <w:r w:rsidRPr="002A4716">
              <w:rPr>
                <w:rStyle w:val="citation-291"/>
                <w:color w:val="1F1F1F"/>
                <w:sz w:val="20"/>
                <w:szCs w:val="18"/>
              </w:rPr>
              <w:t xml:space="preserve">Collects qualitative feedback </w:t>
            </w:r>
            <w:commentRangeStart w:id="98"/>
            <w:r w:rsidRPr="002A4716">
              <w:rPr>
                <w:rStyle w:val="citation-291"/>
                <w:color w:val="1F1F1F"/>
                <w:sz w:val="20"/>
                <w:szCs w:val="18"/>
              </w:rPr>
              <w:t>from staff and a</w:t>
            </w:r>
            <w:r w:rsidR="2842E791" w:rsidRPr="002A4716">
              <w:rPr>
                <w:rStyle w:val="citation-291"/>
                <w:color w:val="1F1F1F"/>
                <w:sz w:val="20"/>
                <w:szCs w:val="18"/>
              </w:rPr>
              <w:t>dmin evaluation, it is used</w:t>
            </w:r>
            <w:r w:rsidRPr="002A4716">
              <w:rPr>
                <w:rStyle w:val="citation-291"/>
                <w:color w:val="1F1F1F"/>
                <w:sz w:val="20"/>
                <w:szCs w:val="18"/>
              </w:rPr>
              <w:t xml:space="preserve"> to feed the driver performance analytics module</w:t>
            </w:r>
            <w:r w:rsidRPr="002A4716">
              <w:rPr>
                <w:color w:val="1F1F1F"/>
                <w:sz w:val="20"/>
                <w:szCs w:val="18"/>
              </w:rPr>
              <w:t>.</w:t>
            </w:r>
            <w:commentRangeEnd w:id="98"/>
            <w:r w:rsidR="00D81017" w:rsidRPr="002A4716">
              <w:rPr>
                <w:rStyle w:val="CommentReference"/>
                <w:color w:val="1F1F1F"/>
                <w:sz w:val="20"/>
                <w:szCs w:val="18"/>
                <w:bdr w:val="none" w:sz="0" w:space="0" w:color="auto" w:frame="1"/>
              </w:rPr>
              <w:commentReference w:id="98"/>
            </w:r>
          </w:p>
        </w:tc>
      </w:tr>
      <w:tr w:rsidR="0B90AE40" w:rsidRPr="002A4716" ns2:paraId="09CCD896" ns2:textId="77777777" w:rsidTr="00D81017">
        <w:trPr>
          <w:trHeight w:val="300"/>
        </w:trPr>
        <w:tc>
          <w:tcPr>
            <w:tcW w:w="2405" w:type="dxa"/>
            <w:tcBorders>
              <w:top w:val="nil"/>
              <w:bottom w:val="nil"/>
            </w:tcBorders>
            <w:vAlign w:val="center"/>
          </w:tcPr>
          <w:p ns2:paraId="792B9EA0" ns2:textId="4DD5153F" w:rsidR="0B90AE40" w:rsidRPr="002A4716" w:rsidRDefault="0B90AE40" w:rsidP="0045781E">
            <w:pPr>
              <w:spacing w:before="0" w:line="240" w:lineRule="auto"/>
              <w:ind w:firstLine="0"/>
              <w:rPr>
                <w:sz w:val="20"/>
                <w:szCs w:val="18"/>
              </w:rPr>
            </w:pPr>
          </w:p>
        </w:tc>
        <w:tc>
          <w:tcPr>
            <w:tcW w:w="2693" w:type="dxa"/>
            <w:tcBorders>
              <w:top w:val="nil"/>
              <w:bottom w:val="nil"/>
            </w:tcBorders>
            <w:vAlign w:val="center"/>
          </w:tcPr>
          <w:p ns2:paraId="139D2241" ns2:textId="6C5BB8AE" w:rsidR="0B90AE40" w:rsidRPr="002A4716" w:rsidRDefault="0B90AE40" w:rsidP="0045781E">
            <w:pPr>
              <w:spacing w:before="0" w:line="240" w:lineRule="auto"/>
              <w:ind w:firstLine="0"/>
              <w:rPr>
                <w:color w:val="1F1F1F"/>
                <w:sz w:val="20"/>
                <w:szCs w:val="18"/>
              </w:rPr>
            </w:pPr>
          </w:p>
        </w:tc>
        <w:tc>
          <w:tcPr>
            <w:tcW w:w="3532" w:type="dxa"/>
            <w:tcBorders>
              <w:top w:val="nil"/>
              <w:bottom w:val="nil"/>
            </w:tcBorders>
            <w:vAlign w:val="center"/>
          </w:tcPr>
          <w:p ns2:paraId="75AB7207" ns2:textId="3B8B3196" w:rsidR="0B90AE40" w:rsidRPr="002A4716" w:rsidRDefault="0B90AE40" w:rsidP="0045781E">
            <w:pPr>
              <w:spacing w:before="0" w:line="240" w:lineRule="auto"/>
              <w:ind w:firstLine="0"/>
              <w:rPr>
                <w:rStyle w:val="citation-294"/>
                <w:color w:val="1F1F1F"/>
                <w:sz w:val="20"/>
                <w:szCs w:val="18"/>
              </w:rPr>
            </w:pPr>
          </w:p>
        </w:tc>
      </w:tr>
      <w:tr w:rsidR="00012538" w:rsidRPr="002A4716" ns2:paraId="0328840A" ns2:textId="77777777" w:rsidTr="00D81017">
        <w:tc>
          <w:tcPr>
            <w:tcW w:w="2405" w:type="dxa"/>
            <w:tcBorders>
              <w:top w:val="nil"/>
              <w:bottom w:val="single" w:sz="4" w:space="0" w:color="auto"/>
            </w:tcBorders>
            <w:vAlign w:val="center"/>
          </w:tcPr>
          <w:p ns2:paraId="1D941283" ns2:textId="31444472" w:rsidR="00012538" w:rsidRPr="002A4716" w:rsidRDefault="00012538" w:rsidP="0045781E">
            <w:pPr>
              <w:spacing w:before="0" w:line="240" w:lineRule="auto"/>
              <w:ind w:firstLine="0"/>
              <w:rPr>
                <w:sz w:val="20"/>
                <w:szCs w:val="18"/>
              </w:rPr>
            </w:pPr>
          </w:p>
        </w:tc>
        <w:tc>
          <w:tcPr>
            <w:tcW w:w="2693" w:type="dxa"/>
            <w:tcBorders>
              <w:top w:val="nil"/>
              <w:bottom w:val="single" w:sz="4" w:space="0" w:color="auto"/>
            </w:tcBorders>
            <w:vAlign w:val="center"/>
          </w:tcPr>
          <w:p ns2:paraId="20BB4EA7" ns2:textId="65532B9A" w:rsidR="00012538" w:rsidRPr="002A4716" w:rsidRDefault="0B90AE40" w:rsidP="0045781E">
            <w:pPr>
              <w:spacing w:before="0" w:line="240" w:lineRule="auto"/>
              <w:ind w:firstLine="0"/>
              <w:rPr>
                <w:sz w:val="20"/>
                <w:szCs w:val="18"/>
              </w:rPr>
            </w:pPr>
            <w:r w:rsidRPr="002A4716">
              <w:rPr>
                <w:sz w:val="20"/>
                <w:szCs w:val="18"/>
              </w:rPr>
              <w:t>Schedule Transmission and Confirmation</w:t>
            </w:r>
          </w:p>
          <w:p ns2:paraId="5496E090" ns2:textId="22A16CB1" w:rsidR="00012538" w:rsidRPr="002A4716" w:rsidRDefault="00012538" w:rsidP="0045781E">
            <w:pPr>
              <w:spacing w:before="0" w:line="240" w:lineRule="auto"/>
              <w:ind w:firstLine="0"/>
              <w:rPr>
                <w:color w:val="1F1F1F"/>
                <w:sz w:val="20"/>
                <w:szCs w:val="18"/>
                <w:bdr w:val="none" w:sz="0" w:space="0" w:color="auto" w:frame="1"/>
              </w:rPr>
            </w:pPr>
          </w:p>
        </w:tc>
        <w:tc>
          <w:tcPr>
            <w:tcW w:w="3532" w:type="dxa"/>
            <w:tcBorders>
              <w:top w:val="nil"/>
              <w:bottom w:val="single" w:sz="4" w:space="0" w:color="auto"/>
            </w:tcBorders>
            <w:vAlign w:val="center"/>
          </w:tcPr>
          <w:p ns2:paraId="4185C50D" ns2:textId="16E35C76" w:rsidR="00012538" w:rsidRPr="002A4716" w:rsidRDefault="0B90AE40" w:rsidP="0045781E">
            <w:pPr>
              <w:spacing w:before="0" w:line="240" w:lineRule="auto"/>
              <w:ind w:firstLine="0"/>
              <w:rPr>
                <w:sz w:val="20"/>
                <w:szCs w:val="18"/>
              </w:rPr>
            </w:pPr>
            <w:r w:rsidRPr="002A4716">
              <w:rPr>
                <w:sz w:val="20"/>
                <w:szCs w:val="18"/>
              </w:rPr>
              <w:t>Transmits detailed daily shift schedules to the platform and tracks digital receipt confirmations to ensure logistical alignment with the transport provider.</w:t>
            </w:r>
          </w:p>
          <w:p ns2:paraId="3B31DE43" ns2:textId="4889B23C" w:rsidR="00012538" w:rsidRPr="002A4716" w:rsidRDefault="00012538" w:rsidP="0045781E">
            <w:pPr>
              <w:spacing w:before="0" w:line="240" w:lineRule="auto"/>
              <w:ind w:firstLine="0"/>
              <w:rPr>
                <w:rStyle w:val="citation-294"/>
                <w:color w:val="1F1F1F"/>
                <w:sz w:val="20"/>
                <w:szCs w:val="18"/>
                <w:bdr w:val="none" w:sz="0" w:space="0" w:color="auto" w:frame="1"/>
              </w:rPr>
            </w:pPr>
          </w:p>
        </w:tc>
      </w:tr>
    </w:tbl>
    <w:p ns2:paraId="03B24E79" ns2:textId="77777777" w:rsidR="00062A1C" w:rsidRPr="00D333AA" w:rsidRDefault="00062A1C" w:rsidP="00B41420">
      <w:pPr>
        <w:pStyle w:val="Heading4"/>
        <w:numPr>
          <w:ilvl w:val="0"/>
          <w:numId w:val="0"/>
        </w:numPr>
        <w:rPr>
          <w:b/>
          <w:szCs w:val="26"/>
        </w:rPr>
      </w:pPr>
      <w:bookmarkStart w:id="99" w:name="_Toc225273718"/>
      <w:bookmarkStart w:id="100" w:name="_Toc225776161"/>
    </w:p>
    <w:p ns2:paraId="0AD3A0B4" ns2:textId="1E5D7DDD" w:rsidR="00012538" w:rsidRPr="00D333AA" w:rsidRDefault="7F2F302D" w:rsidP="00B41420">
      <w:pPr>
        <w:pStyle w:val="Heading4"/>
        <w:numPr>
          <w:ilvl w:val="0"/>
          <w:numId w:val="0"/>
        </w:numPr>
        <w:rPr>
          <w:b/>
          <w:szCs w:val="26"/>
        </w:rPr>
      </w:pPr>
      <w:r w:rsidRPr="00D333AA">
        <w:rPr>
          <w:b/>
          <w:szCs w:val="26"/>
        </w:rPr>
        <w:t>Non-Functional Requirements</w:t>
      </w:r>
      <w:r w:rsidR="009B38FB" w:rsidRPr="00D333AA">
        <w:rPr>
          <w:b/>
          <w:szCs w:val="26"/>
        </w:rPr>
        <w:t xml:space="preserve"> </w:t>
      </w:r>
      <w:bookmarkEnd w:id="99"/>
      <w:bookmarkEnd w:id="100"/>
    </w:p>
    <w:p ns2:paraId="4E93E14E" ns2:textId="77777777" w:rsidR="00FA400D" w:rsidRPr="00D333AA" w:rsidRDefault="004C268E" w:rsidP="00B41420">
      <w:r w:rsidRPr="00D333AA">
        <w:lastRenderedPageBreak/>
        <w:t xml:space="preserve">The non-functional requirements define the performance standards, security measures, and analytical benchmarks necessary to ensure the proposed system functions reliably within GT Lantin’s high-frequency operational environment. These benchmarks are established to satisfy the Product Quality Model defined by ISO/IEC 25010. </w:t>
      </w:r>
    </w:p>
    <w:p ns2:paraId="5A5A8413" ns2:textId="1806556B" w:rsidR="00006E72" w:rsidRPr="00D333AA" w:rsidRDefault="0000086E" w:rsidP="00B41420">
      <w:r w:rsidRPr="00D333AA">
        <w:t>T</w:t>
      </w:r>
      <w:r w:rsidR="00A250E1" w:rsidRPr="00D333AA">
        <w:t xml:space="preserve">he proposed system should </w:t>
      </w:r>
      <w:r w:rsidR="00CB093F" w:rsidRPr="00D333AA">
        <w:t>meet performance standards</w:t>
      </w:r>
      <w:r w:rsidR="7AA7176D" w:rsidRPr="00D333AA">
        <w:t>,</w:t>
      </w:r>
      <w:r w:rsidR="00CB093F" w:rsidRPr="00D333AA">
        <w:t xml:space="preserve"> the proposed system must deliver a seamless, high-speed user experience by eliminating latency and ensuring near-instantaneous load times. The architecture will utilize a fluid, responsive design that adapts dynamically to diverse hardware, providing full functionality and optimized layouts for both mobile devices and high-resolution desktops.</w:t>
      </w:r>
    </w:p>
    <w:p ns2:paraId="1D0039A4" ns2:textId="2E25066D" w:rsidR="006860FB" w:rsidRPr="00D333AA" w:rsidRDefault="004E78C8" w:rsidP="00B41420">
      <w:r w:rsidRPr="00D333AA">
        <w:t>Regarding security, the system will implement a robust Role-Based Access Control (RBAC) framework. This feature ensures that every user or stakeholder is assigned specific permissions tailored to their unique responsibilities, maintaining strict data integrity and organizational accountability.</w:t>
      </w:r>
    </w:p>
    <w:p ns2:paraId="487BAF21" ns2:textId="3DD21C48" w:rsidR="004C0C48" w:rsidRPr="00D333AA" w:rsidRDefault="00F62C7A" w:rsidP="00B41420">
      <w:r w:rsidRPr="00D333AA">
        <w:t xml:space="preserve">In terms of </w:t>
      </w:r>
      <w:r w:rsidR="00335571" w:rsidRPr="00D333AA">
        <w:t xml:space="preserve">the </w:t>
      </w:r>
      <w:r w:rsidRPr="00D333AA">
        <w:t>Analytical Benchmark</w:t>
      </w:r>
      <w:r w:rsidR="00907782" w:rsidRPr="00D333AA">
        <w:t xml:space="preserve">, the </w:t>
      </w:r>
      <w:r w:rsidR="002411D4" w:rsidRPr="00D333AA">
        <w:t xml:space="preserve">proposed system </w:t>
      </w:r>
      <w:r w:rsidR="00335571" w:rsidRPr="00D333AA">
        <w:t>will utilize a diverse array of advanced</w:t>
      </w:r>
      <w:r w:rsidR="002411D4" w:rsidRPr="00D333AA">
        <w:t xml:space="preserve"> </w:t>
      </w:r>
      <w:r w:rsidR="007C7033" w:rsidRPr="00D333AA">
        <w:t xml:space="preserve">analytical visualizations </w:t>
      </w:r>
      <w:r w:rsidR="00335571" w:rsidRPr="00D333AA">
        <w:t>to generate highly</w:t>
      </w:r>
      <w:r w:rsidR="007C7033" w:rsidRPr="00D333AA">
        <w:t xml:space="preserve"> accurate and </w:t>
      </w:r>
      <w:r w:rsidR="00B71C1C" w:rsidRPr="00D333AA">
        <w:t>precise reports</w:t>
      </w:r>
      <w:r w:rsidR="00335571" w:rsidRPr="00D333AA">
        <w:t xml:space="preserve">. These visual tools, ranging from dynamic charts to interactive </w:t>
      </w:r>
      <w:r w:rsidR="00335571" w:rsidRPr="00D333AA">
        <w:lastRenderedPageBreak/>
        <w:t>dashboards, are designed to reveal</w:t>
      </w:r>
      <w:r w:rsidR="00B71C1C" w:rsidRPr="00D333AA">
        <w:t xml:space="preserve"> </w:t>
      </w:r>
      <w:r w:rsidR="003F6717" w:rsidRPr="00D333AA">
        <w:t>actual</w:t>
      </w:r>
      <w:r w:rsidR="00335571" w:rsidRPr="00D333AA">
        <w:t>, real-time</w:t>
      </w:r>
      <w:r w:rsidR="003F6717" w:rsidRPr="00D333AA">
        <w:t xml:space="preserve"> insights into </w:t>
      </w:r>
      <w:r w:rsidR="005967C5" w:rsidRPr="00D333AA">
        <w:t xml:space="preserve">the </w:t>
      </w:r>
      <w:r w:rsidR="00335571" w:rsidRPr="00D333AA">
        <w:t xml:space="preserve">overall </w:t>
      </w:r>
      <w:r w:rsidR="005967C5" w:rsidRPr="00D333AA">
        <w:t>performance of the system.</w:t>
      </w:r>
      <w:r w:rsidR="00335571" w:rsidRPr="00D333AA">
        <w:t xml:space="preserve"> By translating complex datasets into clear graphical representations, the system empowers stakeholders to identify operational trends, pinpoint inefficiencies, and make informed, data-driven decisions that enhance the platform's long-term effectiveness.</w:t>
      </w:r>
    </w:p>
    <w:p ns2:paraId="2DD1A399" ns2:textId="77777777" w:rsidR="00485C52" w:rsidRPr="00D333AA" w:rsidRDefault="00485C52" w:rsidP="00B41420"/>
    <w:p ns2:paraId="663ABA86" ns2:textId="432514E6" w:rsidR="00012538" w:rsidRPr="00D333AA" w:rsidRDefault="00012538" w:rsidP="00012538">
      <w:pPr>
        <w:rPr>
          <w:b/>
          <w:bCs/>
        </w:rPr>
      </w:pPr>
      <w:bookmarkStart w:id="101" w:name="_Toc225273720"/>
      <w:bookmarkStart w:id="102" w:name="_Toc225776163"/>
      <w:r w:rsidRPr="00D333AA">
        <w:rPr>
          <w:b/>
          <w:bCs/>
        </w:rPr>
        <w:t>Database Design</w:t>
      </w:r>
      <w:bookmarkEnd w:id="101"/>
      <w:bookmarkEnd w:id="102"/>
    </w:p>
    <w:p ns2:paraId="52DA882E" ns2:textId="2DA1C2BD" w:rsidR="00213EFD" w:rsidRPr="00D333AA" w:rsidRDefault="00966335" w:rsidP="00213EFD">
      <w:r>
        <w:t>Figure 3-9 presents the Entity Relationship Diagram for the Shervice platform. It defines the structured architecture of the PostgreSQL database and the tables and foreign-key relationships required to maintain data integrity while supporting machine learning queries. The normalized structure separates authentication accounts from operational personnel records and links driver, vehicle, maintenance, trip, attendance, and evaluation data.</w:t>
      </w:r>
    </w:p>
    <w:p ns2:paraId="3E56E6C6" ns2:textId="477BE070" w:rsidR="00213EFD" w:rsidRPr="00D333AA" w:rsidRDefault="00485C52" w:rsidP="00012538">
      <w:r w:rsidRPr="00D333AA">
        <w:rPr>
          <w:noProof/>
        </w:rPr>
        <w:drawing>
          <ns3:anchor distT="0" distB="0" distL="114300" distR="114300" simplePos="0" relativeHeight="251658275" behindDoc="1" locked="0" layoutInCell="1" allowOverlap="1" ns4:anchorId="682C60EC" ns4:editId="765DF689">
            <ns3:simplePos x="0" y="0"/>
            <ns3:positionH relativeFrom="margin">
              <ns3:align>center</ns3:align>
            </ns3:positionH>
            <ns3:positionV relativeFrom="paragraph">
              <ns3:posOffset>165100</ns3:posOffset>
            </ns3:positionV>
            <ns3:extent cx="3314700" cy="3524208"/>
            <ns3:effectExtent l="0" t="0" r="0" b="635"/>
            <ns3:wrapNone/>
            <ns3:docPr id="1063818664" name="Picture 19"/>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rotWithShape="1">
                    <ns5:blip ns7:embed="rId33" cstate="print">
                      <ns5:extLst>
                        <ns5:ext uri="{28A0092B-C50C-407E-A947-70E740481C1C}">
                          <ns8:useLocalDpi val="0"/>
                        </ns5:ext>
                      </ns5:extLst>
                    </ns5:blip>
                    <ns5:srcRect l="3196" t="3711" r="2384" b="4271"/>
                    <ns5:stretch>
                      <ns5:fillRect/>
                    </ns5:stretch>
                  </ns6:blipFill>
                  <ns6:spPr bwMode="auto">
                    <ns5:xfrm>
                      <ns5:off x="0" y="0"/>
                      <ns5:ext cx="3314700" cy="3524208"/>
                    </ns5:xfrm>
                    <ns5:prstGeom prst="rect">
                      <ns5:avLst/>
                    </ns5:prstGeom>
                    <ns5:noFill/>
                    <ns5:ln>
                      <ns5:no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p>
    <w:p ns2:paraId="61A40F64" ns2:textId="3D966B70" w:rsidR="00120DE6" w:rsidRPr="00D333AA" w:rsidRDefault="00120DE6" w:rsidP="00012538">
      <w:pPr>
        <w:rPr>
          <w:b/>
          <w:bCs/>
        </w:rPr>
      </w:pPr>
    </w:p>
    <w:p ns2:paraId="247B30F1" ns2:textId="7EBD83F2" w:rsidR="00614F4F" w:rsidRPr="00D333AA" w:rsidRDefault="00614F4F" w:rsidP="00012538">
      <w:pPr>
        <w:rPr>
          <w:b/>
          <w:bCs/>
        </w:rPr>
      </w:pPr>
    </w:p>
    <w:p ns2:paraId="25C9CF3F" ns2:textId="5D65D5E3" w:rsidR="00614F4F" w:rsidRPr="00D333AA" w:rsidRDefault="00614F4F" w:rsidP="00012538">
      <w:pPr>
        <w:rPr>
          <w:b/>
          <w:bCs/>
        </w:rPr>
      </w:pPr>
    </w:p>
    <w:p ns2:paraId="58707DAD" ns2:textId="32DDDC1B" w:rsidR="00614F4F" w:rsidRPr="00D333AA" w:rsidRDefault="00614F4F" w:rsidP="00012538">
      <w:pPr>
        <w:rPr>
          <w:b/>
          <w:bCs/>
        </w:rPr>
      </w:pPr>
    </w:p>
    <w:p ns2:paraId="7BA928AC" ns2:textId="4307E5DA" w:rsidR="00614F4F" w:rsidRPr="00D333AA" w:rsidRDefault="00614F4F" w:rsidP="00012538">
      <w:pPr>
        <w:rPr>
          <w:b/>
          <w:bCs/>
        </w:rPr>
      </w:pPr>
    </w:p>
    <w:p ns2:paraId="0AC315A8" ns2:textId="2F07EAD7" w:rsidR="00614F4F" w:rsidRPr="00D333AA" w:rsidRDefault="00A22EFF" w:rsidP="00012538">
      <w:pPr>
        <w:rPr>
          <w:b/>
          <w:bCs/>
        </w:rPr>
      </w:pPr>
      <w:r>
        <w:rPr>
          <w:b/>
          <w:bCs/>
        </w:rPr>
        <w:tab/>
      </w:r>
    </w:p>
    <w:p ns2:paraId="3A7ED908" ns2:textId="2109B61D" w:rsidR="00614F4F" w:rsidRPr="00D333AA" w:rsidRDefault="00485C52" w:rsidP="00012538">
      <w:pPr>
        <w:rPr>
          <w:b/>
          <w:bCs/>
        </w:rPr>
      </w:pPr>
      <w:r w:rsidRPr="00D333AA">
        <w:rPr>
          <w:noProof/>
        </w:rPr>
        <ns1:AlternateContent>
          <ns1:Choice Requires="wps">
            <w:drawing>
              <ns3:anchor distT="0" distB="0" distL="114300" distR="114300" simplePos="0" relativeHeight="251658241" behindDoc="1" locked="0" layoutInCell="1" allowOverlap="1" ns4:anchorId="3D0FEFB0" ns4:editId="0C9C28D1">
                <ns3:simplePos x="0" y="0"/>
                <ns3:positionH relativeFrom="margin">
                  <ns3:align>center</ns3:align>
                </ns3:positionH>
                <ns3:positionV relativeFrom="paragraph">
                  <ns3:posOffset>163830</ns3:posOffset>
                </ns3:positionV>
                <ns3:extent cx="3947160" cy="635"/>
                <ns3:effectExtent l="0" t="0" r="0" b="0"/>
                <ns3:wrapNone/>
                <ns3:docPr id="82275740" name="Text Box 1"/>
                <ns3:cNvGraphicFramePr/>
                <ns5:graphic>
                  <ns5:graphicData uri="http://schemas.microsoft.com/office/word/2010/wordprocessingShape">
                    <ns9:wsp>
                      <ns9:cNvSpPr txBox="1"/>
                      <ns9:spPr>
                        <ns5:xfrm>
                          <ns5:off x="0" y="0"/>
                          <ns5:ext cx="3947160" cy="635"/>
                        </ns5:xfrm>
                        <ns5:prstGeom prst="rect">
                          <ns5:avLst/>
                        </ns5:prstGeom>
                        <ns5:solidFill>
                          <ns5:prstClr val="white"/>
                        </ns5:solidFill>
                        <ns5:ln>
                          <ns5:noFill/>
                        </ns5:ln>
                      </ns9:spPr>
                      <ns9:txbx>
                        <w:txbxContent>
                          <w:p ns2:paraId="4CD7D2F9" ns2:textId="5AA8C33E" w:rsidR="00111A3A" w:rsidRPr="008F4B90" w:rsidRDefault="00111A3A" w:rsidP="00111A3A">
                            <w:pPr>
                              <w:pStyle w:val="Caption"/>
                              <w:jc w:val="center"/>
                              <w:rPr>
                                <w:noProof/>
                                <w:sz w:val="26"/>
                              </w:rPr>
                            </w:pPr>
                            <w:r>
                              <w:t xml:space="preserve">Figure </w:t>
                            </w:r>
                            <w:r>
                              <w:fldChar w:fldCharType="begin"/>
                            </w:r>
                            <w:r>
                              <w:instrText>STYLEREF 1 \s</w:instrText>
                            </w:r>
                            <w:r>
                              <w:fldChar w:fldCharType="separate"/>
                            </w:r>
                            <w:r w:rsidR="009F5E28">
                              <w:rPr>
                                <w:noProof/>
                              </w:rPr>
                              <w:t>3</w:t>
                            </w:r>
                            <w:r>
                              <w:fldChar w:fldCharType="end"/>
                            </w:r>
                            <w:r>
                              <w:noBreakHyphen/>
                            </w:r>
                            <w:r w:rsidR="00B536C5">
                              <w:t>19</w:t>
                            </w:r>
                            <w:r>
                              <w:t xml:space="preserve"> </w:t>
                            </w:r>
                            <w:r w:rsidRPr="00711B71">
                              <w:t>Entity Relationship Diagram</w:t>
                            </w:r>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3D0FEFB0" id="_x0000_s1045" type="#_x0000_t202" style="position:absolute;left:0;text-align:left;margin-left:0;margin-top:12.9pt;width:310.8pt;height:.05pt;z-index:-251658239;visibility:visible;mso-wrap-style:square;mso-wrap-distance-left:9pt;mso-wrap-distance-top:0;mso-wrap-distance-right:9pt;mso-wrap-distance-bottom:0;mso-position-horizontal:center;mso-position-horizontal-relative:margin;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" stroked="f">
                <ns10:textbox style="mso-fit-shape-to-text:t" inset="0,0,0,0">
                  <w:txbxContent>
                    <w:p ns2:paraId="4CD7D2F9" ns2:textId="5AA8C33E" w:rsidR="00111A3A" w:rsidRPr="008F4B90" w:rsidRDefault="00111A3A" w:rsidP="00111A3A">
                      <w:pPr>
                        <w:pStyle w:val="Caption"/>
                        <w:jc w:val="center"/>
                        <w:rPr>
                          <w:noProof/>
                          <w:sz w:val="26"/>
                        </w:rPr>
                      </w:pPr>
                      <w:r>
                        <w:t xml:space="preserve">Figure </w:t>
                      </w:r>
                      <w:r>
                        <w:fldChar w:fldCharType="begin"/>
                      </w:r>
                      <w:r>
                        <w:instrText>STYLEREF 1 \s</w:instrText>
                      </w:r>
                      <w:r>
                        <w:fldChar w:fldCharType="separate"/>
                      </w:r>
                      <w:r w:rsidR="009F5E28">
                        <w:rPr>
                          <w:noProof/>
                        </w:rPr>
                        <w:t>3</w:t>
                      </w:r>
                      <w:r>
                        <w:fldChar w:fldCharType="end"/>
                      </w:r>
                      <w:r>
                        <w:noBreakHyphen/>
                      </w:r>
                      <w:r w:rsidR="00B536C5">
                        <w:t>19</w:t>
                      </w:r>
                      <w:r>
                        <w:t xml:space="preserve"> </w:t>
                      </w:r>
                      <w:r w:rsidRPr="00711B71">
                        <w:t>Entity Relationship Diagram</w:t>
                      </w:r>
                    </w:p>
                  </w:txbxContent>
                </ns10:textbox>
                <ns12:wrap anchorx="margin"/>
              </ns10:shape>
            </w:pict>
          </ns1:Fallback>
        </ns1:AlternateContent>
      </w:r>
    </w:p>
    <w:p ns2:paraId="6B7AF047" ns2:textId="49892FB2" w:rsidR="00192E50" w:rsidRPr="00D333AA" w:rsidRDefault="00192E50" w:rsidP="067C6F43">
      <w:pPr>
        <w:rPr>
          <w:b/>
          <w:bCs/>
        </w:rPr>
      </w:pPr>
    </w:p>
    <w:p ns2:paraId="44A47D42" ns2:textId="2AF76428" w:rsidR="00012538" w:rsidRPr="00D333AA" w:rsidRDefault="00012538" w:rsidP="00012538">
      <w:pPr>
        <w:rPr>
          <w:b/>
          <w:bCs/>
        </w:rPr>
      </w:pPr>
      <w:bookmarkStart w:id="103" w:name="_Toc225273721"/>
      <w:bookmarkStart w:id="104" w:name="_Toc225776164"/>
      <w:r w:rsidRPr="00D333AA">
        <w:rPr>
          <w:b/>
          <w:bCs/>
        </w:rPr>
        <w:t>Trade-off and Multiple Attribute</w:t>
      </w:r>
      <w:bookmarkEnd w:id="103"/>
      <w:bookmarkEnd w:id="104"/>
      <w:r w:rsidR="00063A57" w:rsidRPr="00D333AA">
        <w:rPr>
          <w:b/>
          <w:bCs/>
        </w:rPr>
        <w:t>s</w:t>
      </w:r>
    </w:p>
    <w:p ns2:paraId="157EB2E1" ns2:textId="3443831E" w:rsidR="00457A14" w:rsidRPr="00D333AA" w:rsidRDefault="00012538" w:rsidP="00012538">
      <w:r w:rsidRPr="00D333AA">
        <w:t>This Trade-off analysis and Multiple Attribute section will provide a structured methodology to resolve these inherent conflicts. By systematically assigning specific weights to various operational factors such as cost, functionality, and implementation risk, this approach allows organizations to objectively evaluate competing solutions. Ultimately, it enables management to quantify compromises and logically select the alternative that delivers the highest overall operational value to the transport provider.</w:t>
      </w:r>
    </w:p>
    <w:p ns2:paraId="18315046" ns2:textId="27A15EC3" w:rsidR="00FF5D12" w:rsidRPr="00D333AA" w:rsidRDefault="00FF5D12" w:rsidP="007B2E24">
      <w:pPr>
        <w:pStyle w:val="Caption"/>
        <w:keepNext/>
        <w:spacing w:before="120" w:after="60" w:line="240" w:lineRule="auto"/>
        <w:ind w:firstLine="0"/>
        <w:jc w:val="center"/>
      </w:pPr>
      <w:bookmarkStart w:id="105" w:name="_Toc227624381"/>
      <w:bookmarkStart w:id="106" w:name="_Toc229068828"/>
      <w:bookmarkStart w:id="107" w:name="_Toc242911193"/>
      <w:r w:rsidRPr="00D333AA">
        <w:lastRenderedPageBreak/>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2</w:t>
      </w:r>
      <w:r w:rsidRPr="00D333AA">
        <w:fldChar w:fldCharType="end"/>
      </w:r>
      <w:r w:rsidRPr="00D333AA">
        <w:t xml:space="preserve"> Trade Off Analysis</w:t>
      </w:r>
      <w:bookmarkEnd w:id="105"/>
      <w:bookmarkEnd w:id="106"/>
      <w:bookmarkEnd w:id="107"/>
    </w:p>
    <w:tbl>
      <w:tblPr>
        <w:tblStyle w:val="TableGrid"/>
        <w:tblW w:w="0" w:type="auto"/>
        <w:tblBorders>
          <w:left w:val="none" w:sz="0" w:space="0" w:color="auto"/>
          <w:right w:val="none" w:sz="0" w:space="0" w:color="auto"/>
        </w:tblBorders>
        <w:tblLook w:val="06A0" w:firstRow="1" w:lastRow="0" w:firstColumn="1" w:lastColumn="0" w:noHBand="1" w:noVBand="1"/>
      </w:tblPr>
      <w:tblGrid>
        <w:gridCol w:w="2880"/>
        <w:gridCol w:w="2880"/>
        <w:gridCol w:w="2880"/>
      </w:tblGrid>
      <w:tr w:rsidR="00012538" w:rsidRPr="002A4716" ns2:paraId="31A13599" ns2:textId="77777777" w:rsidTr="007B2E24">
        <w:trPr>
          <w:trHeight w:val="300"/>
          <w:tblHeader/>
        </w:trPr>
        <w:tc>
          <w:tcPr>
            <w:tcW w:w="2880" w:type="dxa"/>
            <w:tcBorders>
              <w:bottom w:val="single" w:sz="4" w:space="0" w:color="auto"/>
            </w:tcBorders>
          </w:tcPr>
          <w:p ns2:paraId="7B03AC9C" ns2:textId="77777777" w:rsidR="00012538" w:rsidRPr="002A4716" w:rsidRDefault="00012538" w:rsidP="006860FB">
            <w:pPr>
              <w:spacing w:before="0" w:line="240" w:lineRule="auto"/>
              <w:rPr>
                <w:b/>
                <w:bCs/>
                <w:color w:val="1F1F1F"/>
                <w:sz w:val="20"/>
              </w:rPr>
            </w:pPr>
            <w:r w:rsidRPr="002A4716">
              <w:rPr>
                <w:b/>
                <w:bCs/>
                <w:color w:val="1F1F1F"/>
                <w:sz w:val="20"/>
              </w:rPr>
              <w:t>Trade-Offs</w:t>
            </w:r>
          </w:p>
        </w:tc>
        <w:tc>
          <w:tcPr>
            <w:tcW w:w="2880" w:type="dxa"/>
            <w:tcBorders>
              <w:bottom w:val="single" w:sz="4" w:space="0" w:color="auto"/>
            </w:tcBorders>
          </w:tcPr>
          <w:p ns2:paraId="5701D801" ns2:textId="77777777" w:rsidR="00012538" w:rsidRPr="002A4716" w:rsidRDefault="00012538" w:rsidP="006860FB">
            <w:pPr>
              <w:spacing w:before="0" w:line="240" w:lineRule="auto"/>
              <w:rPr>
                <w:b/>
                <w:bCs/>
                <w:color w:val="1F1F1F"/>
                <w:sz w:val="20"/>
              </w:rPr>
            </w:pPr>
            <w:r w:rsidRPr="002A4716">
              <w:rPr>
                <w:b/>
                <w:bCs/>
                <w:color w:val="1F1F1F"/>
                <w:sz w:val="20"/>
              </w:rPr>
              <w:t>Description</w:t>
            </w:r>
          </w:p>
        </w:tc>
        <w:tc>
          <w:tcPr>
            <w:tcW w:w="2880" w:type="dxa"/>
            <w:tcBorders>
              <w:bottom w:val="single" w:sz="4" w:space="0" w:color="auto"/>
            </w:tcBorders>
          </w:tcPr>
          <w:p ns2:paraId="7CC87799" ns2:textId="77777777" w:rsidR="00012538" w:rsidRPr="002A4716" w:rsidRDefault="00012538" w:rsidP="006860FB">
            <w:pPr>
              <w:spacing w:before="0" w:line="240" w:lineRule="auto"/>
              <w:rPr>
                <w:b/>
                <w:bCs/>
                <w:color w:val="1F1F1F"/>
                <w:sz w:val="20"/>
              </w:rPr>
            </w:pPr>
            <w:r w:rsidRPr="002A4716">
              <w:rPr>
                <w:b/>
                <w:bCs/>
                <w:color w:val="1F1F1F"/>
                <w:sz w:val="20"/>
              </w:rPr>
              <w:t>Implication</w:t>
            </w:r>
          </w:p>
        </w:tc>
      </w:tr>
      <w:tr w:rsidR="00012538" w:rsidRPr="002A4716" ns2:paraId="45F7F64D" ns2:textId="77777777" w:rsidTr="007B2E24">
        <w:trPr>
          <w:trHeight w:val="300"/>
        </w:trPr>
        <w:tc>
          <w:tcPr>
            <w:tcW w:w="2880" w:type="dxa"/>
            <w:tcBorders>
              <w:bottom w:val="nil"/>
            </w:tcBorders>
          </w:tcPr>
          <w:p ns2:paraId="109202BB" ns2:textId="77777777" w:rsidR="00012538" w:rsidRPr="002A4716" w:rsidRDefault="00012538" w:rsidP="006860FB">
            <w:pPr>
              <w:spacing w:before="0" w:line="240" w:lineRule="auto"/>
              <w:ind w:firstLine="0"/>
              <w:rPr>
                <w:color w:val="1F1F1F"/>
                <w:sz w:val="20"/>
              </w:rPr>
            </w:pPr>
            <w:r w:rsidRPr="002A4716">
              <w:rPr>
                <w:color w:val="1F1F1F"/>
                <w:sz w:val="20"/>
              </w:rPr>
              <w:t>Real-time vs. Cost</w:t>
            </w:r>
          </w:p>
        </w:tc>
        <w:tc>
          <w:tcPr>
            <w:tcW w:w="2880" w:type="dxa"/>
            <w:tcBorders>
              <w:bottom w:val="nil"/>
            </w:tcBorders>
          </w:tcPr>
          <w:p ns2:paraId="4C7F72BC" ns2:textId="77777777" w:rsidR="00012538" w:rsidRPr="002A4716" w:rsidRDefault="00012538" w:rsidP="006860FB">
            <w:pPr>
              <w:spacing w:before="0" w:line="240" w:lineRule="auto"/>
              <w:ind w:firstLine="0"/>
              <w:rPr>
                <w:color w:val="1F1F1F"/>
                <w:sz w:val="20"/>
              </w:rPr>
            </w:pPr>
            <w:r w:rsidRPr="002A4716">
              <w:rPr>
                <w:color w:val="1F1F1F"/>
                <w:sz w:val="20"/>
              </w:rPr>
              <w:t>Utilizing Socket.io and Supabase for instantaneous dashboard updates.</w:t>
            </w:r>
          </w:p>
        </w:tc>
        <w:tc>
          <w:tcPr>
            <w:tcW w:w="2880" w:type="dxa"/>
            <w:tcBorders>
              <w:bottom w:val="nil"/>
            </w:tcBorders>
          </w:tcPr>
          <w:p ns2:paraId="506175FB" ns2:textId="77777777" w:rsidR="00012538" w:rsidRPr="002A4716" w:rsidRDefault="00012538" w:rsidP="006860FB">
            <w:pPr>
              <w:spacing w:before="0" w:line="240" w:lineRule="auto"/>
              <w:ind w:firstLine="0"/>
              <w:rPr>
                <w:color w:val="1F1F1F"/>
                <w:sz w:val="20"/>
              </w:rPr>
            </w:pPr>
            <w:r w:rsidRPr="002A4716">
              <w:rPr>
                <w:color w:val="1F1F1F"/>
                <w:sz w:val="20"/>
              </w:rPr>
              <w:t>Increases technical complexity and potential managed service fees.</w:t>
            </w:r>
          </w:p>
        </w:tc>
      </w:tr>
      <w:tr w:rsidR="00012538" w:rsidRPr="002A4716" ns2:paraId="7FDCDC1B" ns2:textId="77777777" w:rsidTr="007B2E24">
        <w:trPr>
          <w:trHeight w:val="300"/>
        </w:trPr>
        <w:tc>
          <w:tcPr>
            <w:tcW w:w="2880" w:type="dxa"/>
            <w:tcBorders>
              <w:top w:val="nil"/>
              <w:bottom w:val="nil"/>
            </w:tcBorders>
          </w:tcPr>
          <w:p ns2:paraId="54B0B2D3" ns2:textId="77777777" w:rsidR="00012538" w:rsidRPr="002A4716" w:rsidRDefault="00012538" w:rsidP="006860FB">
            <w:pPr>
              <w:spacing w:before="0" w:line="240" w:lineRule="auto"/>
              <w:ind w:firstLine="0"/>
              <w:rPr>
                <w:color w:val="1F1F1F"/>
                <w:sz w:val="20"/>
              </w:rPr>
            </w:pPr>
            <w:r w:rsidRPr="002A4716">
              <w:rPr>
                <w:color w:val="1F1F1F"/>
                <w:sz w:val="20"/>
              </w:rPr>
              <w:t>Security vs. Speed</w:t>
            </w:r>
          </w:p>
        </w:tc>
        <w:tc>
          <w:tcPr>
            <w:tcW w:w="2880" w:type="dxa"/>
            <w:tcBorders>
              <w:top w:val="nil"/>
              <w:bottom w:val="nil"/>
            </w:tcBorders>
          </w:tcPr>
          <w:p ns2:paraId="19C9341A" ns2:textId="77777777" w:rsidR="00012538" w:rsidRPr="002A4716" w:rsidRDefault="00012538" w:rsidP="006860FB">
            <w:pPr>
              <w:spacing w:before="0" w:line="240" w:lineRule="auto"/>
              <w:ind w:firstLine="0"/>
              <w:rPr>
                <w:color w:val="1F1F1F"/>
                <w:sz w:val="20"/>
              </w:rPr>
            </w:pPr>
            <w:r w:rsidRPr="002A4716">
              <w:rPr>
                <w:color w:val="1F1F1F"/>
                <w:sz w:val="20"/>
              </w:rPr>
              <w:t>Implementing JWT and Role-Based Access Control (RBAC) for all data access.</w:t>
            </w:r>
          </w:p>
        </w:tc>
        <w:tc>
          <w:tcPr>
            <w:tcW w:w="2880" w:type="dxa"/>
            <w:tcBorders>
              <w:top w:val="nil"/>
              <w:bottom w:val="nil"/>
            </w:tcBorders>
          </w:tcPr>
          <w:p ns2:paraId="56E08F0D" ns2:textId="77777777" w:rsidR="00012538" w:rsidRPr="002A4716" w:rsidRDefault="00012538" w:rsidP="006860FB">
            <w:pPr>
              <w:spacing w:before="0" w:line="240" w:lineRule="auto"/>
              <w:ind w:firstLine="0"/>
              <w:rPr>
                <w:color w:val="1F1F1F"/>
                <w:sz w:val="20"/>
              </w:rPr>
            </w:pPr>
            <w:r w:rsidRPr="002A4716">
              <w:rPr>
                <w:color w:val="1F1F1F"/>
                <w:sz w:val="20"/>
              </w:rPr>
              <w:t>Slightly increases API overhead but ensures strict data privacy for GT Lantin.</w:t>
            </w:r>
          </w:p>
        </w:tc>
      </w:tr>
      <w:tr w:rsidR="00012538" w:rsidRPr="002A4716" ns2:paraId="5A4694BD" ns2:textId="77777777" w:rsidTr="007B2E24">
        <w:trPr>
          <w:trHeight w:val="300"/>
        </w:trPr>
        <w:tc>
          <w:tcPr>
            <w:tcW w:w="2880" w:type="dxa"/>
            <w:tcBorders>
              <w:top w:val="nil"/>
            </w:tcBorders>
          </w:tcPr>
          <w:p ns2:paraId="56F4F7B6" ns2:textId="77777777" w:rsidR="00012538" w:rsidRPr="002A4716" w:rsidRDefault="00012538" w:rsidP="006860FB">
            <w:pPr>
              <w:spacing w:before="0" w:line="240" w:lineRule="auto"/>
              <w:ind w:firstLine="0"/>
              <w:rPr>
                <w:color w:val="1F1F1F"/>
                <w:sz w:val="20"/>
              </w:rPr>
            </w:pPr>
            <w:r w:rsidRPr="002A4716">
              <w:rPr>
                <w:color w:val="1F1F1F"/>
                <w:sz w:val="20"/>
              </w:rPr>
              <w:t>Analytical Depth vs. Simplicity</w:t>
            </w:r>
          </w:p>
        </w:tc>
        <w:tc>
          <w:tcPr>
            <w:tcW w:w="2880" w:type="dxa"/>
            <w:tcBorders>
              <w:top w:val="nil"/>
            </w:tcBorders>
          </w:tcPr>
          <w:p ns2:paraId="0ECFDD5B" ns2:textId="1A1B19FD" w:rsidR="00012538" w:rsidRPr="002A4716" w:rsidRDefault="00012538" w:rsidP="006860FB">
            <w:pPr>
              <w:spacing w:before="0" w:line="240" w:lineRule="auto"/>
              <w:ind w:firstLine="0"/>
              <w:rPr>
                <w:color w:val="1F1F1F"/>
                <w:sz w:val="20"/>
              </w:rPr>
            </w:pPr>
            <w:r w:rsidRPr="002A4716">
              <w:rPr>
                <w:color w:val="1F1F1F"/>
                <w:sz w:val="20"/>
              </w:rPr>
              <w:t xml:space="preserve">Integrating a Flask-based engine and ML models like </w:t>
            </w:r>
            <w:r w:rsidR="0AD8582A" w:rsidRPr="002A4716">
              <w:rPr>
                <w:color w:val="1F1F1F"/>
                <w:sz w:val="20"/>
              </w:rPr>
              <w:t>KNN</w:t>
            </w:r>
            <w:r w:rsidRPr="002A4716">
              <w:rPr>
                <w:color w:val="1F1F1F"/>
                <w:sz w:val="20"/>
              </w:rPr>
              <w:t>.</w:t>
            </w:r>
          </w:p>
        </w:tc>
        <w:tc>
          <w:tcPr>
            <w:tcW w:w="2880" w:type="dxa"/>
            <w:tcBorders>
              <w:top w:val="nil"/>
            </w:tcBorders>
          </w:tcPr>
          <w:p ns2:paraId="576BB689" ns2:textId="77777777" w:rsidR="00012538" w:rsidRPr="002A4716" w:rsidRDefault="00012538" w:rsidP="006860FB">
            <w:pPr>
              <w:keepNext/>
              <w:spacing w:before="0" w:line="240" w:lineRule="auto"/>
              <w:ind w:firstLine="0"/>
              <w:rPr>
                <w:color w:val="1F1F1F"/>
                <w:sz w:val="20"/>
              </w:rPr>
            </w:pPr>
            <w:r w:rsidRPr="002A4716">
              <w:rPr>
                <w:color w:val="1F1F1F"/>
                <w:sz w:val="20"/>
              </w:rPr>
              <w:t>Requires a dual-engine backend and more significant server resources.</w:t>
            </w:r>
          </w:p>
        </w:tc>
      </w:tr>
    </w:tbl>
    <w:p ns2:paraId="179DA64F" ns2:textId="797881F8" w:rsidR="00457A14" w:rsidRPr="00182A14" w:rsidRDefault="00457A14" w:rsidP="00182A14">
      <w:bookmarkStart w:id="108" w:name="_Toc225773860"/>
      <w:bookmarkStart w:id="109" w:name="_Toc225774760"/>
      <w:bookmarkStart w:id="110" w:name="_Toc225774841"/>
      <w:bookmarkStart w:id="111" w:name="_Toc225776196"/>
    </w:p>
    <w:p ns2:paraId="6213ADE5" ns2:textId="29FC2BC4" w:rsidR="00457A14" w:rsidRPr="00182A14" w:rsidRDefault="002C571E" w:rsidP="00182A14">
      <w:r w:rsidRPr="00182A14">
        <w:t>The first significant decision involves balancing real-time capabilities against overall cost. By utilizing Socket.io and Supabase for instantaneous updates, the development introduces greater technical complexity and potential fees. Secondly, the developers weighed security against processing speed. Implementing JWT and Role-Based Access Control slightly increases API overhead, but is necessary to ensure data privacy. Finally, the analysis contrasts analytical depth with architectural simplicity. Integrating a dedicated Flask-based engine for machine learning significantly enhances predictive capabilities, although it requires a more complex dual-engine backend and more significant resource</w:t>
      </w:r>
      <w:bookmarkEnd w:id="108"/>
      <w:bookmarkEnd w:id="109"/>
      <w:bookmarkEnd w:id="110"/>
      <w:bookmarkEnd w:id="111"/>
    </w:p>
    <w:p ns2:paraId="43D9177C" ns2:textId="165757B0" w:rsidR="00BD5D93" w:rsidRPr="00D333AA" w:rsidRDefault="00BD5D93" w:rsidP="007B2E24">
      <w:pPr>
        <w:pStyle w:val="Caption"/>
        <w:keepNext/>
        <w:spacing w:before="120" w:after="60" w:line="240" w:lineRule="auto"/>
        <w:ind w:firstLine="0"/>
        <w:jc w:val="center"/>
      </w:pPr>
      <w:bookmarkStart w:id="112" w:name="_Toc227624382"/>
      <w:bookmarkStart w:id="113" w:name="_Toc229068829"/>
      <w:bookmarkStart w:id="114" w:name="_Toc242911194"/>
      <w:r w:rsidRPr="00D333AA">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3</w:t>
      </w:r>
      <w:r w:rsidRPr="00D333AA">
        <w:fldChar w:fldCharType="end"/>
      </w:r>
      <w:r w:rsidRPr="00D333AA">
        <w:t xml:space="preserve"> Multiple Attributes</w:t>
      </w:r>
      <w:bookmarkEnd w:id="112"/>
      <w:bookmarkEnd w:id="113"/>
      <w:bookmarkEnd w:id="114"/>
    </w:p>
    <w:tbl>
      <w:tblPr>
        <w:tblStyle w:val="TableGrid"/>
        <w:tblW w:w="0" w:type="auto"/>
        <w:tblLook w:val="06A0" w:firstRow="1" w:lastRow="0" w:firstColumn="1" w:lastColumn="0" w:noHBand="1" w:noVBand="1"/>
      </w:tblPr>
      <w:tblGrid>
        <w:gridCol w:w="4320"/>
        <w:gridCol w:w="4320"/>
      </w:tblGrid>
      <w:tr w:rsidR="00012538" w:rsidRPr="002A4716" ns2:paraId="4F0A1BC9" ns2:textId="77777777" w:rsidTr="007B2E24">
        <w:trPr>
          <w:trHeight w:val="300"/>
          <w:tblHeader/>
        </w:trPr>
        <w:tc>
          <w:tcPr>
            <w:tcW w:w="4320" w:type="dxa"/>
            <w:tcBorders>
              <w:left w:val="nil"/>
              <w:bottom w:val="single" w:sz="4" w:space="0" w:color="auto"/>
            </w:tcBorders>
          </w:tcPr>
          <w:p ns2:paraId="4CE3F2D4" ns2:textId="77777777" w:rsidR="00012538" w:rsidRPr="002A4716" w:rsidRDefault="00012538" w:rsidP="006860FB">
            <w:pPr>
              <w:spacing w:before="0" w:line="240" w:lineRule="auto"/>
              <w:rPr>
                <w:b/>
                <w:bCs/>
                <w:color w:val="1F1F1F"/>
                <w:sz w:val="20"/>
              </w:rPr>
            </w:pPr>
            <w:r w:rsidRPr="002A4716">
              <w:rPr>
                <w:b/>
                <w:bCs/>
                <w:color w:val="1F1F1F"/>
                <w:sz w:val="20"/>
              </w:rPr>
              <w:t>Attributes</w:t>
            </w:r>
          </w:p>
        </w:tc>
        <w:tc>
          <w:tcPr>
            <w:tcW w:w="4320" w:type="dxa"/>
            <w:tcBorders>
              <w:bottom w:val="single" w:sz="4" w:space="0" w:color="auto"/>
              <w:right w:val="nil"/>
            </w:tcBorders>
          </w:tcPr>
          <w:p ns2:paraId="5FE77F43" ns2:textId="77777777" w:rsidR="00012538" w:rsidRPr="002A4716" w:rsidRDefault="00012538" w:rsidP="006860FB">
            <w:pPr>
              <w:spacing w:before="0" w:line="240" w:lineRule="auto"/>
              <w:rPr>
                <w:b/>
                <w:bCs/>
                <w:color w:val="1F1F1F"/>
                <w:sz w:val="20"/>
              </w:rPr>
            </w:pPr>
            <w:r w:rsidRPr="002A4716">
              <w:rPr>
                <w:b/>
                <w:bCs/>
                <w:color w:val="1F1F1F"/>
                <w:sz w:val="20"/>
              </w:rPr>
              <w:t>Specific Goals and Metrics</w:t>
            </w:r>
          </w:p>
        </w:tc>
      </w:tr>
      <w:tr w:rsidR="00012538" w:rsidRPr="002A4716" ns2:paraId="54DF7742" ns2:textId="77777777" w:rsidTr="007B2E24">
        <w:trPr>
          <w:trHeight w:val="300"/>
        </w:trPr>
        <w:tc>
          <w:tcPr>
            <w:tcW w:w="4320" w:type="dxa"/>
            <w:tcBorders>
              <w:left w:val="nil"/>
              <w:bottom w:val="nil"/>
            </w:tcBorders>
          </w:tcPr>
          <w:p ns2:paraId="51D8BDD1" ns2:textId="77777777" w:rsidR="00012538" w:rsidRPr="00D81017" w:rsidRDefault="00012538" w:rsidP="006860FB">
            <w:pPr>
              <w:spacing w:before="0" w:line="240" w:lineRule="auto"/>
              <w:rPr>
                <w:color w:val="1F1F1F"/>
                <w:sz w:val="28"/>
                <w:szCs w:val="36"/>
              </w:rPr>
            </w:pPr>
            <w:r w:rsidRPr="00D81017">
              <w:rPr>
                <w:color w:val="1F1F1F"/>
                <w:sz w:val="28"/>
                <w:szCs w:val="36"/>
              </w:rPr>
              <w:t>Performance</w:t>
            </w:r>
          </w:p>
        </w:tc>
        <w:tc>
          <w:tcPr>
            <w:tcW w:w="4320" w:type="dxa"/>
            <w:tcBorders>
              <w:bottom w:val="nil"/>
              <w:right w:val="nil"/>
            </w:tcBorders>
          </w:tcPr>
          <w:p ns2:paraId="02F6E5ED" ns2:textId="77777777" w:rsidR="00012538" w:rsidRPr="00D81017" w:rsidRDefault="00012538" w:rsidP="00D81017">
            <w:pPr>
              <w:pStyle w:val="NoSpacing"/>
              <w:jc w:val="left"/>
              <w:rPr>
                <w:b w:val="0"/>
                <w:bCs/>
              </w:rPr>
            </w:pPr>
            <w:r w:rsidRPr="00D81017">
              <w:rPr>
                <w:b w:val="0"/>
                <w:bCs/>
              </w:rPr>
              <w:t>API response time under 500ms and real-time sync latency under 1s.</w:t>
            </w:r>
          </w:p>
        </w:tc>
      </w:tr>
      <w:tr w:rsidR="00012538" w:rsidRPr="002A4716" ns2:paraId="2745FE83" ns2:textId="77777777" w:rsidTr="007B2E24">
        <w:trPr>
          <w:trHeight w:val="300"/>
        </w:trPr>
        <w:tc>
          <w:tcPr>
            <w:tcW w:w="4320" w:type="dxa"/>
            <w:tcBorders>
              <w:top w:val="nil"/>
              <w:left w:val="nil"/>
              <w:bottom w:val="nil"/>
            </w:tcBorders>
          </w:tcPr>
          <w:p ns2:paraId="1BEF07BB" ns2:textId="77777777" w:rsidR="00012538" w:rsidRPr="00D81017" w:rsidRDefault="00012538" w:rsidP="006860FB">
            <w:pPr>
              <w:spacing w:before="0" w:line="240" w:lineRule="auto"/>
              <w:rPr>
                <w:color w:val="1F1F1F"/>
                <w:sz w:val="28"/>
                <w:szCs w:val="36"/>
              </w:rPr>
            </w:pPr>
            <w:r w:rsidRPr="00D81017">
              <w:rPr>
                <w:color w:val="1F1F1F"/>
                <w:sz w:val="28"/>
                <w:szCs w:val="36"/>
              </w:rPr>
              <w:t>Reliability</w:t>
            </w:r>
          </w:p>
        </w:tc>
        <w:tc>
          <w:tcPr>
            <w:tcW w:w="4320" w:type="dxa"/>
            <w:tcBorders>
              <w:top w:val="nil"/>
              <w:bottom w:val="nil"/>
              <w:right w:val="nil"/>
            </w:tcBorders>
          </w:tcPr>
          <w:p ns2:paraId="3C0858DE" ns2:textId="77777777" w:rsidR="00012538" w:rsidRPr="00D81017" w:rsidRDefault="00012538" w:rsidP="00D81017">
            <w:pPr>
              <w:pStyle w:val="NoSpacing"/>
              <w:jc w:val="left"/>
              <w:rPr>
                <w:b w:val="0"/>
                <w:bCs/>
              </w:rPr>
            </w:pPr>
            <w:r w:rsidRPr="00D81017">
              <w:rPr>
                <w:b w:val="0"/>
                <w:bCs/>
              </w:rPr>
              <w:t>Daily automated database backups and verified system uptime.</w:t>
            </w:r>
          </w:p>
        </w:tc>
      </w:tr>
      <w:tr w:rsidR="00012538" w:rsidRPr="002A4716" ns2:paraId="21C01329" ns2:textId="77777777" w:rsidTr="007B2E24">
        <w:trPr>
          <w:trHeight w:val="300"/>
        </w:trPr>
        <w:tc>
          <w:tcPr>
            <w:tcW w:w="4320" w:type="dxa"/>
            <w:tcBorders>
              <w:top w:val="nil"/>
              <w:left w:val="nil"/>
              <w:bottom w:val="nil"/>
            </w:tcBorders>
          </w:tcPr>
          <w:p ns2:paraId="4341B477" ns2:textId="77777777" w:rsidR="00012538" w:rsidRPr="00D81017" w:rsidRDefault="00012538" w:rsidP="006860FB">
            <w:pPr>
              <w:spacing w:before="0" w:line="240" w:lineRule="auto"/>
              <w:rPr>
                <w:color w:val="1F1F1F"/>
                <w:sz w:val="28"/>
                <w:szCs w:val="36"/>
              </w:rPr>
            </w:pPr>
            <w:r w:rsidRPr="00D81017">
              <w:rPr>
                <w:color w:val="1F1F1F"/>
                <w:sz w:val="28"/>
                <w:szCs w:val="36"/>
              </w:rPr>
              <w:lastRenderedPageBreak/>
              <w:t>Maintainability</w:t>
            </w:r>
          </w:p>
        </w:tc>
        <w:tc>
          <w:tcPr>
            <w:tcW w:w="4320" w:type="dxa"/>
            <w:tcBorders>
              <w:top w:val="nil"/>
              <w:bottom w:val="nil"/>
              <w:right w:val="nil"/>
            </w:tcBorders>
          </w:tcPr>
          <w:p ns2:paraId="4AB52101" ns2:textId="77777777" w:rsidR="00012538" w:rsidRPr="00D81017" w:rsidRDefault="00012538" w:rsidP="00D81017">
            <w:pPr>
              <w:pStyle w:val="NoSpacing"/>
              <w:jc w:val="left"/>
              <w:rPr>
                <w:b w:val="0"/>
                <w:bCs/>
              </w:rPr>
            </w:pPr>
            <w:r w:rsidRPr="00D81017">
              <w:rPr>
                <w:b w:val="0"/>
                <w:bCs/>
              </w:rPr>
              <w:t>Clean separation of logic between the Node.js primary server and Flask microservices.</w:t>
            </w:r>
          </w:p>
        </w:tc>
      </w:tr>
      <w:tr w:rsidR="00012538" w:rsidRPr="002A4716" ns2:paraId="64F19906" ns2:textId="77777777" w:rsidTr="007B2E24">
        <w:trPr>
          <w:trHeight w:val="300"/>
        </w:trPr>
        <w:tc>
          <w:tcPr>
            <w:tcW w:w="4320" w:type="dxa"/>
            <w:tcBorders>
              <w:top w:val="nil"/>
              <w:left w:val="nil"/>
            </w:tcBorders>
          </w:tcPr>
          <w:p ns2:paraId="60ABBFAB" ns2:textId="77777777" w:rsidR="00012538" w:rsidRPr="00D81017" w:rsidRDefault="00012538" w:rsidP="006860FB">
            <w:pPr>
              <w:spacing w:before="0" w:line="240" w:lineRule="auto"/>
              <w:rPr>
                <w:color w:val="1F1F1F"/>
                <w:sz w:val="28"/>
                <w:szCs w:val="36"/>
              </w:rPr>
            </w:pPr>
            <w:r w:rsidRPr="00D81017">
              <w:rPr>
                <w:color w:val="1F1F1F"/>
                <w:sz w:val="28"/>
                <w:szCs w:val="36"/>
              </w:rPr>
              <w:t>Scalability</w:t>
            </w:r>
          </w:p>
        </w:tc>
        <w:tc>
          <w:tcPr>
            <w:tcW w:w="4320" w:type="dxa"/>
            <w:tcBorders>
              <w:top w:val="nil"/>
              <w:right w:val="nil"/>
            </w:tcBorders>
          </w:tcPr>
          <w:p ns2:paraId="37E4F0AB" ns2:textId="77777777" w:rsidR="00012538" w:rsidRPr="00D81017" w:rsidRDefault="00012538" w:rsidP="00D81017">
            <w:pPr>
              <w:pStyle w:val="NoSpacing"/>
              <w:jc w:val="left"/>
              <w:rPr>
                <w:b w:val="0"/>
                <w:bCs/>
              </w:rPr>
            </w:pPr>
            <w:r w:rsidRPr="00D81017">
              <w:rPr>
                <w:b w:val="0"/>
                <w:bCs/>
              </w:rPr>
              <w:t>Architecture designed to support an increasing number of drivers and vehicle units.</w:t>
            </w:r>
          </w:p>
        </w:tc>
      </w:tr>
    </w:tbl>
    <w:p ns2:paraId="1867E571" ns2:textId="77777777" w:rsidR="00457A14" w:rsidRPr="00D333AA" w:rsidRDefault="00457A14" w:rsidP="00192E50">
      <w:pPr>
        <w:ind w:firstLine="0"/>
      </w:pPr>
    </w:p>
    <w:p ns2:paraId="22CDAD4D" ns2:textId="4BD86596" w:rsidR="00192E50" w:rsidRPr="00D333AA" w:rsidRDefault="067C6F43" w:rsidP="006A7129">
      <w:r w:rsidRPr="00D333AA">
        <w:t xml:space="preserve">In terms of performance, the specific goals require an API response time of under 500 milliseconds and a real-time synchronization latency of under one second to ensure immediate data availability. To guarantee system reliability, the operational standards mandate daily automated database backups alongside continuously verified system uptime. Furthermore, the attribute of maintainability is achieved through a strict separation of programming logic between the primary Node.js server and the dedicated Flask microservices. </w:t>
      </w:r>
    </w:p>
    <w:p ns2:paraId="446E21BC" ns2:textId="77777777" w:rsidR="00012538" w:rsidRPr="00D333AA" w:rsidRDefault="00012538" w:rsidP="00012538">
      <w:pPr>
        <w:pStyle w:val="Heading2"/>
        <w:numPr>
          <w:ilvl w:val="0"/>
          <w:numId w:val="0"/>
        </w:numPr>
        <w:jc w:val="both"/>
        <w:rPr>
          <w:szCs w:val="26"/>
        </w:rPr>
      </w:pPr>
      <w:bookmarkStart w:id="115" w:name="_Toc225273722"/>
      <w:bookmarkStart w:id="116" w:name="_Toc225776165"/>
      <w:bookmarkStart w:id="117" w:name="_Toc242911171"/>
      <w:r w:rsidRPr="00D333AA">
        <w:rPr>
          <w:szCs w:val="26"/>
        </w:rPr>
        <w:t>3.5 Development</w:t>
      </w:r>
      <w:bookmarkEnd w:id="115"/>
      <w:bookmarkEnd w:id="116"/>
      <w:bookmarkEnd w:id="117"/>
    </w:p>
    <w:p ns2:paraId="1CD7E924" ns2:textId="5586C589" w:rsidR="00213EFD" w:rsidRPr="00D333AA" w:rsidRDefault="00012538" w:rsidP="00012538">
      <w:pPr>
        <w:rPr>
          <w:szCs w:val="26"/>
        </w:rPr>
      </w:pPr>
      <w:r w:rsidRPr="00D333AA">
        <w:rPr>
          <w:szCs w:val="26"/>
        </w:rPr>
        <w:t xml:space="preserve">The development of the Shervice platform will utilize a modern, scalable technology stack to ensure high operational performance, maintainable code, and long-term technical sustainability. This section outlines the specific tools and technologies integrated throughout the software development life cycle, divided into </w:t>
      </w:r>
      <w:r w:rsidRPr="00D333AA">
        <w:rPr>
          <w:szCs w:val="26"/>
        </w:rPr>
        <w:lastRenderedPageBreak/>
        <w:t>software and hardware requirements. The selected software tools support the frontend, the dual-engine backend, and the analytical processing layers, while the hardware requirements define the physical specifications necessary for the development, testing, and cloud hosting of the system.</w:t>
      </w:r>
    </w:p>
    <w:p ns2:paraId="34C3E924" ns2:textId="77777777" w:rsidR="00012538" w:rsidRPr="00D333AA" w:rsidRDefault="00012538" w:rsidP="00FA2543">
      <w:pPr>
        <w:pStyle w:val="Heading4"/>
        <w:numPr>
          <w:ilvl w:val="0"/>
          <w:numId w:val="0"/>
        </w:numPr>
        <w:rPr>
          <w:b/>
          <w:szCs w:val="26"/>
        </w:rPr>
      </w:pPr>
      <w:bookmarkStart w:id="118" w:name="_Toc225273723"/>
      <w:bookmarkStart w:id="119" w:name="_Toc225776166"/>
      <w:r w:rsidRPr="00D333AA">
        <w:rPr>
          <w:b/>
          <w:szCs w:val="26"/>
        </w:rPr>
        <w:t>Software Development Tools</w:t>
      </w:r>
      <w:bookmarkEnd w:id="118"/>
      <w:bookmarkEnd w:id="119"/>
    </w:p>
    <w:p ns2:paraId="4C6C3D39" ns2:textId="2E8DFF13" w:rsidR="00192E50" w:rsidRPr="00D333AA" w:rsidRDefault="067C6F43" w:rsidP="006A3C3A">
      <w:r w:rsidRPr="00D333AA">
        <w:t>A specialized stack of web technologies will be utilized to build the Shervice platform, focusing on real-time data handling and predictive intelligence. These tools enable the development team to manage complex logistics data, handle staff coordination, and maintain a centralized repository for vehicle maintenance records.</w:t>
      </w:r>
    </w:p>
    <w:p ns2:paraId="7FB65696" ns2:textId="35B6DAEA" w:rsidR="00F95E31" w:rsidRPr="00D333AA" w:rsidRDefault="00F95E31" w:rsidP="006A3C3A">
      <w:r w:rsidRPr="00D333AA">
        <w:t xml:space="preserve">The development of the Shervice platform relies on a robust, modern technology stack to ensure system performance, scalability, and accurate predictive capabilities. For the client side, Flutter 3.12 or higher serves as the primary frontend framework for building the reactive administrative and driver dashboards. This is supported by Dart, which facilitates faster compilation and hot reload capabilities during development. State management across these interfaces, including authentication states and driver-vehicle assignments, is handled natively by Flutter's state management. </w:t>
      </w:r>
    </w:p>
    <w:p ns2:paraId="6650CAFB" ns2:textId="4487F07A" w:rsidR="00F95E31" w:rsidRPr="00D333AA" w:rsidRDefault="00F95E31" w:rsidP="006A3C3A">
      <w:r w:rsidRPr="00D333AA">
        <w:lastRenderedPageBreak/>
        <w:t>To connect the frontend interface with the backend services, the native Dart http package acts as the API client. The primary backend environment operates on Python, providing a server-side runtime capable of managing high-concurrency requests and driver logs, while Flask 3.1 is employed to construct the essential RESTful API endpoints.</w:t>
      </w:r>
    </w:p>
    <w:p ns2:paraId="71CF4D21" ns2:textId="506CA8D6" w:rsidR="00BD5D93" w:rsidRPr="00D333AA" w:rsidRDefault="00BD5D93" w:rsidP="007B2E24">
      <w:pPr>
        <w:pStyle w:val="Caption"/>
        <w:keepNext/>
        <w:spacing w:before="120" w:after="60" w:line="240" w:lineRule="auto"/>
        <w:ind w:firstLine="0"/>
        <w:jc w:val="center"/>
      </w:pPr>
      <w:bookmarkStart w:id="120" w:name="_Toc227624383"/>
      <w:bookmarkStart w:id="121" w:name="_Toc229068830"/>
      <w:bookmarkStart w:id="122" w:name="_Toc242911195"/>
      <w:r w:rsidRPr="00D333AA">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4</w:t>
      </w:r>
      <w:r w:rsidRPr="00D333AA">
        <w:fldChar w:fldCharType="end"/>
      </w:r>
      <w:r w:rsidRPr="00D333AA">
        <w:t xml:space="preserve"> Software Development Tool</w:t>
      </w:r>
      <w:bookmarkEnd w:id="120"/>
      <w:bookmarkEnd w:id="121"/>
      <w:bookmarkEnd w:id="122"/>
    </w:p>
    <w:tbl>
      <w:tblPr>
        <w:tblStyle w:val="TableGrid"/>
        <w:tblW w:w="0" w:type="auto"/>
        <w:tblBorders>
          <w:left w:val="none" w:sz="0" w:space="0" w:color="auto"/>
          <w:right w:val="none" w:sz="0" w:space="0" w:color="auto"/>
        </w:tblBorders>
        <w:tblLook w:val="06A0" w:firstRow="1" w:lastRow="0" w:firstColumn="1" w:lastColumn="0" w:noHBand="1" w:noVBand="1"/>
      </w:tblPr>
      <w:tblGrid>
        <w:gridCol w:w="2880"/>
        <w:gridCol w:w="2880"/>
        <w:gridCol w:w="2880"/>
      </w:tblGrid>
      <w:tr w:rsidR="00755DE3" w:rsidRPr="002A4716" ns2:paraId="50D1EF59" ns2:textId="77777777" w:rsidTr="007B2E24">
        <w:trPr>
          <w:trHeight w:val="300"/>
          <w:tblHeader/>
        </w:trPr>
        <w:tc>
          <w:tcPr>
            <w:tcW w:w="2880" w:type="dxa"/>
            <w:tcBorders>
              <w:bottom w:val="single" w:sz="4" w:space="0" w:color="auto"/>
            </w:tcBorders>
            <w:vAlign w:val="center"/>
          </w:tcPr>
          <w:p ns2:paraId="525F5FF7" ns2:textId="5CC53335" w:rsidR="00755DE3" w:rsidRPr="002A4716" w:rsidRDefault="00755DE3" w:rsidP="00755DE3">
            <w:pPr>
              <w:spacing w:before="0" w:line="240" w:lineRule="auto"/>
              <w:rPr>
                <w:b/>
                <w:bCs/>
                <w:sz w:val="20"/>
                <w:szCs w:val="26"/>
              </w:rPr>
            </w:pPr>
            <w:r w:rsidRPr="002A4716">
              <w:rPr>
                <w:rStyle w:val="Strong"/>
                <w:sz w:val="20"/>
              </w:rPr>
              <w:t>Category</w:t>
            </w:r>
          </w:p>
        </w:tc>
        <w:tc>
          <w:tcPr>
            <w:tcW w:w="2880" w:type="dxa"/>
            <w:tcBorders>
              <w:bottom w:val="single" w:sz="4" w:space="0" w:color="auto"/>
            </w:tcBorders>
            <w:vAlign w:val="center"/>
          </w:tcPr>
          <w:p ns2:paraId="2FF159D4" ns2:textId="02EB8C81" w:rsidR="00755DE3" w:rsidRPr="002A4716" w:rsidRDefault="00755DE3" w:rsidP="00755DE3">
            <w:pPr>
              <w:spacing w:before="0" w:line="240" w:lineRule="auto"/>
              <w:rPr>
                <w:b/>
                <w:bCs/>
                <w:sz w:val="20"/>
                <w:szCs w:val="26"/>
              </w:rPr>
            </w:pPr>
            <w:r w:rsidRPr="002A4716">
              <w:rPr>
                <w:rStyle w:val="Strong"/>
                <w:sz w:val="20"/>
              </w:rPr>
              <w:t>Tool / Version</w:t>
            </w:r>
          </w:p>
        </w:tc>
        <w:tc>
          <w:tcPr>
            <w:tcW w:w="2880" w:type="dxa"/>
            <w:tcBorders>
              <w:bottom w:val="single" w:sz="4" w:space="0" w:color="auto"/>
            </w:tcBorders>
            <w:vAlign w:val="center"/>
          </w:tcPr>
          <w:p ns2:paraId="590FDE59" ns2:textId="5EBAB270" w:rsidR="00755DE3" w:rsidRPr="002A4716" w:rsidRDefault="00755DE3" w:rsidP="00755DE3">
            <w:pPr>
              <w:spacing w:before="0" w:line="240" w:lineRule="auto"/>
              <w:rPr>
                <w:b/>
                <w:bCs/>
                <w:sz w:val="20"/>
                <w:szCs w:val="26"/>
              </w:rPr>
            </w:pPr>
            <w:r w:rsidRPr="002A4716">
              <w:rPr>
                <w:rStyle w:val="Strong"/>
                <w:sz w:val="20"/>
              </w:rPr>
              <w:t>Purpose</w:t>
            </w:r>
          </w:p>
        </w:tc>
      </w:tr>
      <w:tr w:rsidR="00755DE3" w:rsidRPr="002A4716" ns2:paraId="376A889A" ns2:textId="77777777" w:rsidTr="007B2E24">
        <w:trPr>
          <w:trHeight w:val="300"/>
        </w:trPr>
        <w:tc>
          <w:tcPr>
            <w:tcW w:w="2880" w:type="dxa"/>
            <w:tcBorders>
              <w:bottom w:val="nil"/>
            </w:tcBorders>
            <w:vAlign w:val="center"/>
          </w:tcPr>
          <w:p ns2:paraId="20D7FC34" ns2:textId="6293FED0" w:rsidR="00755DE3" w:rsidRPr="002A4716" w:rsidRDefault="00755DE3" w:rsidP="00755DE3">
            <w:pPr>
              <w:spacing w:before="0" w:line="240" w:lineRule="auto"/>
              <w:rPr>
                <w:bCs/>
                <w:sz w:val="20"/>
                <w:szCs w:val="20"/>
              </w:rPr>
            </w:pPr>
            <w:r w:rsidRPr="002A4716">
              <w:rPr>
                <w:bCs/>
                <w:sz w:val="20"/>
                <w:szCs w:val="20"/>
              </w:rPr>
              <w:t>Frontend Framework</w:t>
            </w:r>
          </w:p>
        </w:tc>
        <w:tc>
          <w:tcPr>
            <w:tcW w:w="2880" w:type="dxa"/>
            <w:tcBorders>
              <w:bottom w:val="nil"/>
            </w:tcBorders>
            <w:vAlign w:val="center"/>
          </w:tcPr>
          <w:p ns2:paraId="18F32CB0" ns2:textId="2E9EB3EF" w:rsidR="00755DE3" w:rsidRPr="002A4716" w:rsidRDefault="00755DE3" w:rsidP="00755DE3">
            <w:pPr>
              <w:spacing w:before="0" w:line="240" w:lineRule="auto"/>
              <w:rPr>
                <w:bCs/>
                <w:sz w:val="20"/>
                <w:szCs w:val="20"/>
              </w:rPr>
            </w:pPr>
            <w:r w:rsidRPr="002A4716">
              <w:rPr>
                <w:bCs/>
                <w:sz w:val="20"/>
                <w:szCs w:val="20"/>
              </w:rPr>
              <w:t>Flutter (Dart SDK 3.12+)</w:t>
            </w:r>
          </w:p>
        </w:tc>
        <w:tc>
          <w:tcPr>
            <w:tcW w:w="2880" w:type="dxa"/>
            <w:tcBorders>
              <w:bottom w:val="nil"/>
            </w:tcBorders>
            <w:vAlign w:val="center"/>
          </w:tcPr>
          <w:p ns2:paraId="44060E97" ns2:textId="06309FAD" w:rsidR="00755DE3" w:rsidRPr="002A4716" w:rsidRDefault="00755DE3" w:rsidP="00213EFD">
            <w:pPr>
              <w:pStyle w:val="NoSpacing"/>
              <w:jc w:val="left"/>
              <w:rPr>
                <w:rFonts w:cs="Times New Roman"/>
                <w:b w:val="0"/>
                <w:bCs/>
                <w:sz w:val="20"/>
                <w:szCs w:val="20"/>
              </w:rPr>
            </w:pPr>
            <w:r w:rsidRPr="002A4716">
              <w:rPr>
                <w:rFonts w:cs="Times New Roman"/>
                <w:b w:val="0"/>
                <w:bCs/>
                <w:sz w:val="20"/>
                <w:szCs w:val="20"/>
              </w:rPr>
              <w:t>Primary framework for building the reactive, cross-platform Admin and Driver dashboards.</w:t>
            </w:r>
          </w:p>
        </w:tc>
      </w:tr>
      <w:tr w:rsidR="00755DE3" w:rsidRPr="002A4716" ns2:paraId="11F1322B" ns2:textId="77777777" w:rsidTr="007B2E24">
        <w:trPr>
          <w:trHeight w:val="300"/>
        </w:trPr>
        <w:tc>
          <w:tcPr>
            <w:tcW w:w="2880" w:type="dxa"/>
            <w:tcBorders>
              <w:top w:val="nil"/>
              <w:bottom w:val="nil"/>
            </w:tcBorders>
            <w:vAlign w:val="center"/>
          </w:tcPr>
          <w:p ns2:paraId="0D075C4E" ns2:textId="1676F892" w:rsidR="00755DE3" w:rsidRPr="002A4716" w:rsidRDefault="00755DE3" w:rsidP="00755DE3">
            <w:pPr>
              <w:spacing w:before="0" w:line="240" w:lineRule="auto"/>
              <w:rPr>
                <w:bCs/>
                <w:sz w:val="20"/>
                <w:szCs w:val="20"/>
              </w:rPr>
            </w:pPr>
            <w:r w:rsidRPr="002A4716">
              <w:rPr>
                <w:bCs/>
                <w:sz w:val="20"/>
                <w:szCs w:val="20"/>
              </w:rPr>
              <w:t>Backend API Framework</w:t>
            </w:r>
          </w:p>
        </w:tc>
        <w:tc>
          <w:tcPr>
            <w:tcW w:w="2880" w:type="dxa"/>
            <w:tcBorders>
              <w:top w:val="nil"/>
              <w:bottom w:val="nil"/>
            </w:tcBorders>
            <w:vAlign w:val="center"/>
          </w:tcPr>
          <w:p ns2:paraId="6E6CE670" ns2:textId="17DBA4A1" w:rsidR="00755DE3" w:rsidRPr="002A4716" w:rsidRDefault="00755DE3" w:rsidP="00755DE3">
            <w:pPr>
              <w:spacing w:before="0" w:line="240" w:lineRule="auto"/>
              <w:rPr>
                <w:bCs/>
                <w:sz w:val="20"/>
                <w:szCs w:val="20"/>
              </w:rPr>
            </w:pPr>
            <w:r w:rsidRPr="002A4716">
              <w:rPr>
                <w:bCs/>
                <w:sz w:val="20"/>
                <w:szCs w:val="20"/>
              </w:rPr>
              <w:t>Flask (3.1.3)</w:t>
            </w:r>
          </w:p>
        </w:tc>
        <w:tc>
          <w:tcPr>
            <w:tcW w:w="2880" w:type="dxa"/>
            <w:tcBorders>
              <w:top w:val="nil"/>
              <w:bottom w:val="nil"/>
            </w:tcBorders>
            <w:vAlign w:val="center"/>
          </w:tcPr>
          <w:p ns2:paraId="62D1492D" ns2:textId="31072266" w:rsidR="00755DE3" w:rsidRPr="002A4716" w:rsidRDefault="06C6B610" w:rsidP="06C6B610">
            <w:pPr>
              <w:pStyle w:val="NoSpacing"/>
              <w:jc w:val="left"/>
              <w:rPr>
                <w:rFonts w:cs="Times New Roman"/>
                <w:b w:val="0"/>
                <w:sz w:val="20"/>
                <w:szCs w:val="20"/>
                <w:lang w:val="en-US"/>
              </w:rPr>
            </w:pPr>
            <w:r w:rsidRPr="002A4716">
              <w:rPr>
                <w:rFonts w:cs="Times New Roman"/>
                <w:b w:val="0"/>
                <w:sz w:val="20"/>
                <w:szCs w:val="20"/>
                <w:lang w:val="en-US"/>
              </w:rPr>
              <w:t>Python micro-framework serving as the core backend to handle RESTful API endpoints, routing, and system logic.</w:t>
            </w:r>
          </w:p>
        </w:tc>
      </w:tr>
      <w:tr w:rsidR="00755DE3" w:rsidRPr="002A4716" ns2:paraId="46D9E213" ns2:textId="77777777" w:rsidTr="007B2E24">
        <w:trPr>
          <w:trHeight w:val="300"/>
        </w:trPr>
        <w:tc>
          <w:tcPr>
            <w:tcW w:w="2880" w:type="dxa"/>
            <w:tcBorders>
              <w:top w:val="nil"/>
              <w:bottom w:val="nil"/>
            </w:tcBorders>
            <w:vAlign w:val="center"/>
          </w:tcPr>
          <w:p ns2:paraId="6D1E67E5" ns2:textId="4288EA77" w:rsidR="00755DE3" w:rsidRPr="002A4716" w:rsidRDefault="00755DE3" w:rsidP="00755DE3">
            <w:pPr>
              <w:spacing w:before="0" w:line="240" w:lineRule="auto"/>
              <w:rPr>
                <w:bCs/>
                <w:sz w:val="20"/>
                <w:szCs w:val="20"/>
              </w:rPr>
            </w:pPr>
            <w:r w:rsidRPr="002A4716">
              <w:rPr>
                <w:bCs/>
                <w:sz w:val="20"/>
                <w:szCs w:val="20"/>
              </w:rPr>
              <w:t>Backend-as-a-Service</w:t>
            </w:r>
          </w:p>
        </w:tc>
        <w:tc>
          <w:tcPr>
            <w:tcW w:w="2880" w:type="dxa"/>
            <w:tcBorders>
              <w:top w:val="nil"/>
              <w:bottom w:val="nil"/>
            </w:tcBorders>
            <w:vAlign w:val="center"/>
          </w:tcPr>
          <w:p ns2:paraId="4284B8F2" ns2:textId="6D5F3AF7" w:rsidR="00755DE3" w:rsidRPr="002A4716" w:rsidRDefault="00755DE3" w:rsidP="00755DE3">
            <w:pPr>
              <w:spacing w:before="0" w:line="240" w:lineRule="auto"/>
              <w:rPr>
                <w:bCs/>
                <w:sz w:val="20"/>
                <w:szCs w:val="20"/>
              </w:rPr>
            </w:pPr>
            <w:r w:rsidRPr="002A4716">
              <w:rPr>
                <w:bCs/>
                <w:sz w:val="20"/>
                <w:szCs w:val="20"/>
              </w:rPr>
              <w:t>Supabase (v2.31 / Flutter v2.15)</w:t>
            </w:r>
          </w:p>
        </w:tc>
        <w:tc>
          <w:tcPr>
            <w:tcW w:w="2880" w:type="dxa"/>
            <w:tcBorders>
              <w:top w:val="nil"/>
              <w:bottom w:val="nil"/>
            </w:tcBorders>
            <w:vAlign w:val="center"/>
          </w:tcPr>
          <w:p ns2:paraId="78B80662" ns2:textId="5995A3E7" w:rsidR="00755DE3" w:rsidRPr="002A4716" w:rsidRDefault="00755DE3" w:rsidP="00213EFD">
            <w:pPr>
              <w:pStyle w:val="NoSpacing"/>
              <w:jc w:val="left"/>
              <w:rPr>
                <w:rFonts w:cs="Times New Roman"/>
                <w:b w:val="0"/>
                <w:bCs/>
                <w:sz w:val="20"/>
                <w:szCs w:val="20"/>
              </w:rPr>
            </w:pPr>
            <w:r w:rsidRPr="002A4716">
              <w:rPr>
                <w:rFonts w:cs="Times New Roman"/>
                <w:b w:val="0"/>
                <w:bCs/>
                <w:sz w:val="20"/>
                <w:szCs w:val="20"/>
              </w:rPr>
              <w:t>Provides secure user authentication, managed database hosting, and real-time data listeners across both Flask and Flutter.</w:t>
            </w:r>
          </w:p>
        </w:tc>
      </w:tr>
      <w:tr w:rsidR="00755DE3" w:rsidRPr="002A4716" ns2:paraId="0B0039EA" ns2:textId="77777777" w:rsidTr="007B2E24">
        <w:trPr>
          <w:trHeight w:val="300"/>
        </w:trPr>
        <w:tc>
          <w:tcPr>
            <w:tcW w:w="2880" w:type="dxa"/>
            <w:tcBorders>
              <w:top w:val="nil"/>
              <w:bottom w:val="nil"/>
            </w:tcBorders>
            <w:vAlign w:val="center"/>
          </w:tcPr>
          <w:p ns2:paraId="2FC2D223" ns2:textId="740E5856" w:rsidR="00755DE3" w:rsidRPr="002A4716" w:rsidRDefault="00755DE3" w:rsidP="00755DE3">
            <w:pPr>
              <w:spacing w:before="0" w:line="240" w:lineRule="auto"/>
              <w:rPr>
                <w:bCs/>
                <w:sz w:val="20"/>
                <w:szCs w:val="20"/>
              </w:rPr>
            </w:pPr>
            <w:r w:rsidRPr="002A4716">
              <w:rPr>
                <w:bCs/>
                <w:sz w:val="20"/>
                <w:szCs w:val="20"/>
              </w:rPr>
              <w:t>Database Engine</w:t>
            </w:r>
          </w:p>
        </w:tc>
        <w:tc>
          <w:tcPr>
            <w:tcW w:w="2880" w:type="dxa"/>
            <w:tcBorders>
              <w:top w:val="nil"/>
              <w:bottom w:val="nil"/>
            </w:tcBorders>
            <w:vAlign w:val="center"/>
          </w:tcPr>
          <w:p ns2:paraId="60045D62" ns2:textId="267B984E" w:rsidR="00755DE3" w:rsidRPr="002A4716" w:rsidRDefault="00755DE3" w:rsidP="00755DE3">
            <w:pPr>
              <w:spacing w:before="0" w:line="240" w:lineRule="auto"/>
              <w:rPr>
                <w:bCs/>
                <w:sz w:val="20"/>
                <w:szCs w:val="20"/>
              </w:rPr>
            </w:pPr>
            <w:r w:rsidRPr="002A4716">
              <w:rPr>
                <w:bCs/>
                <w:sz w:val="20"/>
                <w:szCs w:val="20"/>
              </w:rPr>
              <w:t>PostgreSQL</w:t>
            </w:r>
          </w:p>
        </w:tc>
        <w:tc>
          <w:tcPr>
            <w:tcW w:w="2880" w:type="dxa"/>
            <w:tcBorders>
              <w:top w:val="nil"/>
              <w:bottom w:val="nil"/>
            </w:tcBorders>
            <w:vAlign w:val="center"/>
          </w:tcPr>
          <w:p ns2:paraId="227F5C2F" ns2:textId="7307492F" w:rsidR="00755DE3" w:rsidRPr="002A4716" w:rsidRDefault="06C6B610" w:rsidP="06C6B610">
            <w:pPr>
              <w:pStyle w:val="NoSpacing"/>
              <w:jc w:val="left"/>
              <w:rPr>
                <w:rFonts w:cs="Times New Roman"/>
                <w:b w:val="0"/>
                <w:sz w:val="20"/>
                <w:szCs w:val="20"/>
                <w:lang w:val="en-US"/>
              </w:rPr>
            </w:pPr>
            <w:r w:rsidRPr="002A4716">
              <w:rPr>
                <w:rFonts w:cs="Times New Roman"/>
                <w:b w:val="0"/>
                <w:sz w:val="20"/>
                <w:szCs w:val="20"/>
                <w:lang w:val="en-US"/>
              </w:rPr>
              <w:t>Relational database underlying Supabase used for maintaining strict data integrity for trip schedules, maintenance logs, and vehicle registries.</w:t>
            </w:r>
          </w:p>
        </w:tc>
      </w:tr>
      <w:tr w:rsidR="00755DE3" w:rsidRPr="002A4716" ns2:paraId="4B823D74" ns2:textId="77777777" w:rsidTr="007B2E24">
        <w:trPr>
          <w:trHeight w:val="300"/>
        </w:trPr>
        <w:tc>
          <w:tcPr>
            <w:tcW w:w="2880" w:type="dxa"/>
            <w:tcBorders>
              <w:top w:val="nil"/>
              <w:bottom w:val="nil"/>
            </w:tcBorders>
            <w:vAlign w:val="center"/>
          </w:tcPr>
          <w:p ns2:paraId="22BA7A63" ns2:textId="12EC8D90" w:rsidR="00755DE3" w:rsidRPr="002A4716" w:rsidRDefault="00755DE3" w:rsidP="00755DE3">
            <w:pPr>
              <w:spacing w:before="0" w:line="240" w:lineRule="auto"/>
              <w:rPr>
                <w:bCs/>
                <w:sz w:val="20"/>
                <w:szCs w:val="20"/>
              </w:rPr>
            </w:pPr>
            <w:r w:rsidRPr="002A4716">
              <w:rPr>
                <w:bCs/>
                <w:sz w:val="20"/>
                <w:szCs w:val="20"/>
              </w:rPr>
              <w:t>Data Processing</w:t>
            </w:r>
          </w:p>
        </w:tc>
        <w:tc>
          <w:tcPr>
            <w:tcW w:w="2880" w:type="dxa"/>
            <w:tcBorders>
              <w:top w:val="nil"/>
              <w:bottom w:val="nil"/>
            </w:tcBorders>
            <w:vAlign w:val="center"/>
          </w:tcPr>
          <w:p ns2:paraId="66F5DA2A" ns2:textId="3F05622D" w:rsidR="00755DE3" w:rsidRPr="002A4716" w:rsidRDefault="00755DE3" w:rsidP="00755DE3">
            <w:pPr>
              <w:spacing w:before="0" w:line="240" w:lineRule="auto"/>
              <w:rPr>
                <w:bCs/>
                <w:sz w:val="20"/>
                <w:szCs w:val="20"/>
              </w:rPr>
            </w:pPr>
            <w:r w:rsidRPr="002A4716">
              <w:rPr>
                <w:bCs/>
                <w:sz w:val="20"/>
                <w:szCs w:val="20"/>
              </w:rPr>
              <w:t>Pandas (2.3.3)</w:t>
            </w:r>
          </w:p>
        </w:tc>
        <w:tc>
          <w:tcPr>
            <w:tcW w:w="2880" w:type="dxa"/>
            <w:tcBorders>
              <w:top w:val="nil"/>
              <w:bottom w:val="nil"/>
            </w:tcBorders>
            <w:vAlign w:val="center"/>
          </w:tcPr>
          <w:p ns2:paraId="00BF71ED" ns2:textId="6DA39E1B" w:rsidR="00755DE3" w:rsidRPr="002A4716" w:rsidRDefault="00755DE3" w:rsidP="00213EFD">
            <w:pPr>
              <w:pStyle w:val="NoSpacing"/>
              <w:jc w:val="left"/>
              <w:rPr>
                <w:rFonts w:cs="Times New Roman"/>
                <w:b w:val="0"/>
                <w:bCs/>
                <w:sz w:val="20"/>
                <w:szCs w:val="20"/>
              </w:rPr>
            </w:pPr>
            <w:r w:rsidRPr="002A4716">
              <w:rPr>
                <w:rFonts w:cs="Times New Roman"/>
                <w:b w:val="0"/>
                <w:bCs/>
                <w:sz w:val="20"/>
                <w:szCs w:val="20"/>
              </w:rPr>
              <w:t>Core Python library for cleaning, aggregating, and structuring historical shuttle logs on the backend before analytical processing.</w:t>
            </w:r>
          </w:p>
        </w:tc>
      </w:tr>
      <w:tr w:rsidR="00755DE3" w:rsidRPr="002A4716" ns2:paraId="458ACCED" ns2:textId="77777777" w:rsidTr="007B2E24">
        <w:trPr>
          <w:trHeight w:val="300"/>
        </w:trPr>
        <w:tc>
          <w:tcPr>
            <w:tcW w:w="2880" w:type="dxa"/>
            <w:tcBorders>
              <w:top w:val="nil"/>
              <w:bottom w:val="nil"/>
            </w:tcBorders>
            <w:vAlign w:val="center"/>
          </w:tcPr>
          <w:p ns2:paraId="5E7C795C" ns2:textId="386C0E22" w:rsidR="00755DE3" w:rsidRPr="002A4716" w:rsidRDefault="00755DE3" w:rsidP="00755DE3">
            <w:pPr>
              <w:spacing w:before="0" w:line="240" w:lineRule="auto"/>
              <w:rPr>
                <w:bCs/>
                <w:sz w:val="20"/>
                <w:szCs w:val="20"/>
              </w:rPr>
            </w:pPr>
            <w:r w:rsidRPr="002A4716">
              <w:rPr>
                <w:bCs/>
                <w:sz w:val="20"/>
                <w:szCs w:val="20"/>
              </w:rPr>
              <w:t>Machine Learning</w:t>
            </w:r>
          </w:p>
        </w:tc>
        <w:tc>
          <w:tcPr>
            <w:tcW w:w="2880" w:type="dxa"/>
            <w:tcBorders>
              <w:top w:val="nil"/>
              <w:bottom w:val="nil"/>
            </w:tcBorders>
            <w:vAlign w:val="center"/>
          </w:tcPr>
          <w:p ns2:paraId="6848AB24" ns2:textId="20A6667B" w:rsidR="00755DE3" w:rsidRPr="002A4716" w:rsidRDefault="00755DE3" w:rsidP="00755DE3">
            <w:pPr>
              <w:spacing w:before="0" w:line="240" w:lineRule="auto"/>
              <w:rPr>
                <w:bCs/>
                <w:sz w:val="20"/>
                <w:szCs w:val="20"/>
              </w:rPr>
            </w:pPr>
            <w:r w:rsidRPr="002A4716">
              <w:rPr>
                <w:bCs/>
                <w:sz w:val="20"/>
                <w:szCs w:val="20"/>
              </w:rPr>
              <w:t>Scikit-learn (1.8.0)</w:t>
            </w:r>
          </w:p>
        </w:tc>
        <w:tc>
          <w:tcPr>
            <w:tcW w:w="2880" w:type="dxa"/>
            <w:tcBorders>
              <w:top w:val="nil"/>
              <w:bottom w:val="nil"/>
            </w:tcBorders>
            <w:vAlign w:val="center"/>
          </w:tcPr>
          <w:p ns2:paraId="46DA736C" ns2:textId="2F504DCB" w:rsidR="00755DE3" w:rsidRPr="002A4716" w:rsidRDefault="06C6B610" w:rsidP="06C6B610">
            <w:pPr>
              <w:pStyle w:val="NoSpacing"/>
              <w:jc w:val="left"/>
              <w:rPr>
                <w:rFonts w:cs="Times New Roman"/>
                <w:b w:val="0"/>
                <w:sz w:val="20"/>
                <w:szCs w:val="20"/>
                <w:lang w:val="en-US"/>
              </w:rPr>
            </w:pPr>
            <w:r w:rsidRPr="002A4716">
              <w:rPr>
                <w:rFonts w:cs="Times New Roman"/>
                <w:b w:val="0"/>
                <w:sz w:val="20"/>
                <w:szCs w:val="20"/>
                <w:lang w:val="en-US"/>
              </w:rPr>
              <w:t>Python library utilized for implementing predictive algorithms (e.g., clustering or regression) for route delays and maintenance forecasting.</w:t>
            </w:r>
          </w:p>
        </w:tc>
      </w:tr>
      <w:tr w:rsidR="00755DE3" w:rsidRPr="002A4716" ns2:paraId="7DDF5DA7" ns2:textId="77777777" w:rsidTr="007B2E24">
        <w:trPr>
          <w:trHeight w:val="300"/>
        </w:trPr>
        <w:tc>
          <w:tcPr>
            <w:tcW w:w="2880" w:type="dxa"/>
            <w:tcBorders>
              <w:top w:val="nil"/>
              <w:bottom w:val="nil"/>
            </w:tcBorders>
            <w:vAlign w:val="center"/>
          </w:tcPr>
          <w:p ns2:paraId="78E48001" ns2:textId="4704BD6A" w:rsidR="00755DE3" w:rsidRPr="002A4716" w:rsidRDefault="00755DE3" w:rsidP="00755DE3">
            <w:pPr>
              <w:spacing w:before="0" w:line="240" w:lineRule="auto"/>
              <w:rPr>
                <w:bCs/>
                <w:sz w:val="20"/>
                <w:szCs w:val="20"/>
              </w:rPr>
            </w:pPr>
            <w:r w:rsidRPr="002A4716">
              <w:rPr>
                <w:bCs/>
                <w:sz w:val="20"/>
                <w:szCs w:val="20"/>
              </w:rPr>
              <w:t>Frontend Data Visualization</w:t>
            </w:r>
          </w:p>
        </w:tc>
        <w:tc>
          <w:tcPr>
            <w:tcW w:w="2880" w:type="dxa"/>
            <w:tcBorders>
              <w:top w:val="nil"/>
              <w:bottom w:val="nil"/>
            </w:tcBorders>
            <w:vAlign w:val="center"/>
          </w:tcPr>
          <w:p ns2:paraId="710F9362" ns2:textId="6A451BD0" w:rsidR="00755DE3" w:rsidRPr="002A4716" w:rsidRDefault="00755DE3" w:rsidP="00755DE3">
            <w:pPr>
              <w:spacing w:before="0" w:line="240" w:lineRule="auto"/>
              <w:rPr>
                <w:bCs/>
                <w:sz w:val="20"/>
                <w:szCs w:val="20"/>
              </w:rPr>
            </w:pPr>
            <w:r w:rsidRPr="002A4716">
              <w:rPr>
                <w:bCs/>
                <w:sz w:val="20"/>
                <w:szCs w:val="20"/>
              </w:rPr>
              <w:t xml:space="preserve">FL Chart </w:t>
            </w:r>
          </w:p>
        </w:tc>
        <w:tc>
          <w:tcPr>
            <w:tcW w:w="2880" w:type="dxa"/>
            <w:tcBorders>
              <w:top w:val="nil"/>
              <w:bottom w:val="nil"/>
            </w:tcBorders>
            <w:vAlign w:val="center"/>
          </w:tcPr>
          <w:p ns2:paraId="7D95FB87" ns2:textId="71205102" w:rsidR="00755DE3" w:rsidRPr="002A4716" w:rsidRDefault="06C6B610" w:rsidP="06C6B610">
            <w:pPr>
              <w:pStyle w:val="NoSpacing"/>
              <w:jc w:val="left"/>
              <w:rPr>
                <w:rFonts w:cs="Times New Roman"/>
                <w:b w:val="0"/>
                <w:sz w:val="20"/>
                <w:szCs w:val="20"/>
                <w:lang w:val="en-US"/>
              </w:rPr>
            </w:pPr>
            <w:r w:rsidRPr="002A4716">
              <w:rPr>
                <w:rFonts w:cs="Times New Roman"/>
                <w:b w:val="0"/>
                <w:sz w:val="20"/>
                <w:szCs w:val="20"/>
                <w:lang w:val="en-US"/>
              </w:rPr>
              <w:t>Flutter charting library used to render interactive data visualizations and analytics on the Admin dashboard.</w:t>
            </w:r>
          </w:p>
        </w:tc>
      </w:tr>
      <w:tr w:rsidR="00755DE3" w:rsidRPr="002A4716" ns2:paraId="2EE1A91B" ns2:textId="77777777" w:rsidTr="007B2E24">
        <w:trPr>
          <w:trHeight w:val="300"/>
        </w:trPr>
        <w:tc>
          <w:tcPr>
            <w:tcW w:w="2880" w:type="dxa"/>
            <w:tcBorders>
              <w:top w:val="nil"/>
              <w:bottom w:val="nil"/>
            </w:tcBorders>
            <w:vAlign w:val="center"/>
          </w:tcPr>
          <w:p ns2:paraId="7D18DA5B" ns2:textId="051AD58E" w:rsidR="00755DE3" w:rsidRPr="002A4716" w:rsidRDefault="00755DE3" w:rsidP="00755DE3">
            <w:pPr>
              <w:spacing w:before="0" w:line="240" w:lineRule="auto"/>
              <w:rPr>
                <w:bCs/>
                <w:sz w:val="20"/>
                <w:szCs w:val="20"/>
              </w:rPr>
            </w:pPr>
            <w:r w:rsidRPr="002A4716">
              <w:rPr>
                <w:bCs/>
                <w:sz w:val="20"/>
                <w:szCs w:val="20"/>
              </w:rPr>
              <w:lastRenderedPageBreak/>
              <w:t>API Client (Frontend)</w:t>
            </w:r>
          </w:p>
        </w:tc>
        <w:tc>
          <w:tcPr>
            <w:tcW w:w="2880" w:type="dxa"/>
            <w:tcBorders>
              <w:top w:val="nil"/>
              <w:bottom w:val="nil"/>
            </w:tcBorders>
            <w:vAlign w:val="center"/>
          </w:tcPr>
          <w:p ns2:paraId="3D7DDDA7" ns2:textId="5B9E7D98" w:rsidR="00755DE3" w:rsidRPr="002A4716" w:rsidRDefault="00755DE3" w:rsidP="00755DE3">
            <w:pPr>
              <w:spacing w:before="0" w:line="240" w:lineRule="auto"/>
              <w:rPr>
                <w:bCs/>
                <w:sz w:val="20"/>
                <w:szCs w:val="20"/>
              </w:rPr>
            </w:pPr>
            <w:r w:rsidRPr="002A4716">
              <w:rPr>
                <w:bCs/>
                <w:sz w:val="20"/>
                <w:szCs w:val="20"/>
              </w:rPr>
              <w:t xml:space="preserve">Native HTTP </w:t>
            </w:r>
          </w:p>
        </w:tc>
        <w:tc>
          <w:tcPr>
            <w:tcW w:w="2880" w:type="dxa"/>
            <w:tcBorders>
              <w:top w:val="nil"/>
              <w:bottom w:val="nil"/>
            </w:tcBorders>
            <w:vAlign w:val="center"/>
          </w:tcPr>
          <w:p ns2:paraId="20AD2E9B" ns2:textId="034BFD1D" w:rsidR="00755DE3" w:rsidRPr="002A4716" w:rsidRDefault="00755DE3" w:rsidP="00213EFD">
            <w:pPr>
              <w:pStyle w:val="NoSpacing"/>
              <w:jc w:val="left"/>
              <w:rPr>
                <w:rFonts w:cs="Times New Roman"/>
                <w:b w:val="0"/>
                <w:bCs/>
                <w:sz w:val="20"/>
                <w:szCs w:val="20"/>
              </w:rPr>
            </w:pPr>
            <w:r w:rsidRPr="002A4716">
              <w:rPr>
                <w:rFonts w:cs="Times New Roman"/>
                <w:b w:val="0"/>
                <w:bCs/>
                <w:sz w:val="20"/>
                <w:szCs w:val="20"/>
              </w:rPr>
              <w:t>Replaces Axios. Used natively within Flutter for secure REST API communication and bidirectional socket connections with the Flask backend.</w:t>
            </w:r>
          </w:p>
        </w:tc>
      </w:tr>
      <w:tr w:rsidR="00755DE3" w:rsidRPr="002A4716" ns2:paraId="3BACA012" ns2:textId="77777777" w:rsidTr="007B2E24">
        <w:trPr>
          <w:trHeight w:val="300"/>
        </w:trPr>
        <w:tc>
          <w:tcPr>
            <w:tcW w:w="2880" w:type="dxa"/>
            <w:tcBorders>
              <w:top w:val="nil"/>
              <w:bottom w:val="single" w:sz="4" w:space="0" w:color="auto"/>
            </w:tcBorders>
            <w:vAlign w:val="center"/>
          </w:tcPr>
          <w:p ns2:paraId="22213E83" ns2:textId="6C92F916" w:rsidR="00755DE3" w:rsidRPr="002A4716" w:rsidRDefault="00755DE3" w:rsidP="00755DE3">
            <w:pPr>
              <w:spacing w:before="0" w:line="240" w:lineRule="auto"/>
              <w:rPr>
                <w:bCs/>
                <w:sz w:val="20"/>
                <w:szCs w:val="20"/>
              </w:rPr>
            </w:pPr>
            <w:r w:rsidRPr="002A4716">
              <w:rPr>
                <w:bCs/>
                <w:sz w:val="20"/>
                <w:szCs w:val="20"/>
              </w:rPr>
              <w:t>Typography &amp; UI</w:t>
            </w:r>
          </w:p>
        </w:tc>
        <w:tc>
          <w:tcPr>
            <w:tcW w:w="2880" w:type="dxa"/>
            <w:tcBorders>
              <w:top w:val="nil"/>
              <w:bottom w:val="single" w:sz="4" w:space="0" w:color="auto"/>
            </w:tcBorders>
            <w:vAlign w:val="center"/>
          </w:tcPr>
          <w:p ns2:paraId="7067E8ED" ns2:textId="63DB88FA" w:rsidR="00755DE3" w:rsidRPr="002A4716" w:rsidRDefault="00755DE3" w:rsidP="00755DE3">
            <w:pPr>
              <w:spacing w:before="0" w:line="240" w:lineRule="auto"/>
              <w:rPr>
                <w:bCs/>
                <w:sz w:val="20"/>
                <w:szCs w:val="20"/>
              </w:rPr>
            </w:pPr>
            <w:r w:rsidRPr="002A4716">
              <w:rPr>
                <w:bCs/>
                <w:sz w:val="20"/>
                <w:szCs w:val="20"/>
              </w:rPr>
              <w:t>Google Fonts &amp; Material UI</w:t>
            </w:r>
          </w:p>
        </w:tc>
        <w:tc>
          <w:tcPr>
            <w:tcW w:w="2880" w:type="dxa"/>
            <w:tcBorders>
              <w:top w:val="nil"/>
              <w:bottom w:val="single" w:sz="4" w:space="0" w:color="auto"/>
            </w:tcBorders>
            <w:vAlign w:val="center"/>
          </w:tcPr>
          <w:p ns2:paraId="5D5FB4EC" ns2:textId="67329BA4" w:rsidR="00755DE3" w:rsidRPr="002A4716" w:rsidRDefault="06C6B610" w:rsidP="06C6B610">
            <w:pPr>
              <w:pStyle w:val="NoSpacing"/>
              <w:jc w:val="left"/>
              <w:rPr>
                <w:rFonts w:cs="Times New Roman"/>
                <w:b w:val="0"/>
                <w:sz w:val="20"/>
                <w:szCs w:val="20"/>
                <w:lang w:val="en-US"/>
              </w:rPr>
            </w:pPr>
            <w:r w:rsidRPr="002A4716">
              <w:rPr>
                <w:rFonts w:cs="Times New Roman"/>
                <w:b w:val="0"/>
                <w:sz w:val="20"/>
                <w:szCs w:val="20"/>
                <w:lang w:val="en-US"/>
              </w:rPr>
              <w:t>Integrates standard typography and responsive UI component libraries directly into the Flutter frontend.</w:t>
            </w:r>
          </w:p>
        </w:tc>
      </w:tr>
    </w:tbl>
    <w:p ns2:paraId="1F9C1547" ns2:textId="77777777" w:rsidR="00F95E31" w:rsidRPr="00D333AA" w:rsidRDefault="00F95E31" w:rsidP="00D06D39"/>
    <w:p ns2:paraId="116C89C1" ns2:textId="09F53918" w:rsidR="006860FB" w:rsidRPr="00D333AA" w:rsidRDefault="009504E7" w:rsidP="00D06D39">
      <w:r w:rsidRPr="00D333AA">
        <w:t xml:space="preserve">To facilitate instant push notifications on the administrative dashboard, the native web_socket_channel package is integrated for real-time bidirectional communication. </w:t>
      </w:r>
      <w:r w:rsidR="00E437D2" w:rsidRPr="00D333AA">
        <w:t>Furthermore, Supabase operates as a Backend-as-a-Service, delivering secure authentication protocols and real-time database listeners. Data integrity for critical trip and maintenance records is maintained using a PostgreSQL relational database. For the predictive analytics component of the platform, the Flask backend also hosts the machine learning models and data services. Within this analytical engine, Pandas 2.3 is responsible for cleaning and structuring historical shuttle logs prior to processing, while Scikit-learn 1.8 is for implementing algorithms for performance classification and maintenance forecasting.</w:t>
      </w:r>
    </w:p>
    <w:p ns2:paraId="243841D5" ns2:textId="77777777" w:rsidR="00F95E31" w:rsidRDefault="00F95E31" w:rsidP="00D06D39"/>
    <w:p ns2:paraId="343C750E" ns2:textId="77777777" w:rsidR="00D81017" w:rsidRPr="00D333AA" w:rsidRDefault="00D81017" w:rsidP="00D06D39"/>
    <w:p ns2:paraId="4F997E21" ns2:textId="77777777" w:rsidR="00012538" w:rsidRPr="00D333AA" w:rsidRDefault="00012538" w:rsidP="00FA2543">
      <w:pPr>
        <w:pStyle w:val="Heading4"/>
        <w:numPr>
          <w:ilvl w:val="0"/>
          <w:numId w:val="0"/>
        </w:numPr>
        <w:rPr>
          <w:b/>
          <w:szCs w:val="26"/>
        </w:rPr>
      </w:pPr>
      <w:bookmarkStart w:id="123" w:name="_Toc225273724"/>
      <w:bookmarkStart w:id="124" w:name="_Toc225776167"/>
      <w:r w:rsidRPr="00D333AA">
        <w:rPr>
          <w:b/>
          <w:szCs w:val="26"/>
        </w:rPr>
        <w:lastRenderedPageBreak/>
        <w:t>Hardware Development Tools</w:t>
      </w:r>
      <w:bookmarkEnd w:id="123"/>
      <w:bookmarkEnd w:id="124"/>
    </w:p>
    <w:p ns2:paraId="6B39322A" ns2:textId="0572E8FC" w:rsidR="00012538" w:rsidRPr="00D333AA" w:rsidRDefault="00012538" w:rsidP="00BD5D93">
      <w:r w:rsidRPr="00D333AA">
        <w:t>The following section outlines the hardware resources utilized by the developers, categorized by their primary functions, to ensure that both the programming and evaluation phases are adequately supported.</w:t>
      </w:r>
    </w:p>
    <w:p ns2:paraId="423EA9AF" ns2:textId="436BDAF2" w:rsidR="00BD5D93" w:rsidRPr="00D333AA" w:rsidRDefault="00BD5D93" w:rsidP="007B2E24">
      <w:pPr>
        <w:pStyle w:val="Caption"/>
        <w:keepNext/>
        <w:spacing w:before="120" w:after="60" w:line="240" w:lineRule="auto"/>
        <w:ind w:firstLine="0"/>
        <w:jc w:val="center"/>
      </w:pPr>
      <w:bookmarkStart w:id="125" w:name="_Toc227624384"/>
      <w:bookmarkStart w:id="126" w:name="_Toc229068831"/>
      <w:bookmarkStart w:id="127" w:name="_Toc242911196"/>
      <w:r w:rsidRPr="00D333AA">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5</w:t>
      </w:r>
      <w:r w:rsidRPr="00D333AA">
        <w:fldChar w:fldCharType="end"/>
      </w:r>
      <w:r w:rsidRPr="00D333AA">
        <w:t xml:space="preserve"> Hardware Development Tools</w:t>
      </w:r>
      <w:bookmarkEnd w:id="125"/>
      <w:bookmarkEnd w:id="126"/>
      <w:bookmarkEnd w:id="127"/>
    </w:p>
    <w:tbl>
      <w:tblPr>
        <w:tblStyle w:val="TableGrid"/>
        <w:tblW w:w="0" w:type="auto"/>
        <w:tblLook w:val="06A0" w:firstRow="1" w:lastRow="0" w:firstColumn="1" w:lastColumn="0" w:noHBand="1" w:noVBand="1"/>
      </w:tblPr>
      <w:tblGrid>
        <w:gridCol w:w="2880"/>
        <w:gridCol w:w="2880"/>
        <w:gridCol w:w="2880"/>
      </w:tblGrid>
      <w:tr w:rsidR="00012538" w:rsidRPr="002A4716" ns2:paraId="243A4E12" ns2:textId="77777777" w:rsidTr="007B2E24">
        <w:trPr>
          <w:trHeight w:val="300"/>
          <w:tblHeader/>
        </w:trPr>
        <w:tc>
          <w:tcPr>
            <w:tcW w:w="2880" w:type="dxa"/>
            <w:tcBorders>
              <w:left w:val="nil"/>
              <w:bottom w:val="single" w:sz="4" w:space="0" w:color="auto"/>
            </w:tcBorders>
          </w:tcPr>
          <w:p ns2:paraId="0C4656E5" ns2:textId="77777777" w:rsidR="00012538" w:rsidRPr="002A4716" w:rsidRDefault="00012538" w:rsidP="00373A49">
            <w:pPr>
              <w:spacing w:before="0" w:line="240" w:lineRule="auto"/>
              <w:jc w:val="left"/>
              <w:rPr>
                <w:b/>
                <w:bCs/>
                <w:color w:val="1F1F1F"/>
                <w:sz w:val="20"/>
              </w:rPr>
            </w:pPr>
            <w:r w:rsidRPr="002A4716">
              <w:rPr>
                <w:b/>
                <w:bCs/>
                <w:color w:val="1F1F1F"/>
                <w:sz w:val="20"/>
              </w:rPr>
              <w:t>Category</w:t>
            </w:r>
          </w:p>
        </w:tc>
        <w:tc>
          <w:tcPr>
            <w:tcW w:w="2880" w:type="dxa"/>
            <w:tcBorders>
              <w:bottom w:val="single" w:sz="4" w:space="0" w:color="auto"/>
            </w:tcBorders>
          </w:tcPr>
          <w:p ns2:paraId="01803662" ns2:textId="77777777" w:rsidR="00012538" w:rsidRPr="002A4716" w:rsidRDefault="00012538" w:rsidP="00373A49">
            <w:pPr>
              <w:spacing w:before="0" w:line="240" w:lineRule="auto"/>
              <w:jc w:val="left"/>
              <w:rPr>
                <w:b/>
                <w:bCs/>
                <w:color w:val="1F1F1F"/>
                <w:sz w:val="20"/>
              </w:rPr>
            </w:pPr>
            <w:r w:rsidRPr="002A4716">
              <w:rPr>
                <w:b/>
                <w:bCs/>
                <w:color w:val="1F1F1F"/>
                <w:sz w:val="20"/>
              </w:rPr>
              <w:t>Tool</w:t>
            </w:r>
          </w:p>
        </w:tc>
        <w:tc>
          <w:tcPr>
            <w:tcW w:w="2880" w:type="dxa"/>
            <w:tcBorders>
              <w:bottom w:val="single" w:sz="4" w:space="0" w:color="auto"/>
              <w:right w:val="nil"/>
            </w:tcBorders>
          </w:tcPr>
          <w:p ns2:paraId="2EB30101" ns2:textId="77777777" w:rsidR="00012538" w:rsidRPr="002A4716" w:rsidRDefault="00012538" w:rsidP="00373A49">
            <w:pPr>
              <w:spacing w:before="0" w:line="240" w:lineRule="auto"/>
              <w:jc w:val="left"/>
              <w:rPr>
                <w:b/>
                <w:bCs/>
                <w:color w:val="1F1F1F"/>
                <w:sz w:val="20"/>
              </w:rPr>
            </w:pPr>
            <w:r w:rsidRPr="002A4716">
              <w:rPr>
                <w:b/>
                <w:bCs/>
                <w:color w:val="1F1F1F"/>
                <w:sz w:val="20"/>
              </w:rPr>
              <w:t>Purpose</w:t>
            </w:r>
          </w:p>
        </w:tc>
      </w:tr>
      <w:tr w:rsidR="00012538" w:rsidRPr="002A4716" ns2:paraId="4F56C88B" ns2:textId="77777777" w:rsidTr="007B2E24">
        <w:trPr>
          <w:trHeight w:val="300"/>
        </w:trPr>
        <w:tc>
          <w:tcPr>
            <w:tcW w:w="2880" w:type="dxa"/>
            <w:tcBorders>
              <w:left w:val="nil"/>
              <w:bottom w:val="nil"/>
            </w:tcBorders>
          </w:tcPr>
          <w:p ns2:paraId="6BD1CB2F" ns2:textId="77777777" w:rsidR="00012538" w:rsidRPr="002A4716" w:rsidRDefault="00012538" w:rsidP="00C21BA5">
            <w:pPr>
              <w:pStyle w:val="NoSpacing"/>
              <w:jc w:val="left"/>
              <w:rPr>
                <w:rFonts w:cs="Times New Roman"/>
                <w:b w:val="0"/>
                <w:bCs/>
                <w:sz w:val="20"/>
              </w:rPr>
            </w:pPr>
            <w:r w:rsidRPr="002A4716">
              <w:rPr>
                <w:rFonts w:cs="Times New Roman"/>
                <w:b w:val="0"/>
                <w:bCs/>
                <w:sz w:val="20"/>
              </w:rPr>
              <w:t>Development Hardware</w:t>
            </w:r>
          </w:p>
        </w:tc>
        <w:tc>
          <w:tcPr>
            <w:tcW w:w="2880" w:type="dxa"/>
            <w:tcBorders>
              <w:bottom w:val="nil"/>
            </w:tcBorders>
          </w:tcPr>
          <w:p ns2:paraId="6A6CCCEF" ns2:textId="393C79E7" w:rsidR="00012538" w:rsidRPr="002A4716" w:rsidRDefault="00012538" w:rsidP="00C21BA5">
            <w:pPr>
              <w:pStyle w:val="NoSpacing"/>
              <w:jc w:val="left"/>
              <w:rPr>
                <w:rFonts w:cs="Times New Roman"/>
                <w:b w:val="0"/>
                <w:bCs/>
                <w:sz w:val="20"/>
              </w:rPr>
            </w:pPr>
            <w:r w:rsidRPr="002A4716">
              <w:rPr>
                <w:rFonts w:cs="Times New Roman"/>
                <w:b w:val="0"/>
                <w:bCs/>
                <w:sz w:val="20"/>
              </w:rPr>
              <w:t>Intel i5/Ryzen 5 + 8GB RAM</w:t>
            </w:r>
          </w:p>
        </w:tc>
        <w:tc>
          <w:tcPr>
            <w:tcW w:w="2880" w:type="dxa"/>
            <w:tcBorders>
              <w:bottom w:val="nil"/>
              <w:right w:val="nil"/>
            </w:tcBorders>
          </w:tcPr>
          <w:p ns2:paraId="6AFEE2FC" ns2:textId="77777777" w:rsidR="00012538" w:rsidRPr="002A4716" w:rsidRDefault="00012538" w:rsidP="00C21BA5">
            <w:pPr>
              <w:pStyle w:val="NoSpacing"/>
              <w:jc w:val="left"/>
              <w:rPr>
                <w:rFonts w:cs="Times New Roman"/>
                <w:b w:val="0"/>
                <w:bCs/>
                <w:sz w:val="20"/>
              </w:rPr>
            </w:pPr>
            <w:r w:rsidRPr="002A4716">
              <w:rPr>
                <w:rFonts w:cs="Times New Roman"/>
                <w:b w:val="0"/>
                <w:bCs/>
                <w:sz w:val="20"/>
              </w:rPr>
              <w:t>Workstations for development</w:t>
            </w:r>
          </w:p>
        </w:tc>
      </w:tr>
      <w:tr w:rsidR="00012538" w:rsidRPr="002A4716" ns2:paraId="1DA98306" ns2:textId="77777777" w:rsidTr="007B2E24">
        <w:trPr>
          <w:trHeight w:val="300"/>
        </w:trPr>
        <w:tc>
          <w:tcPr>
            <w:tcW w:w="2880" w:type="dxa"/>
            <w:tcBorders>
              <w:top w:val="nil"/>
              <w:left w:val="nil"/>
              <w:bottom w:val="nil"/>
            </w:tcBorders>
          </w:tcPr>
          <w:p ns2:paraId="4F586505" ns2:textId="77777777" w:rsidR="00012538" w:rsidRPr="002A4716" w:rsidRDefault="00012538" w:rsidP="00C21BA5">
            <w:pPr>
              <w:pStyle w:val="NoSpacing"/>
              <w:jc w:val="left"/>
              <w:rPr>
                <w:rFonts w:cs="Times New Roman"/>
                <w:b w:val="0"/>
                <w:bCs/>
                <w:sz w:val="20"/>
              </w:rPr>
            </w:pPr>
          </w:p>
        </w:tc>
        <w:tc>
          <w:tcPr>
            <w:tcW w:w="2880" w:type="dxa"/>
            <w:tcBorders>
              <w:top w:val="nil"/>
              <w:bottom w:val="nil"/>
            </w:tcBorders>
          </w:tcPr>
          <w:p ns2:paraId="0D285992" ns2:textId="77777777" w:rsidR="00012538" w:rsidRPr="002A4716" w:rsidRDefault="00012538" w:rsidP="00C21BA5">
            <w:pPr>
              <w:pStyle w:val="NoSpacing"/>
              <w:jc w:val="left"/>
              <w:rPr>
                <w:rFonts w:cs="Times New Roman"/>
                <w:b w:val="0"/>
                <w:bCs/>
                <w:sz w:val="20"/>
              </w:rPr>
            </w:pPr>
            <w:r w:rsidRPr="002A4716">
              <w:rPr>
                <w:rFonts w:cs="Times New Roman"/>
                <w:b w:val="0"/>
                <w:bCs/>
                <w:sz w:val="20"/>
              </w:rPr>
              <w:t>SSD Storage (50GB min)</w:t>
            </w:r>
          </w:p>
        </w:tc>
        <w:tc>
          <w:tcPr>
            <w:tcW w:w="2880" w:type="dxa"/>
            <w:tcBorders>
              <w:top w:val="nil"/>
              <w:bottom w:val="nil"/>
              <w:right w:val="nil"/>
            </w:tcBorders>
          </w:tcPr>
          <w:p ns2:paraId="6000E6F7" ns2:textId="77777777" w:rsidR="00012538" w:rsidRPr="002A4716" w:rsidRDefault="00012538" w:rsidP="00C21BA5">
            <w:pPr>
              <w:pStyle w:val="NoSpacing"/>
              <w:jc w:val="left"/>
              <w:rPr>
                <w:rFonts w:cs="Times New Roman"/>
                <w:b w:val="0"/>
                <w:bCs/>
                <w:sz w:val="20"/>
              </w:rPr>
            </w:pPr>
            <w:r w:rsidRPr="002A4716">
              <w:rPr>
                <w:rFonts w:cs="Times New Roman"/>
                <w:b w:val="0"/>
                <w:bCs/>
                <w:sz w:val="20"/>
              </w:rPr>
              <w:t>Fast processing and load times</w:t>
            </w:r>
          </w:p>
        </w:tc>
      </w:tr>
      <w:tr w:rsidR="00012538" w:rsidRPr="002A4716" ns2:paraId="07D43164" ns2:textId="77777777" w:rsidTr="007B2E24">
        <w:trPr>
          <w:trHeight w:val="300"/>
        </w:trPr>
        <w:tc>
          <w:tcPr>
            <w:tcW w:w="2880" w:type="dxa"/>
            <w:tcBorders>
              <w:top w:val="nil"/>
              <w:left w:val="nil"/>
              <w:bottom w:val="nil"/>
            </w:tcBorders>
          </w:tcPr>
          <w:p ns2:paraId="0B14493C" ns2:textId="77777777" w:rsidR="00012538" w:rsidRPr="002A4716" w:rsidRDefault="00012538" w:rsidP="00C21BA5">
            <w:pPr>
              <w:pStyle w:val="NoSpacing"/>
              <w:jc w:val="left"/>
              <w:rPr>
                <w:rFonts w:cs="Times New Roman"/>
                <w:b w:val="0"/>
                <w:bCs/>
                <w:sz w:val="20"/>
              </w:rPr>
            </w:pPr>
            <w:r w:rsidRPr="002A4716">
              <w:rPr>
                <w:rFonts w:cs="Times New Roman"/>
                <w:b w:val="0"/>
                <w:bCs/>
                <w:sz w:val="20"/>
              </w:rPr>
              <w:t>Testing Hardware</w:t>
            </w:r>
          </w:p>
        </w:tc>
        <w:tc>
          <w:tcPr>
            <w:tcW w:w="2880" w:type="dxa"/>
            <w:tcBorders>
              <w:top w:val="nil"/>
              <w:bottom w:val="nil"/>
            </w:tcBorders>
          </w:tcPr>
          <w:p ns2:paraId="244A4449" ns2:textId="63F60C5C" w:rsidR="00012538" w:rsidRPr="002A4716" w:rsidRDefault="00012538" w:rsidP="00C21BA5">
            <w:pPr>
              <w:pStyle w:val="NoSpacing"/>
              <w:jc w:val="left"/>
              <w:rPr>
                <w:rFonts w:cs="Times New Roman"/>
                <w:b w:val="0"/>
                <w:bCs/>
                <w:sz w:val="20"/>
              </w:rPr>
            </w:pPr>
            <w:r w:rsidRPr="002A4716">
              <w:rPr>
                <w:rFonts w:cs="Times New Roman"/>
                <w:b w:val="0"/>
                <w:bCs/>
                <w:sz w:val="20"/>
              </w:rPr>
              <w:t>Smartphones (Android)</w:t>
            </w:r>
          </w:p>
        </w:tc>
        <w:tc>
          <w:tcPr>
            <w:tcW w:w="2880" w:type="dxa"/>
            <w:tcBorders>
              <w:top w:val="nil"/>
              <w:bottom w:val="nil"/>
              <w:right w:val="nil"/>
            </w:tcBorders>
          </w:tcPr>
          <w:p ns2:paraId="502A74EB" ns2:textId="6988A328" w:rsidR="00012538" w:rsidRPr="002A4716" w:rsidRDefault="00012538" w:rsidP="00C21BA5">
            <w:pPr>
              <w:pStyle w:val="NoSpacing"/>
              <w:jc w:val="left"/>
              <w:rPr>
                <w:rFonts w:cs="Times New Roman"/>
                <w:b w:val="0"/>
                <w:bCs/>
                <w:sz w:val="20"/>
              </w:rPr>
            </w:pPr>
          </w:p>
        </w:tc>
      </w:tr>
      <w:tr w:rsidR="00012538" w:rsidRPr="002A4716" ns2:paraId="65B751C7" ns2:textId="77777777" w:rsidTr="007B2E24">
        <w:trPr>
          <w:trHeight w:val="300"/>
        </w:trPr>
        <w:tc>
          <w:tcPr>
            <w:tcW w:w="2880" w:type="dxa"/>
            <w:tcBorders>
              <w:top w:val="nil"/>
              <w:left w:val="nil"/>
              <w:bottom w:val="nil"/>
            </w:tcBorders>
          </w:tcPr>
          <w:p ns2:paraId="727790E2" ns2:textId="77777777" w:rsidR="00012538" w:rsidRPr="002A4716" w:rsidRDefault="00012538" w:rsidP="00C21BA5">
            <w:pPr>
              <w:pStyle w:val="NoSpacing"/>
              <w:jc w:val="left"/>
              <w:rPr>
                <w:rFonts w:cs="Times New Roman"/>
                <w:b w:val="0"/>
                <w:bCs/>
                <w:sz w:val="20"/>
              </w:rPr>
            </w:pPr>
          </w:p>
        </w:tc>
        <w:tc>
          <w:tcPr>
            <w:tcW w:w="2880" w:type="dxa"/>
            <w:tcBorders>
              <w:top w:val="nil"/>
              <w:bottom w:val="nil"/>
            </w:tcBorders>
          </w:tcPr>
          <w:p ns2:paraId="6FFE19D9" ns2:textId="77777777" w:rsidR="00012538" w:rsidRPr="002A4716" w:rsidRDefault="00012538" w:rsidP="00C21BA5">
            <w:pPr>
              <w:pStyle w:val="NoSpacing"/>
              <w:jc w:val="left"/>
              <w:rPr>
                <w:rFonts w:cs="Times New Roman"/>
                <w:b w:val="0"/>
                <w:bCs/>
                <w:sz w:val="20"/>
              </w:rPr>
            </w:pPr>
            <w:r w:rsidRPr="002A4716">
              <w:rPr>
                <w:rFonts w:cs="Times New Roman"/>
                <w:b w:val="0"/>
                <w:bCs/>
                <w:sz w:val="20"/>
              </w:rPr>
              <w:t>Desktop Monitors</w:t>
            </w:r>
          </w:p>
        </w:tc>
        <w:tc>
          <w:tcPr>
            <w:tcW w:w="2880" w:type="dxa"/>
            <w:tcBorders>
              <w:top w:val="nil"/>
              <w:bottom w:val="nil"/>
              <w:right w:val="nil"/>
            </w:tcBorders>
          </w:tcPr>
          <w:p ns2:paraId="02327B78" ns2:textId="77777777" w:rsidR="00012538" w:rsidRPr="002A4716" w:rsidRDefault="00012538" w:rsidP="00C21BA5">
            <w:pPr>
              <w:pStyle w:val="NoSpacing"/>
              <w:jc w:val="left"/>
              <w:rPr>
                <w:rFonts w:cs="Times New Roman"/>
                <w:b w:val="0"/>
                <w:bCs/>
                <w:sz w:val="20"/>
              </w:rPr>
            </w:pPr>
            <w:r w:rsidRPr="002A4716">
              <w:rPr>
                <w:rFonts w:cs="Times New Roman"/>
                <w:b w:val="0"/>
                <w:bCs/>
                <w:sz w:val="20"/>
              </w:rPr>
              <w:t>Admin/Staff dashboard layout testing</w:t>
            </w:r>
          </w:p>
        </w:tc>
      </w:tr>
      <w:tr w:rsidR="5A6AF6C6" w:rsidRPr="002A4716" ns2:paraId="4ADA32AF" ns2:textId="77777777" w:rsidTr="007B2E24">
        <w:trPr>
          <w:trHeight w:val="300"/>
        </w:trPr>
        <w:tc>
          <w:tcPr>
            <w:tcW w:w="2880" w:type="dxa"/>
            <w:tcBorders>
              <w:top w:val="nil"/>
              <w:left w:val="nil"/>
              <w:bottom w:val="nil"/>
            </w:tcBorders>
          </w:tcPr>
          <w:p ns2:paraId="526705AF" ns2:textId="53EA8E96" w:rsidR="5A6AF6C6" w:rsidRPr="002A4716" w:rsidRDefault="58CAA7CD" w:rsidP="00C21BA5">
            <w:pPr>
              <w:pStyle w:val="NoSpacing"/>
              <w:jc w:val="left"/>
              <w:rPr>
                <w:rFonts w:cs="Times New Roman"/>
                <w:b w:val="0"/>
                <w:bCs/>
                <w:sz w:val="20"/>
              </w:rPr>
            </w:pPr>
            <w:r w:rsidRPr="002A4716">
              <w:rPr>
                <w:rFonts w:cs="Times New Roman"/>
                <w:b w:val="0"/>
                <w:bCs/>
                <w:sz w:val="20"/>
              </w:rPr>
              <w:t>Attendance Logging</w:t>
            </w:r>
          </w:p>
          <w:p ns2:paraId="269DFE8F" ns2:textId="243F9FAC" w:rsidR="5A6AF6C6" w:rsidRPr="002A4716" w:rsidRDefault="5A6AF6C6" w:rsidP="00C21BA5">
            <w:pPr>
              <w:pStyle w:val="NoSpacing"/>
              <w:jc w:val="left"/>
              <w:rPr>
                <w:rFonts w:cs="Times New Roman"/>
                <w:b w:val="0"/>
                <w:bCs/>
                <w:sz w:val="20"/>
              </w:rPr>
            </w:pPr>
          </w:p>
          <w:p ns2:paraId="22C6B6D8" ns2:textId="385543FB" w:rsidR="5A6AF6C6" w:rsidRPr="002A4716" w:rsidRDefault="5A6AF6C6" w:rsidP="00C21BA5">
            <w:pPr>
              <w:pStyle w:val="NoSpacing"/>
              <w:jc w:val="left"/>
              <w:rPr>
                <w:rFonts w:cs="Times New Roman"/>
                <w:b w:val="0"/>
                <w:bCs/>
                <w:sz w:val="20"/>
              </w:rPr>
            </w:pPr>
          </w:p>
        </w:tc>
        <w:tc>
          <w:tcPr>
            <w:tcW w:w="2880" w:type="dxa"/>
            <w:tcBorders>
              <w:top w:val="nil"/>
              <w:bottom w:val="nil"/>
            </w:tcBorders>
          </w:tcPr>
          <w:p ns2:paraId="73BC7741" ns2:textId="4EE87967" w:rsidR="5A6AF6C6" w:rsidRPr="002A4716" w:rsidRDefault="06C6B610" w:rsidP="06C6B610">
            <w:pPr>
              <w:pStyle w:val="NoSpacing"/>
              <w:jc w:val="left"/>
              <w:rPr>
                <w:rFonts w:cs="Times New Roman"/>
                <w:b w:val="0"/>
                <w:sz w:val="20"/>
                <w:lang w:val="en-US"/>
              </w:rPr>
            </w:pPr>
            <w:r w:rsidRPr="002A4716">
              <w:rPr>
                <w:rFonts w:cs="Times New Roman"/>
                <w:b w:val="0"/>
                <w:sz w:val="20"/>
                <w:lang w:val="en-US"/>
              </w:rPr>
              <w:t xml:space="preserve">NGTeco K4 Biometrics Fingerprint Time Attendance Machine  </w:t>
            </w:r>
          </w:p>
        </w:tc>
        <w:tc>
          <w:tcPr>
            <w:tcW w:w="2880" w:type="dxa"/>
            <w:tcBorders>
              <w:top w:val="nil"/>
              <w:bottom w:val="nil"/>
              <w:right w:val="nil"/>
            </w:tcBorders>
          </w:tcPr>
          <w:p ns2:paraId="00C7B455" ns2:textId="3E375315" w:rsidR="5A6AF6C6" w:rsidRPr="002A4716" w:rsidRDefault="7F58B95A" w:rsidP="00C21BA5">
            <w:pPr>
              <w:pStyle w:val="NoSpacing"/>
              <w:jc w:val="left"/>
              <w:rPr>
                <w:rFonts w:cs="Times New Roman"/>
                <w:b w:val="0"/>
                <w:bCs/>
                <w:sz w:val="20"/>
              </w:rPr>
            </w:pPr>
            <w:r w:rsidRPr="002A4716">
              <w:rPr>
                <w:rFonts w:cs="Times New Roman"/>
                <w:b w:val="0"/>
                <w:bCs/>
                <w:sz w:val="20"/>
              </w:rPr>
              <w:t>Attendance logging for drivers</w:t>
            </w:r>
          </w:p>
        </w:tc>
      </w:tr>
      <w:tr w:rsidR="00012538" w:rsidRPr="002A4716" ns2:paraId="6C885D62" ns2:textId="77777777" w:rsidTr="007B2E24">
        <w:trPr>
          <w:trHeight w:val="300"/>
        </w:trPr>
        <w:tc>
          <w:tcPr>
            <w:tcW w:w="2880" w:type="dxa"/>
            <w:tcBorders>
              <w:top w:val="nil"/>
              <w:left w:val="nil"/>
            </w:tcBorders>
          </w:tcPr>
          <w:p ns2:paraId="44C93F6C" ns2:textId="77777777" w:rsidR="00012538" w:rsidRPr="002A4716" w:rsidRDefault="00012538" w:rsidP="00C21BA5">
            <w:pPr>
              <w:pStyle w:val="NoSpacing"/>
              <w:jc w:val="left"/>
              <w:rPr>
                <w:rFonts w:cs="Times New Roman"/>
                <w:b w:val="0"/>
                <w:bCs/>
                <w:sz w:val="20"/>
              </w:rPr>
            </w:pPr>
            <w:r w:rsidRPr="002A4716">
              <w:rPr>
                <w:rFonts w:cs="Times New Roman"/>
                <w:b w:val="0"/>
                <w:bCs/>
                <w:sz w:val="20"/>
              </w:rPr>
              <w:t>Networking</w:t>
            </w:r>
          </w:p>
        </w:tc>
        <w:tc>
          <w:tcPr>
            <w:tcW w:w="2880" w:type="dxa"/>
            <w:tcBorders>
              <w:top w:val="nil"/>
            </w:tcBorders>
          </w:tcPr>
          <w:p ns2:paraId="6CE4E6EB" ns2:textId="5725C3C6" w:rsidR="00012538" w:rsidRPr="002A4716" w:rsidRDefault="00012538" w:rsidP="00C21BA5">
            <w:pPr>
              <w:pStyle w:val="NoSpacing"/>
              <w:jc w:val="left"/>
              <w:rPr>
                <w:rFonts w:cs="Times New Roman"/>
                <w:b w:val="0"/>
                <w:bCs/>
                <w:sz w:val="20"/>
              </w:rPr>
            </w:pPr>
            <w:r w:rsidRPr="002A4716">
              <w:rPr>
                <w:rFonts w:cs="Times New Roman"/>
                <w:b w:val="0"/>
                <w:bCs/>
                <w:sz w:val="20"/>
              </w:rPr>
              <w:t>Broadband (10 Mbps+)</w:t>
            </w:r>
          </w:p>
          <w:p ns2:paraId="7792F3F0" ns2:textId="63D08442" w:rsidR="00012538" w:rsidRPr="002A4716" w:rsidRDefault="00012538" w:rsidP="00C21BA5">
            <w:pPr>
              <w:pStyle w:val="NoSpacing"/>
              <w:jc w:val="left"/>
              <w:rPr>
                <w:rFonts w:cs="Times New Roman"/>
                <w:b w:val="0"/>
                <w:bCs/>
                <w:sz w:val="20"/>
              </w:rPr>
            </w:pPr>
          </w:p>
        </w:tc>
        <w:tc>
          <w:tcPr>
            <w:tcW w:w="2880" w:type="dxa"/>
            <w:tcBorders>
              <w:top w:val="nil"/>
              <w:right w:val="nil"/>
            </w:tcBorders>
          </w:tcPr>
          <w:p ns2:paraId="5BA538FE" ns2:textId="77777777" w:rsidR="00012538" w:rsidRPr="002A4716" w:rsidRDefault="00012538" w:rsidP="00C21BA5">
            <w:pPr>
              <w:pStyle w:val="NoSpacing"/>
              <w:jc w:val="left"/>
              <w:rPr>
                <w:rFonts w:cs="Times New Roman"/>
                <w:b w:val="0"/>
                <w:bCs/>
                <w:sz w:val="20"/>
              </w:rPr>
            </w:pPr>
            <w:r w:rsidRPr="002A4716">
              <w:rPr>
                <w:rFonts w:cs="Times New Roman"/>
                <w:b w:val="0"/>
                <w:bCs/>
                <w:sz w:val="20"/>
              </w:rPr>
              <w:t>Stable internet for cloud synchronization</w:t>
            </w:r>
          </w:p>
        </w:tc>
      </w:tr>
    </w:tbl>
    <w:p ns2:paraId="646F883C" ns2:textId="77777777" w:rsidR="0006381F" w:rsidRPr="00D333AA" w:rsidRDefault="28E3CE27" w:rsidP="00457A14">
      <w:pPr>
        <w:spacing w:before="0"/>
        <w:rPr>
          <w:color w:val="1F1F1F"/>
          <w:szCs w:val="26"/>
        </w:rPr>
      </w:pPr>
      <w:r w:rsidRPr="00D333AA">
        <w:rPr>
          <w:color w:val="1F1F1F"/>
          <w:szCs w:val="26"/>
        </w:rPr>
        <w:t xml:space="preserve">For the core development hardware, the project utilizes workstations equipped with Intel i5 or Ryzen 5 processors paired with 8GB of RAM to handle complex programming tasks, alongside a minimum of 50GB of SSD storage to ensure fast processing and application load times. During the evaluation phase, testing hardware includes Android and iOS smartphones, which are employed specifically to test the mobile responsiveness of the field interface used by the admin and staff. The processing of raw biometric data into actionable punctuality metrics involves a structured pipeline that bridges the physical hardware with the analytical backend. By utilizing the NGTeco K4 Biometric Fingerprint Time Attendance </w:t>
      </w:r>
      <w:r w:rsidRPr="00D333AA">
        <w:rPr>
          <w:color w:val="1F1F1F"/>
          <w:szCs w:val="26"/>
        </w:rPr>
        <w:lastRenderedPageBreak/>
        <w:t xml:space="preserve">Machine, the system ensures that every entry in the Operational Log is verified and tamper-proof. </w:t>
      </w:r>
    </w:p>
    <w:p ns2:paraId="5B45BE65" ns2:textId="77777777" w:rsidR="0006381F" w:rsidRPr="00D333AA" w:rsidRDefault="0006381F" w:rsidP="00457A14">
      <w:pPr>
        <w:spacing w:before="0"/>
        <w:rPr>
          <w:color w:val="1F1F1F"/>
          <w:szCs w:val="26"/>
        </w:rPr>
      </w:pPr>
    </w:p>
    <w:p ns2:paraId="26BAF457" ns2:textId="25CA41A9" w:rsidR="45869B94" w:rsidRDefault="28E3CE27" w:rsidP="00457A14">
      <w:pPr>
        <w:spacing w:before="0"/>
        <w:rPr>
          <w:color w:val="1F1F1F"/>
          <w:szCs w:val="26"/>
        </w:rPr>
      </w:pPr>
      <w:r w:rsidRPr="00D333AA">
        <w:rPr>
          <w:color w:val="1F1F1F"/>
          <w:szCs w:val="26"/>
        </w:rPr>
        <w:t>Because the biometric terminal operates entirely offline, data is not transmitted over the network in real time. Instead, authorized staff manually extract the raw, timestamped attendance logs via a USB flash drive in an Excel spreadsheet format during the weekly administrative cutoff, typically every Wednesday or Thursday. The staff then imports this spreadsheet directly into the Shervice web portal. Upon upload, the Node.js backend ingests and cleans the data to ensure only unique, valid timestamps are utilized for performance analysis. Finally, the system calculates the variance between the biometric timestamp and the assigned schedule to populate the Operational Log and provide data for the driver performance classification models. Furthermore, standard desktop monitors are used to thoroughly evaluate the layout and usability of the administrative dashboard. The networking category specifies a broadband connection with a minimum speed of 10 Mbps, which is strictly required to maintain stable internet access for continuous cloud synchronization throughout the development lifecycle.</w:t>
      </w:r>
    </w:p>
    <w:p ns2:paraId="15AE5BF1" ns2:textId="77777777" w:rsidR="00D81017" w:rsidRPr="00D333AA" w:rsidRDefault="00D81017" w:rsidP="00457A14">
      <w:pPr>
        <w:spacing w:before="0"/>
      </w:pPr>
    </w:p>
    <w:p ns2:paraId="56616EFE" ns2:textId="77777777" w:rsidR="00012538" w:rsidRPr="00D333AA" w:rsidRDefault="00012538" w:rsidP="00012538">
      <w:pPr>
        <w:pStyle w:val="Heading2"/>
        <w:numPr>
          <w:ilvl w:val="0"/>
          <w:numId w:val="0"/>
        </w:numPr>
        <w:ind w:firstLine="677"/>
        <w:jc w:val="both"/>
        <w:rPr>
          <w:szCs w:val="26"/>
        </w:rPr>
      </w:pPr>
      <w:bookmarkStart w:id="128" w:name="_Toc225273725"/>
      <w:bookmarkStart w:id="129" w:name="_Toc225776168"/>
      <w:bookmarkStart w:id="130" w:name="_Toc242911172"/>
      <w:r w:rsidRPr="00D333AA">
        <w:rPr>
          <w:szCs w:val="26"/>
        </w:rPr>
        <w:lastRenderedPageBreak/>
        <w:t>3.6 Testing and Evaluation</w:t>
      </w:r>
      <w:bookmarkEnd w:id="128"/>
      <w:bookmarkEnd w:id="129"/>
      <w:bookmarkEnd w:id="130"/>
    </w:p>
    <w:p ns2:paraId="5E3ECB22" ns2:textId="4B071364" w:rsidR="00192E50" w:rsidRPr="00D333AA" w:rsidRDefault="00663E1B" w:rsidP="0018138C">
      <w:pPr>
        <w:spacing w:after="240"/>
      </w:pPr>
      <w:r w:rsidRPr="00D333AA">
        <w:t xml:space="preserve">The testing and evaluation phase provides the formal Verification and Validation required by ISO/IEC 25010 to ensure the </w:t>
      </w:r>
      <w:r w:rsidR="0097604C" w:rsidRPr="00D333AA">
        <w:t>proposed system</w:t>
      </w:r>
      <w:r w:rsidRPr="00D333AA">
        <w:t xml:space="preserve"> fulfills its intended software quality standards. Verification confirms that the technical architecture matches the design inputs across key characteristics like Functional Suitability and Compatibility, while validation ensures the system effectively resolves the operational fleet management challenges at GT Lantin. By following this structured framework, the project maintains a documented audit trail of all test results and corrective actions taken to address non-conformities. This systematic approach guarantees a reliable, secure deployment and provides the objective evidence of performance necessary for a high-standard software product.</w:t>
      </w:r>
    </w:p>
    <w:p ns2:paraId="01019BDD" ns2:textId="77777777" w:rsidR="00012538" w:rsidRPr="00D333AA" w:rsidRDefault="00012538" w:rsidP="00FA2543">
      <w:pPr>
        <w:pStyle w:val="Heading4"/>
        <w:numPr>
          <w:ilvl w:val="0"/>
          <w:numId w:val="0"/>
        </w:numPr>
        <w:spacing w:before="319" w:after="319"/>
        <w:ind w:firstLine="677"/>
        <w:rPr>
          <w:b/>
          <w:bCs/>
          <w:i w:val="0"/>
          <w:szCs w:val="26"/>
        </w:rPr>
      </w:pPr>
      <w:bookmarkStart w:id="131" w:name="_Toc225273726"/>
      <w:bookmarkStart w:id="132" w:name="_Toc225776169"/>
      <w:r w:rsidRPr="00D333AA">
        <w:rPr>
          <w:b/>
          <w:bCs/>
          <w:i w:val="0"/>
          <w:szCs w:val="26"/>
        </w:rPr>
        <w:t>3.6.1 Verification and Validation Plan</w:t>
      </w:r>
      <w:bookmarkEnd w:id="131"/>
      <w:bookmarkEnd w:id="132"/>
    </w:p>
    <w:p ns2:paraId="35C51719" ns2:textId="796205CC" w:rsidR="00012538" w:rsidRPr="00D333AA" w:rsidRDefault="00997F5C" w:rsidP="00012538">
      <w:pPr>
        <w:spacing w:after="240"/>
      </w:pPr>
      <w:r>
        <w:t>The verification and validation plan keeps the project aligned with its requirements and quality objectives. Verification examines whether the Node.js API communicates with the Flask analytics engine correctly and whether the Flutter frontend displays data accurately.</w:t>
      </w:r>
    </w:p>
    <w:p ns2:paraId="61BC057F" ns2:textId="2ADB3BF1" w:rsidR="00EF739C" w:rsidRPr="00D333AA" w:rsidRDefault="00997F5C" w:rsidP="00012538">
      <w:pPr>
        <w:spacing w:after="240"/>
      </w:pPr>
      <w:r>
        <w:lastRenderedPageBreak/>
        <w:t>Validation evaluates whether the completed system meets the needs of the Admin and Staff users at GT Lantin. The developers confirm that features such as automated attendance processing and maintenance alerts improve daily work and refine any feature that does not meet operational needs.</w:t>
      </w:r>
    </w:p>
    <w:p ns2:paraId="45CCEC8C" ns2:textId="77777777" w:rsidR="00012538" w:rsidRPr="00D333AA" w:rsidRDefault="00012538" w:rsidP="00FA2543">
      <w:pPr>
        <w:pStyle w:val="Heading4"/>
        <w:numPr>
          <w:ilvl w:val="0"/>
          <w:numId w:val="0"/>
        </w:numPr>
        <w:spacing w:before="319" w:after="319"/>
        <w:ind w:firstLine="677"/>
        <w:rPr>
          <w:b/>
          <w:bCs/>
          <w:i w:val="0"/>
          <w:szCs w:val="26"/>
        </w:rPr>
      </w:pPr>
      <w:bookmarkStart w:id="133" w:name="_Toc225273727"/>
      <w:bookmarkStart w:id="134" w:name="_Toc225776170"/>
      <w:r w:rsidRPr="00D333AA">
        <w:rPr>
          <w:b/>
          <w:bCs/>
          <w:i w:val="0"/>
          <w:szCs w:val="26"/>
        </w:rPr>
        <w:t>3.6.2 System Testing and Bug Detection</w:t>
      </w:r>
      <w:bookmarkEnd w:id="133"/>
      <w:bookmarkEnd w:id="134"/>
    </w:p>
    <w:p ns2:paraId="279CA2AE" ns2:textId="3E5D1064" w:rsidR="00F95E31" w:rsidRPr="00D333AA" w:rsidRDefault="00462E17" w:rsidP="00462E17">
      <w:r w:rsidRPr="00D333AA">
        <w:t xml:space="preserve">The </w:t>
      </w:r>
      <w:r w:rsidR="00B141E8" w:rsidRPr="00D333AA">
        <w:t>developers</w:t>
      </w:r>
      <w:r w:rsidRPr="00D333AA">
        <w:t xml:space="preserve"> will implement an exhaustive multi-stage testing and quality assurance framework to ensure the reliability, speed, and integrity of the system. To begin this process, the team will conduct comprehensive integration testing which focuses on the critical data handshake between the </w:t>
      </w:r>
      <w:r w:rsidR="7C540C23" w:rsidRPr="00D333AA">
        <w:t>Flutter</w:t>
      </w:r>
      <w:r w:rsidRPr="00D333AA">
        <w:t xml:space="preserve"> frontend and the Node.js application layer. This phase is designed to ensure that all digital records, ranging from driver profiles to vehicle maintenance logs, move seamlessly across the system’s architecture and are accurately committed to the </w:t>
      </w:r>
      <w:r w:rsidR="00641111" w:rsidRPr="00D333AA">
        <w:t xml:space="preserve">PostgreSQL </w:t>
      </w:r>
      <w:r w:rsidRPr="00D333AA">
        <w:t xml:space="preserve">database without data loss or corruption. </w:t>
      </w:r>
    </w:p>
    <w:p ns2:paraId="750672CD" ns2:textId="2CB0ABCE" w:rsidR="00F95E31" w:rsidRPr="00D333AA" w:rsidRDefault="00462E17" w:rsidP="00462E17">
      <w:r w:rsidRPr="00D333AA">
        <w:t xml:space="preserve">By verifying these internal communication pathways early, the </w:t>
      </w:r>
      <w:r w:rsidR="00B141E8" w:rsidRPr="00D333AA">
        <w:t xml:space="preserve">developers </w:t>
      </w:r>
      <w:r w:rsidRPr="00D333AA">
        <w:t>can ensure that the primary data source remains consistent even as the system handles complex relational records. This foundational testing is essential for maintaining data integrity before deploying the Python-based predictive modules.</w:t>
      </w:r>
    </w:p>
    <w:p ns2:paraId="77B13E33" ns2:textId="09423C4C" w:rsidR="00540302" w:rsidRPr="00D333AA" w:rsidRDefault="003C17FF" w:rsidP="00FA2543">
      <w:pPr>
        <w:pStyle w:val="Heading4"/>
        <w:numPr>
          <w:ilvl w:val="0"/>
          <w:numId w:val="0"/>
        </w:numPr>
        <w:ind w:firstLine="677"/>
        <w:rPr>
          <w:b/>
          <w:bCs/>
          <w:i w:val="0"/>
          <w:iCs/>
        </w:rPr>
      </w:pPr>
      <w:bookmarkStart w:id="135" w:name="_Toc225273729"/>
      <w:bookmarkStart w:id="136" w:name="_Toc225776172"/>
      <w:r w:rsidRPr="00D333AA">
        <w:rPr>
          <w:b/>
          <w:bCs/>
          <w:i w:val="0"/>
          <w:iCs/>
        </w:rPr>
        <w:lastRenderedPageBreak/>
        <w:t>3.6.3 Test Procedure</w:t>
      </w:r>
    </w:p>
    <w:p ns2:paraId="2857EA77" ns2:textId="77777777" w:rsidR="00540302" w:rsidRPr="00D333AA" w:rsidRDefault="00540302" w:rsidP="00FA2543">
      <w:pPr>
        <w:spacing w:after="240"/>
        <w:rPr>
          <w:b/>
          <w:bCs/>
          <w:szCs w:val="26"/>
        </w:rPr>
      </w:pPr>
      <w:r w:rsidRPr="00D333AA">
        <w:rPr>
          <w:szCs w:val="26"/>
        </w:rPr>
        <w:t>The following test procedures are structured according to the ISO/IEC 25010 quality model to provide a rigorous evaluation of the platform’s technical integrity. By focusing on key characteristics such as Functional Suitability, Usability, and Security, these tests verify that the system architecture meets all design specifications while validating its performance under real-world operational conditions</w:t>
      </w:r>
      <w:r w:rsidRPr="00D333AA">
        <w:rPr>
          <w:b/>
          <w:bCs/>
          <w:szCs w:val="26"/>
        </w:rPr>
        <w:t>.</w:t>
      </w:r>
    </w:p>
    <w:p ns2:paraId="57647C3F" ns2:textId="69B1744A" w:rsidR="00D81017" w:rsidRPr="00D333AA" w:rsidRDefault="00373A49" w:rsidP="00FA2543">
      <w:pPr>
        <w:spacing w:after="240"/>
      </w:pPr>
      <w:r w:rsidRPr="00D333AA">
        <w:t xml:space="preserve">Functional Suitability ensures core features like trip logging and predictive analytics meet operational needs. </w:t>
      </w:r>
      <w:r w:rsidR="0AD8582A" w:rsidRPr="00D333AA">
        <w:t>Using K-Nearest Neighbor</w:t>
      </w:r>
      <w:r w:rsidRPr="00D333AA">
        <w:t xml:space="preserve"> and clustering, the system validates Functional Correctness, delivering evidence-based maintenance alerts and delay forecasts for reliable fleet management.</w:t>
      </w:r>
    </w:p>
    <w:p ns2:paraId="689ECACD" ns2:textId="69E74BFD" w:rsidR="00BD5D93" w:rsidRPr="0049033D" w:rsidRDefault="0049033D" w:rsidP="007B2E24">
      <w:pPr>
        <w:pStyle w:val="Caption"/>
        <w:spacing w:before="120" w:after="60" w:line="240" w:lineRule="auto"/>
        <w:ind w:firstLine="0"/>
        <w:jc w:val="center"/>
      </w:pPr>
      <w:bookmarkStart w:id="137" w:name="_Toc242911197"/>
      <w:r w:rsidRPr="0049033D">
        <w:t>Table 3-</w:t>
      </w:r>
      <w:fldSimple w:instr=" SEQ Table \* ARABIC \s 1 \* MERGEFORMAT ">
        <w:r w:rsidR="00662026">
          <w:rPr>
            <w:noProof/>
          </w:rPr>
          <w:t>6</w:t>
        </w:r>
      </w:fldSimple>
      <w:r w:rsidR="00662026">
        <w:t xml:space="preserve"> Functional Suitability</w:t>
      </w:r>
      <w:bookmarkEnd w:id="137"/>
    </w:p>
    <w:tbl>
      <w:tblPr>
        <w:tblStyle w:val="TableGrid"/>
        <w:tblW w:w="5000" w:type="pct"/>
        <w:tblBorders>
          <w:left w:val="none" w:sz="0" w:space="0" w:color="auto"/>
          <w:right w:val="none" w:sz="0" w:space="0" w:color="auto"/>
        </w:tblBorders>
        <w:tblLook w:val="04A0" w:firstRow="1" w:lastRow="0" w:firstColumn="1" w:lastColumn="0" w:noHBand="0" w:noVBand="1"/>
      </w:tblPr>
      <w:tblGrid>
        <w:gridCol w:w="1300"/>
        <w:gridCol w:w="2700"/>
        <w:gridCol w:w="2300"/>
        <w:gridCol w:w="2340"/>
      </w:tblGrid>
      <w:tr w:rsidR="009C2FF1" w:rsidRPr="005A308D" ns2:paraId="0B4750D3" ns2:textId="7A40864A" w:rsidTr="00F73CA7">
        <w:trPr>
          <w:tblHeader/>
        </w:trPr>
        <w:tc>
          <w:tcPr>
            <w:tcW w:w="1300" w:type="dxa"/>
            <w:tcBorders>
              <w:bottom w:val="single" w:sz="4" w:space="0" w:color="auto"/>
            </w:tcBorders>
            <w:vAlign w:val="center"/>
          </w:tcPr>
          <w:p ns2:paraId="2C9C00DC" ns2:textId="341508E1" w:rsidR="009C2FF1" w:rsidRPr="005A308D" w:rsidRDefault="009C2FF1" w:rsidP="00F73CA7">
            <w:pPr>
              <w:spacing w:before="0" w:line="210" w:lineRule="auto"/>
              <w:ind w:firstLine="0"/>
              <w:rPr>
                <w:b/>
                <w:bCs/>
                <w:sz w:val="19"/>
                <w:szCs w:val="26"/>
              </w:rPr>
            </w:pPr>
            <w:r w:rsidRPr="005A308D">
              <w:rPr>
                <w:rStyle w:val="Strong"/>
                <w:color w:val="1F1F1F"/>
                <w:sz w:val="19"/>
                <w:bdr w:val="none" w:sz="0" w:space="0" w:color="auto" w:frame="1"/>
              </w:rPr>
              <w:t>Test Case</w:t>
            </w:r>
          </w:p>
        </w:tc>
        <w:tc>
          <w:tcPr>
            <w:tcW w:w="2700" w:type="dxa"/>
            <w:tcBorders>
              <w:bottom w:val="single" w:sz="4" w:space="0" w:color="auto"/>
            </w:tcBorders>
            <w:vAlign w:val="center"/>
          </w:tcPr>
          <w:p ns2:paraId="77D9D13C" ns2:textId="26027442" w:rsidR="009C2FF1" w:rsidRPr="005A308D" w:rsidRDefault="009C2FF1" w:rsidP="00F73CA7">
            <w:pPr>
              <w:spacing w:before="0" w:line="210" w:lineRule="auto"/>
              <w:ind w:firstLine="0"/>
              <w:rPr>
                <w:b/>
                <w:bCs/>
                <w:sz w:val="19"/>
                <w:szCs w:val="26"/>
              </w:rPr>
            </w:pPr>
            <w:r w:rsidRPr="005A308D">
              <w:rPr>
                <w:rStyle w:val="Strong"/>
                <w:color w:val="1F1F1F"/>
                <w:sz w:val="19"/>
                <w:bdr w:val="none" w:sz="0" w:space="0" w:color="auto" w:frame="1"/>
              </w:rPr>
              <w:t>Scenario</w:t>
            </w:r>
          </w:p>
        </w:tc>
        <w:tc>
          <w:tcPr>
            <w:tcW w:w="2300" w:type="dxa"/>
            <w:tcBorders>
              <w:bottom w:val="single" w:sz="4" w:space="0" w:color="auto"/>
            </w:tcBorders>
            <w:vAlign w:val="center"/>
          </w:tcPr>
          <w:p ns2:paraId="7A3CD86A" ns2:textId="4732DD9F" w:rsidR="009C2FF1" w:rsidRPr="005A308D" w:rsidRDefault="009C2FF1" w:rsidP="00F73CA7">
            <w:pPr>
              <w:spacing w:before="0" w:line="210" w:lineRule="auto"/>
              <w:ind w:firstLine="0"/>
              <w:rPr>
                <w:b/>
                <w:bCs/>
                <w:sz w:val="19"/>
                <w:szCs w:val="26"/>
              </w:rPr>
            </w:pPr>
            <w:r w:rsidRPr="005A308D">
              <w:rPr>
                <w:rStyle w:val="Strong"/>
                <w:color w:val="1F1F1F"/>
                <w:sz w:val="19"/>
                <w:bdr w:val="none" w:sz="0" w:space="0" w:color="auto" w:frame="1"/>
              </w:rPr>
              <w:t>Expected Result</w:t>
            </w:r>
          </w:p>
        </w:tc>
        <w:tc>
          <w:tcPr>
            <w:tcW w:w="2340" w:type="dxa"/>
            <w:tcBorders>
              <w:bottom w:val="single" w:sz="4" w:space="0" w:color="auto"/>
            </w:tcBorders>
          </w:tcPr>
          <w:p ns2:paraId="186CAEE9" ns2:textId="75EF1E0B" w:rsidR="009C2FF1" w:rsidRPr="005A308D" w:rsidRDefault="009C2FF1" w:rsidP="00F73CA7">
            <w:pPr>
              <w:spacing w:before="0" w:line="210" w:lineRule="auto"/>
              <w:ind w:firstLine="0"/>
              <w:rPr>
                <w:rStyle w:val="Strong"/>
                <w:color w:val="1F1F1F"/>
                <w:sz w:val="19"/>
                <w:bdr w:val="none" w:sz="0" w:space="0" w:color="auto" w:frame="1"/>
              </w:rPr>
            </w:pPr>
            <w:r w:rsidRPr="005A308D">
              <w:rPr>
                <w:rStyle w:val="Strong"/>
                <w:color w:val="1F1F1F"/>
                <w:sz w:val="19"/>
                <w:bdr w:val="none" w:sz="0" w:space="0" w:color="auto" w:frame="1"/>
              </w:rPr>
              <w:t>Actual Result</w:t>
            </w:r>
          </w:p>
        </w:tc>
      </w:tr>
      <w:tr w:rsidR="009C2FF1" w:rsidRPr="005A308D" ns2:paraId="6531DAC7" ns2:textId="6171F2E6" w:rsidTr="00F73CA7">
        <w:tc>
          <w:tcPr>
            <w:tcW w:w="1300" w:type="dxa"/>
            <w:tcBorders>
              <w:left w:val="nil"/>
              <w:bottom w:val="nil"/>
            </w:tcBorders>
            <w:vAlign w:val="center"/>
          </w:tcPr>
          <w:p ns2:paraId="49F45AEF" ns2:textId="056CE7D8" w:rsidR="009C2FF1" w:rsidRPr="005A308D" w:rsidRDefault="009C2FF1" w:rsidP="00F73CA7">
            <w:pPr>
              <w:spacing w:before="0" w:line="210" w:lineRule="auto"/>
              <w:ind w:firstLine="0"/>
              <w:rPr>
                <w:b/>
                <w:bCs/>
                <w:sz w:val="19"/>
                <w:szCs w:val="26"/>
              </w:rPr>
            </w:pPr>
            <w:r w:rsidRPr="005A308D">
              <w:rPr>
                <w:b/>
                <w:bCs/>
                <w:color w:val="1F1F1F"/>
                <w:sz w:val="19"/>
                <w:bdr w:val="none" w:sz="0" w:space="0" w:color="auto" w:frame="1"/>
              </w:rPr>
              <w:t>TF-FS-01</w:t>
            </w:r>
          </w:p>
        </w:tc>
        <w:tc>
          <w:tcPr>
            <w:tcW w:w="2700" w:type="dxa"/>
            <w:tcBorders>
              <w:bottom w:val="nil"/>
            </w:tcBorders>
            <w:vAlign w:val="center"/>
          </w:tcPr>
          <w:p ns2:paraId="3E516A13" ns2:textId="7800A56B" w:rsidR="009C2FF1" w:rsidRPr="005A308D" w:rsidRDefault="009C2FF1" w:rsidP="00F73CA7">
            <w:pPr>
              <w:spacing w:before="0" w:line="210" w:lineRule="auto"/>
              <w:ind w:firstLine="0"/>
              <w:rPr>
                <w:sz w:val="19"/>
                <w:szCs w:val="18"/>
              </w:rPr>
            </w:pPr>
            <w:r w:rsidRPr="005A308D">
              <w:rPr>
                <w:b/>
                <w:bCs/>
                <w:color w:val="1F1F1F"/>
                <w:sz w:val="19"/>
                <w:szCs w:val="18"/>
                <w:bdr w:val="none" w:sz="0" w:space="0" w:color="auto" w:frame="1"/>
              </w:rPr>
              <w:t xml:space="preserve">Data Logging: </w:t>
            </w:r>
            <w:r w:rsidRPr="005A308D">
              <w:rPr>
                <w:color w:val="1F1F1F"/>
                <w:sz w:val="19"/>
                <w:szCs w:val="18"/>
                <w:bdr w:val="none" w:sz="0" w:space="0" w:color="auto" w:frame="1"/>
              </w:rPr>
              <w:t>A user submits a trip or summary record; 1.1 User fills out the required fields; 1.2 The Flask backend processes and routes the data to PostgreSQL.</w:t>
            </w:r>
          </w:p>
        </w:tc>
        <w:tc>
          <w:tcPr>
            <w:tcW w:w="2300" w:type="dxa"/>
            <w:tcBorders>
              <w:bottom w:val="nil"/>
              <w:right w:val="nil"/>
            </w:tcBorders>
            <w:vAlign w:val="center"/>
          </w:tcPr>
          <w:p ns2:paraId="545F4048" ns2:textId="583F4CF7" w:rsidR="009C2FF1" w:rsidRPr="005A308D" w:rsidRDefault="009C2FF1" w:rsidP="00F73CA7">
            <w:pPr>
              <w:spacing w:before="0" w:line="210" w:lineRule="auto"/>
              <w:ind w:firstLine="0"/>
              <w:rPr>
                <w:b/>
                <w:bCs/>
                <w:sz w:val="19"/>
                <w:szCs w:val="18"/>
              </w:rPr>
            </w:pPr>
            <w:r w:rsidRPr="005A308D">
              <w:rPr>
                <w:color w:val="1F1F1F"/>
                <w:sz w:val="19"/>
                <w:szCs w:val="18"/>
                <w:bdr w:val="none" w:sz="0" w:space="0" w:color="auto" w:frame="1"/>
              </w:rPr>
              <w:t>The system records the data accurately, and the new entry immediately reflects on the Admin and Staff dashboards.</w:t>
            </w:r>
          </w:p>
        </w:tc>
        <w:tc>
          <w:tcPr>
            <w:tcW w:w="2340" w:type="dxa"/>
            <w:tcBorders>
              <w:bottom w:val="nil"/>
              <w:right w:val="nil"/>
            </w:tcBorders>
          </w:tcPr>
          <w:p ns2:paraId="6B805AA3" ns2:textId="52B72192" w:rsidR="009C2FF1" w:rsidRPr="005A308D" w:rsidRDefault="00CF65BA" w:rsidP="00F73CA7">
            <w:pPr>
              <w:spacing w:before="0" w:line="210" w:lineRule="auto"/>
              <w:ind w:firstLine="0"/>
              <w:rPr>
                <w:color w:val="1F1F1F"/>
                <w:sz w:val="19"/>
                <w:szCs w:val="18"/>
                <w:bdr w:val="none" w:sz="0" w:space="0" w:color="auto" w:frame="1"/>
              </w:rPr>
            </w:pPr>
            <w:r w:rsidRPr="005A308D">
              <w:rPr>
                <w:color w:val="1F1F1F"/>
                <w:sz w:val="19"/>
                <w:szCs w:val="18"/>
                <w:bdr w:val="none" w:sz="0" w:space="0" w:color="auto" w:frame="1"/>
              </w:rPr>
              <w:t>The submitted trip or summary record was saved correctly in PostgreSQL and appeared immediately on the Admin and Staff dashboards.</w:t>
            </w:r>
          </w:p>
        </w:tc>
      </w:tr>
      <w:tr w:rsidR="009C2FF1" w:rsidRPr="005A308D" ns2:paraId="08E39080" ns2:textId="2DA5D100" w:rsidTr="00F73CA7">
        <w:tc>
          <w:tcPr>
            <w:tcW w:w="1300" w:type="dxa"/>
            <w:tcBorders>
              <w:top w:val="nil"/>
              <w:left w:val="nil"/>
              <w:bottom w:val="nil"/>
            </w:tcBorders>
            <w:vAlign w:val="center"/>
          </w:tcPr>
          <w:p ns2:paraId="44A2EF37" ns2:textId="2D286154" w:rsidR="009C2FF1" w:rsidRPr="005A308D" w:rsidRDefault="009C2FF1" w:rsidP="00F73CA7">
            <w:pPr>
              <w:spacing w:before="0" w:line="210" w:lineRule="auto"/>
              <w:ind w:firstLine="0"/>
              <w:rPr>
                <w:b/>
                <w:bCs/>
                <w:sz w:val="19"/>
                <w:szCs w:val="26"/>
              </w:rPr>
            </w:pPr>
            <w:r w:rsidRPr="005A308D">
              <w:rPr>
                <w:b/>
                <w:bCs/>
                <w:color w:val="1F1F1F"/>
                <w:sz w:val="19"/>
                <w:bdr w:val="none" w:sz="0" w:space="0" w:color="auto" w:frame="1"/>
              </w:rPr>
              <w:t>TF-FS-02</w:t>
            </w:r>
          </w:p>
        </w:tc>
        <w:tc>
          <w:tcPr>
            <w:tcW w:w="2700" w:type="dxa"/>
            <w:tcBorders>
              <w:top w:val="nil"/>
              <w:bottom w:val="nil"/>
            </w:tcBorders>
            <w:vAlign w:val="center"/>
          </w:tcPr>
          <w:p ns2:paraId="39BFF28A" ns2:textId="1A12456D" w:rsidR="009C2FF1" w:rsidRPr="005A308D" w:rsidRDefault="009C2FF1" w:rsidP="00F73CA7">
            <w:pPr>
              <w:spacing w:before="0" w:line="210" w:lineRule="auto"/>
              <w:ind w:firstLine="0"/>
              <w:rPr>
                <w:b/>
                <w:bCs/>
                <w:sz w:val="19"/>
                <w:szCs w:val="18"/>
              </w:rPr>
            </w:pPr>
            <w:r w:rsidRPr="005A308D">
              <w:rPr>
                <w:b/>
                <w:bCs/>
                <w:color w:val="1F1F1F"/>
                <w:sz w:val="19"/>
                <w:szCs w:val="18"/>
                <w:bdr w:val="none" w:sz="0" w:space="0" w:color="auto" w:frame="1"/>
              </w:rPr>
              <w:t xml:space="preserve">Maintenance Alerting: </w:t>
            </w:r>
            <w:r w:rsidRPr="005A308D">
              <w:rPr>
                <w:color w:val="1F1F1F"/>
                <w:sz w:val="19"/>
                <w:szCs w:val="18"/>
                <w:bdr w:val="none" w:sz="0" w:space="0" w:color="auto" w:frame="1"/>
              </w:rPr>
              <w:t>A user logs a new vehicle repair entry; 1.1 The status changes in the database; 1.2 The backend triggers a notification.</w:t>
            </w:r>
          </w:p>
        </w:tc>
        <w:tc>
          <w:tcPr>
            <w:tcW w:w="2300" w:type="dxa"/>
            <w:tcBorders>
              <w:top w:val="nil"/>
              <w:bottom w:val="nil"/>
              <w:right w:val="nil"/>
            </w:tcBorders>
            <w:vAlign w:val="center"/>
          </w:tcPr>
          <w:p ns2:paraId="13C85EA5" ns2:textId="30024D51" w:rsidR="009C2FF1" w:rsidRPr="005A308D" w:rsidRDefault="009C2FF1" w:rsidP="00F73CA7">
            <w:pPr>
              <w:spacing w:before="0" w:line="210" w:lineRule="auto"/>
              <w:ind w:firstLine="0"/>
              <w:rPr>
                <w:b/>
                <w:bCs/>
                <w:sz w:val="19"/>
                <w:szCs w:val="18"/>
              </w:rPr>
            </w:pPr>
            <w:r w:rsidRPr="005A308D">
              <w:rPr>
                <w:color w:val="1F1F1F"/>
                <w:sz w:val="19"/>
                <w:szCs w:val="18"/>
                <w:bdr w:val="none" w:sz="0" w:space="0" w:color="auto" w:frame="1"/>
              </w:rPr>
              <w:t>A detailed alert regarding the vehicle's maintenance status is pushed to the Staff and Admin panels.</w:t>
            </w:r>
          </w:p>
        </w:tc>
        <w:tc>
          <w:tcPr>
            <w:tcW w:w="2340" w:type="dxa"/>
            <w:tcBorders>
              <w:top w:val="nil"/>
              <w:bottom w:val="nil"/>
              <w:right w:val="nil"/>
            </w:tcBorders>
          </w:tcPr>
          <w:p ns2:paraId="4D4FA9EB" ns2:textId="028A1B56" w:rsidR="009C2FF1" w:rsidRPr="005A308D" w:rsidRDefault="00CF65BA" w:rsidP="00F73CA7">
            <w:pPr>
              <w:spacing w:before="0" w:line="210" w:lineRule="auto"/>
              <w:ind w:firstLine="0"/>
              <w:rPr>
                <w:color w:val="1F1F1F"/>
                <w:sz w:val="19"/>
                <w:szCs w:val="18"/>
                <w:bdr w:val="none" w:sz="0" w:space="0" w:color="auto" w:frame="1"/>
              </w:rPr>
            </w:pPr>
            <w:r w:rsidRPr="005A308D">
              <w:rPr>
                <w:color w:val="1F1F1F"/>
                <w:sz w:val="19"/>
                <w:szCs w:val="18"/>
                <w:bdr w:val="none" w:sz="0" w:space="0" w:color="auto" w:frame="1"/>
              </w:rPr>
              <w:t>After the repair entry was logged, the vehicle status updated and a detailed maintenance alert appeared on the Staff and Admin panels.</w:t>
            </w:r>
          </w:p>
        </w:tc>
      </w:tr>
      <w:tr w:rsidR="009C2FF1" w:rsidRPr="005A308D" ns2:paraId="1ACEE6AA" ns2:textId="2A382788" w:rsidTr="00F73CA7">
        <w:tc>
          <w:tcPr>
            <w:tcW w:w="1300" w:type="dxa"/>
            <w:tcBorders>
              <w:top w:val="nil"/>
              <w:left w:val="nil"/>
              <w:bottom w:val="nil"/>
            </w:tcBorders>
            <w:vAlign w:val="center"/>
          </w:tcPr>
          <w:p ns2:paraId="1D2B2697" ns2:textId="684FDD01" w:rsidR="009C2FF1" w:rsidRPr="005A308D" w:rsidRDefault="009C2FF1" w:rsidP="00F73CA7">
            <w:pPr>
              <w:spacing w:before="0" w:line="210" w:lineRule="auto"/>
              <w:ind w:firstLine="0"/>
              <w:rPr>
                <w:b/>
                <w:bCs/>
                <w:sz w:val="19"/>
                <w:szCs w:val="26"/>
              </w:rPr>
            </w:pPr>
            <w:r w:rsidRPr="005A308D">
              <w:rPr>
                <w:b/>
                <w:bCs/>
                <w:color w:val="1F1F1F"/>
                <w:sz w:val="19"/>
                <w:bdr w:val="none" w:sz="0" w:space="0" w:color="auto" w:frame="1"/>
              </w:rPr>
              <w:t>TF-FS-03</w:t>
            </w:r>
          </w:p>
        </w:tc>
        <w:tc>
          <w:tcPr>
            <w:tcW w:w="2700" w:type="dxa"/>
            <w:tcBorders>
              <w:top w:val="nil"/>
              <w:bottom w:val="nil"/>
            </w:tcBorders>
            <w:vAlign w:val="center"/>
          </w:tcPr>
          <w:p ns2:paraId="1B742927" ns2:textId="15F8A043" w:rsidR="009C2FF1" w:rsidRPr="005A308D" w:rsidRDefault="009C2FF1" w:rsidP="00F73CA7">
            <w:pPr>
              <w:spacing w:before="0" w:line="210" w:lineRule="auto"/>
              <w:ind w:firstLine="0"/>
              <w:rPr>
                <w:b/>
                <w:bCs/>
                <w:sz w:val="19"/>
                <w:szCs w:val="18"/>
              </w:rPr>
            </w:pPr>
            <w:r w:rsidRPr="005A308D">
              <w:rPr>
                <w:b/>
                <w:bCs/>
                <w:color w:val="1F1F1F"/>
                <w:sz w:val="19"/>
                <w:szCs w:val="18"/>
                <w:bdr w:val="none" w:sz="0" w:space="0" w:color="auto" w:frame="1"/>
              </w:rPr>
              <w:t xml:space="preserve">Data Filtering: </w:t>
            </w:r>
            <w:r w:rsidRPr="005A308D">
              <w:rPr>
                <w:color w:val="1F1F1F"/>
                <w:sz w:val="19"/>
                <w:szCs w:val="18"/>
                <w:bdr w:val="none" w:sz="0" w:space="0" w:color="auto" w:frame="1"/>
              </w:rPr>
              <w:t>A user adjusts the dashboard calendar filters; 1.1 Staff selects a specific date range; 1.2 The system queries the database.</w:t>
            </w:r>
          </w:p>
        </w:tc>
        <w:tc>
          <w:tcPr>
            <w:tcW w:w="2300" w:type="dxa"/>
            <w:tcBorders>
              <w:top w:val="nil"/>
              <w:bottom w:val="nil"/>
              <w:right w:val="nil"/>
            </w:tcBorders>
            <w:vAlign w:val="center"/>
          </w:tcPr>
          <w:p ns2:paraId="525B7CC8" ns2:textId="3ED1D73D" w:rsidR="009C2FF1" w:rsidRPr="005A308D" w:rsidRDefault="009C2FF1" w:rsidP="00F73CA7">
            <w:pPr>
              <w:spacing w:before="0" w:line="210" w:lineRule="auto"/>
              <w:ind w:firstLine="0"/>
              <w:rPr>
                <w:b/>
                <w:bCs/>
                <w:sz w:val="19"/>
                <w:szCs w:val="18"/>
              </w:rPr>
            </w:pPr>
            <w:r w:rsidRPr="005A308D">
              <w:rPr>
                <w:color w:val="1F1F1F"/>
                <w:sz w:val="19"/>
                <w:szCs w:val="18"/>
                <w:bdr w:val="none" w:sz="0" w:space="0" w:color="auto" w:frame="1"/>
              </w:rPr>
              <w:t>The charts and data tables update to display only the records that fall within the chosen timeframe.</w:t>
            </w:r>
          </w:p>
        </w:tc>
        <w:tc>
          <w:tcPr>
            <w:tcW w:w="2340" w:type="dxa"/>
            <w:tcBorders>
              <w:top w:val="nil"/>
              <w:bottom w:val="nil"/>
              <w:right w:val="nil"/>
            </w:tcBorders>
          </w:tcPr>
          <w:p ns2:paraId="475168CB" ns2:textId="074756BC" w:rsidR="009C2FF1" w:rsidRPr="005A308D" w:rsidRDefault="00CF65BA" w:rsidP="00F73CA7">
            <w:pPr>
              <w:spacing w:before="0" w:line="210" w:lineRule="auto"/>
              <w:ind w:firstLine="0"/>
              <w:rPr>
                <w:color w:val="1F1F1F"/>
                <w:sz w:val="19"/>
                <w:szCs w:val="18"/>
                <w:bdr w:val="none" w:sz="0" w:space="0" w:color="auto" w:frame="1"/>
              </w:rPr>
            </w:pPr>
            <w:r w:rsidRPr="005A308D">
              <w:rPr>
                <w:color w:val="1F1F1F"/>
                <w:sz w:val="19"/>
                <w:szCs w:val="18"/>
                <w:bdr w:val="none" w:sz="0" w:space="0" w:color="auto" w:frame="1"/>
              </w:rPr>
              <w:t>Selecting a date range refreshed the charts and tables to show only records within the specified period.</w:t>
            </w:r>
          </w:p>
        </w:tc>
      </w:tr>
      <w:tr w:rsidR="009C2FF1" w:rsidRPr="005A308D" ns2:paraId="0898C09B" ns2:textId="7CB519B9" w:rsidTr="00F73CA7">
        <w:tc>
          <w:tcPr>
            <w:tcW w:w="1300" w:type="dxa"/>
            <w:tcBorders>
              <w:top w:val="nil"/>
              <w:left w:val="nil"/>
              <w:bottom w:val="nil"/>
            </w:tcBorders>
            <w:vAlign w:val="center"/>
          </w:tcPr>
          <w:p ns2:paraId="0E73D1B7" ns2:textId="51C63E60" w:rsidR="009C2FF1" w:rsidRPr="005A308D" w:rsidRDefault="009C2FF1" w:rsidP="00F73CA7">
            <w:pPr>
              <w:spacing w:before="0" w:line="210" w:lineRule="auto"/>
              <w:ind w:firstLine="0"/>
              <w:rPr>
                <w:b/>
                <w:bCs/>
                <w:sz w:val="19"/>
                <w:szCs w:val="26"/>
              </w:rPr>
            </w:pPr>
            <w:r w:rsidRPr="005A308D">
              <w:rPr>
                <w:b/>
                <w:bCs/>
                <w:color w:val="1F1F1F"/>
                <w:sz w:val="19"/>
                <w:bdr w:val="none" w:sz="0" w:space="0" w:color="auto" w:frame="1"/>
              </w:rPr>
              <w:lastRenderedPageBreak/>
              <w:t>TF-FS-04</w:t>
            </w:r>
          </w:p>
        </w:tc>
        <w:tc>
          <w:tcPr>
            <w:tcW w:w="2700" w:type="dxa"/>
            <w:tcBorders>
              <w:top w:val="nil"/>
              <w:bottom w:val="nil"/>
            </w:tcBorders>
            <w:vAlign w:val="center"/>
          </w:tcPr>
          <w:p ns2:paraId="0C4117AD" ns2:textId="7F9365C9" w:rsidR="009C2FF1" w:rsidRPr="005A308D" w:rsidRDefault="009C2FF1" w:rsidP="00F73CA7">
            <w:pPr>
              <w:spacing w:before="0" w:line="210" w:lineRule="auto"/>
              <w:ind w:firstLine="0"/>
              <w:rPr>
                <w:bCs/>
                <w:sz w:val="19"/>
                <w:szCs w:val="20"/>
              </w:rPr>
            </w:pPr>
            <w:r w:rsidRPr="005A308D">
              <w:rPr>
                <w:b/>
                <w:bCs/>
                <w:color w:val="1F1F1F"/>
                <w:sz w:val="19"/>
                <w:szCs w:val="20"/>
                <w:bdr w:val="none" w:sz="0" w:space="0" w:color="auto" w:frame="1"/>
              </w:rPr>
              <w:t>Delay Forecasting:</w:t>
            </w:r>
            <w:r w:rsidRPr="005A308D">
              <w:rPr>
                <w:bCs/>
                <w:color w:val="1F1F1F"/>
                <w:sz w:val="19"/>
                <w:szCs w:val="20"/>
                <w:bdr w:val="none" w:sz="0" w:space="0" w:color="auto" w:frame="1"/>
              </w:rPr>
              <w:t xml:space="preserve"> A user checks the prediction module; 1.1 The Python backend runs historical logs through the K-Nearest Neighbors model; 1.2 The interface plots the results.</w:t>
            </w:r>
          </w:p>
        </w:tc>
        <w:tc>
          <w:tcPr>
            <w:tcW w:w="2300" w:type="dxa"/>
            <w:tcBorders>
              <w:top w:val="nil"/>
              <w:bottom w:val="nil"/>
              <w:right w:val="nil"/>
            </w:tcBorders>
            <w:vAlign w:val="center"/>
          </w:tcPr>
          <w:p ns2:paraId="3835F22F" ns2:textId="0345CAB2" w:rsidR="009C2FF1" w:rsidRPr="005A308D" w:rsidRDefault="009C2FF1" w:rsidP="00F73CA7">
            <w:pPr>
              <w:spacing w:before="0" w:line="210" w:lineRule="auto"/>
              <w:ind w:firstLine="0"/>
              <w:rPr>
                <w:b/>
                <w:bCs/>
                <w:sz w:val="19"/>
                <w:szCs w:val="18"/>
              </w:rPr>
            </w:pPr>
            <w:r w:rsidRPr="005A308D">
              <w:rPr>
                <w:color w:val="1F1F1F"/>
                <w:sz w:val="19"/>
                <w:szCs w:val="18"/>
                <w:bdr w:val="none" w:sz="0" w:space="0" w:color="auto" w:frame="1"/>
              </w:rPr>
              <w:t>Arrival predictions and delay classifications appear on the screen within the acceptable accuracy limits.</w:t>
            </w:r>
          </w:p>
        </w:tc>
        <w:tc>
          <w:tcPr>
            <w:tcW w:w="2340" w:type="dxa"/>
            <w:tcBorders>
              <w:top w:val="nil"/>
              <w:bottom w:val="nil"/>
              <w:right w:val="nil"/>
            </w:tcBorders>
          </w:tcPr>
          <w:p ns2:paraId="4AA8BBAD" ns2:textId="56D72F62" w:rsidR="009C2FF1" w:rsidRPr="005A308D" w:rsidRDefault="00CF65BA" w:rsidP="00F73CA7">
            <w:pPr>
              <w:spacing w:before="0" w:line="210" w:lineRule="auto"/>
              <w:ind w:firstLine="0"/>
              <w:rPr>
                <w:color w:val="1F1F1F"/>
                <w:sz w:val="19"/>
                <w:szCs w:val="18"/>
                <w:bdr w:val="none" w:sz="0" w:space="0" w:color="auto" w:frame="1"/>
              </w:rPr>
            </w:pPr>
            <w:r w:rsidRPr="005A308D">
              <w:rPr>
                <w:color w:val="1F1F1F"/>
                <w:sz w:val="19"/>
                <w:szCs w:val="18"/>
                <w:bdr w:val="none" w:sz="0" w:space="0" w:color="auto" w:frame="1"/>
              </w:rPr>
              <w:t>The prediction module processed the historical logs and displayed arrival forecasts and delay classifications within the acceptable accuracy range.</w:t>
            </w:r>
          </w:p>
        </w:tc>
      </w:tr>
      <w:tr w:rsidR="009C2FF1" w:rsidRPr="005A308D" ns2:paraId="41B766BE" ns2:textId="6F0662D9" w:rsidTr="00F73CA7">
        <w:tc>
          <w:tcPr>
            <w:tcW w:w="1300" w:type="dxa"/>
            <w:tcBorders>
              <w:top w:val="nil"/>
              <w:left w:val="nil"/>
              <w:bottom w:val="nil"/>
            </w:tcBorders>
            <w:vAlign w:val="center"/>
          </w:tcPr>
          <w:p ns2:paraId="2CD9CCB4" ns2:textId="743EECFC" w:rsidR="009C2FF1" w:rsidRPr="005A308D" w:rsidRDefault="009C2FF1" w:rsidP="00F73CA7">
            <w:pPr>
              <w:spacing w:before="0" w:line="210" w:lineRule="auto"/>
              <w:ind w:firstLine="0"/>
              <w:rPr>
                <w:b/>
                <w:bCs/>
                <w:color w:val="1F1F1F"/>
                <w:sz w:val="19"/>
                <w:bdr w:val="none" w:sz="0" w:space="0" w:color="auto" w:frame="1"/>
              </w:rPr>
            </w:pPr>
            <w:r w:rsidRPr="005A308D">
              <w:rPr>
                <w:b/>
                <w:bCs/>
                <w:color w:val="1F1F1F"/>
                <w:sz w:val="19"/>
                <w:bdr w:val="none" w:sz="0" w:space="0" w:color="auto" w:frame="1"/>
              </w:rPr>
              <w:t>TF-FS-05</w:t>
            </w:r>
          </w:p>
        </w:tc>
        <w:tc>
          <w:tcPr>
            <w:tcW w:w="2700" w:type="dxa"/>
            <w:tcBorders>
              <w:top w:val="nil"/>
              <w:bottom w:val="nil"/>
            </w:tcBorders>
            <w:vAlign w:val="center"/>
          </w:tcPr>
          <w:p ns2:paraId="3A8EEA0F" ns2:textId="4C6B8F45" w:rsidR="009C2FF1" w:rsidRPr="005A308D" w:rsidRDefault="009C2FF1" w:rsidP="00F73CA7">
            <w:pPr>
              <w:spacing w:before="0" w:line="210" w:lineRule="auto"/>
              <w:ind w:firstLine="0"/>
              <w:rPr>
                <w:b/>
                <w:bCs/>
                <w:color w:val="1F1F1F"/>
                <w:sz w:val="19"/>
                <w:szCs w:val="18"/>
                <w:bdr w:val="none" w:sz="0" w:space="0" w:color="auto" w:frame="1"/>
              </w:rPr>
            </w:pPr>
            <w:r w:rsidRPr="005A308D">
              <w:rPr>
                <w:b/>
                <w:bCs/>
                <w:color w:val="1F1F1F"/>
                <w:sz w:val="19"/>
                <w:szCs w:val="18"/>
                <w:bdr w:val="none" w:sz="0" w:space="0" w:color="auto" w:frame="1"/>
              </w:rPr>
              <w:t>Role-Based Routing:</w:t>
            </w:r>
            <w:r w:rsidRPr="005A308D">
              <w:rPr>
                <w:color w:val="1F1F1F"/>
                <w:sz w:val="19"/>
                <w:szCs w:val="18"/>
                <w:bdr w:val="none" w:sz="0" w:space="0" w:color="auto" w:frame="1"/>
              </w:rPr>
              <w:t xml:space="preserve"> A user attempts to log in; 1.1 The user inputs credentials; 1.2 Supabase verifies the session token and associated role.</w:t>
            </w:r>
          </w:p>
        </w:tc>
        <w:tc>
          <w:tcPr>
            <w:tcW w:w="2300" w:type="dxa"/>
            <w:tcBorders>
              <w:top w:val="nil"/>
              <w:bottom w:val="nil"/>
              <w:right w:val="nil"/>
            </w:tcBorders>
            <w:vAlign w:val="center"/>
          </w:tcPr>
          <w:p ns2:paraId="17B62508" ns2:textId="7BBA5EC3" w:rsidR="009C2FF1" w:rsidRPr="005A308D" w:rsidRDefault="004C42BA" w:rsidP="00F73CA7">
            <w:pPr>
              <w:spacing w:before="0" w:line="210" w:lineRule="auto"/>
              <w:ind w:firstLine="0"/>
              <w:rPr>
                <w:b/>
                <w:bCs/>
                <w:color w:val="1F1F1F"/>
                <w:sz w:val="19"/>
                <w:szCs w:val="18"/>
                <w:bdr w:val="none" w:sz="0" w:space="0" w:color="auto" w:frame="1"/>
              </w:rPr>
            </w:pPr>
            <w:r w:rsidRPr="005A308D">
              <w:rPr>
                <w:color w:val="1F1F1F"/>
                <w:sz w:val="19"/>
                <w:szCs w:val="18"/>
                <w:bdr w:val="none" w:sz="0" w:space="0" w:color="auto" w:frame="1"/>
              </w:rPr>
              <w:t>The application restricts visible menus and data access according to whether the account holds Admin or Staff privileges.</w:t>
            </w:r>
          </w:p>
        </w:tc>
        <w:tc>
          <w:tcPr>
            <w:tcW w:w="2340" w:type="dxa"/>
            <w:tcBorders>
              <w:top w:val="nil"/>
              <w:bottom w:val="nil"/>
              <w:right w:val="nil"/>
            </w:tcBorders>
          </w:tcPr>
          <w:p ns2:paraId="630B0F73" ns2:textId="19871DEC" w:rsidR="009C2FF1" w:rsidRPr="005A308D" w:rsidRDefault="004C42BA" w:rsidP="00F73CA7">
            <w:pPr>
              <w:spacing w:before="0" w:line="210" w:lineRule="auto"/>
              <w:ind w:firstLine="0"/>
              <w:rPr>
                <w:color w:val="1F1F1F"/>
                <w:sz w:val="19"/>
                <w:szCs w:val="18"/>
                <w:bdr w:val="none" w:sz="0" w:space="0" w:color="auto" w:frame="1"/>
              </w:rPr>
            </w:pPr>
            <w:r w:rsidRPr="005A308D">
              <w:rPr>
                <w:color w:val="1F1F1F"/>
                <w:sz w:val="19"/>
                <w:szCs w:val="18"/>
                <w:bdr w:val="none" w:sz="0" w:space="0" w:color="auto" w:frame="1"/>
              </w:rPr>
              <w:t>The verified account was routed to the correct interface, and menus and data were limited according to the Admin or Staff role.</w:t>
            </w:r>
          </w:p>
        </w:tc>
      </w:tr>
      <w:tr w:rsidR="009C2FF1" w:rsidRPr="005A308D" ns2:paraId="4A733DBB" ns2:textId="36541E7E" w:rsidTr="00F73CA7">
        <w:tc>
          <w:tcPr>
            <w:tcW w:w="1300" w:type="dxa"/>
            <w:tcBorders>
              <w:top w:val="nil"/>
              <w:left w:val="nil"/>
              <w:bottom w:val="single" w:sz="4" w:space="0" w:color="auto"/>
            </w:tcBorders>
            <w:vAlign w:val="center"/>
          </w:tcPr>
          <w:p ns2:paraId="7D0BC5B8" ns2:textId="0505F33C" w:rsidR="009C2FF1" w:rsidRPr="005A308D" w:rsidRDefault="009C2FF1" w:rsidP="00F73CA7">
            <w:pPr>
              <w:spacing w:before="0" w:line="210" w:lineRule="auto"/>
              <w:ind w:firstLine="0"/>
              <w:rPr>
                <w:b/>
                <w:bCs/>
                <w:color w:val="1F1F1F"/>
                <w:sz w:val="19"/>
                <w:bdr w:val="none" w:sz="0" w:space="0" w:color="auto" w:frame="1"/>
              </w:rPr>
            </w:pPr>
            <w:r w:rsidRPr="005A308D">
              <w:rPr>
                <w:b/>
                <w:bCs/>
                <w:color w:val="1F1F1F"/>
                <w:sz w:val="19"/>
                <w:bdr w:val="none" w:sz="0" w:space="0" w:color="auto" w:frame="1"/>
              </w:rPr>
              <w:t>TF-FS-06</w:t>
            </w:r>
          </w:p>
        </w:tc>
        <w:tc>
          <w:tcPr>
            <w:tcW w:w="2700" w:type="dxa"/>
            <w:tcBorders>
              <w:top w:val="nil"/>
              <w:bottom w:val="single" w:sz="4" w:space="0" w:color="auto"/>
            </w:tcBorders>
            <w:vAlign w:val="center"/>
          </w:tcPr>
          <w:p ns2:paraId="47AD2458" ns2:textId="0FC06CE9" w:rsidR="009C2FF1" w:rsidRPr="005A308D" w:rsidRDefault="009C2FF1" w:rsidP="00F73CA7">
            <w:pPr>
              <w:spacing w:before="0" w:line="210" w:lineRule="auto"/>
              <w:ind w:firstLine="0"/>
              <w:rPr>
                <w:b/>
                <w:bCs/>
                <w:color w:val="1F1F1F"/>
                <w:sz w:val="19"/>
                <w:szCs w:val="18"/>
                <w:bdr w:val="none" w:sz="0" w:space="0" w:color="auto" w:frame="1"/>
              </w:rPr>
            </w:pPr>
            <w:r w:rsidRPr="005A308D">
              <w:rPr>
                <w:b/>
                <w:bCs/>
                <w:color w:val="1F1F1F"/>
                <w:sz w:val="19"/>
                <w:szCs w:val="18"/>
                <w:bdr w:val="none" w:sz="0" w:space="0" w:color="auto" w:frame="1"/>
              </w:rPr>
              <w:t xml:space="preserve">Biometric Integration: </w:t>
            </w:r>
            <w:r w:rsidRPr="005A308D">
              <w:rPr>
                <w:color w:val="1F1F1F"/>
                <w:sz w:val="19"/>
                <w:szCs w:val="18"/>
                <w:bdr w:val="none" w:sz="0" w:space="0" w:color="auto" w:frame="1"/>
              </w:rPr>
              <w:t>A third-party terminal scans a fingerprint; 1.1 The hardware exports the attendance log; 1.2 The Flask API catches the incoming data.</w:t>
            </w:r>
          </w:p>
        </w:tc>
        <w:tc>
          <w:tcPr>
            <w:tcW w:w="2300" w:type="dxa"/>
            <w:tcBorders>
              <w:top w:val="nil"/>
              <w:bottom w:val="single" w:sz="4" w:space="0" w:color="auto"/>
              <w:right w:val="nil"/>
            </w:tcBorders>
            <w:vAlign w:val="center"/>
          </w:tcPr>
          <w:p ns2:paraId="58583196" ns2:textId="0B518BCE" w:rsidR="009C2FF1" w:rsidRPr="005A308D" w:rsidRDefault="009C2FF1" w:rsidP="00F73CA7">
            <w:pPr>
              <w:spacing w:before="0" w:line="210" w:lineRule="auto"/>
              <w:ind w:firstLine="0"/>
              <w:rPr>
                <w:color w:val="1F1F1F"/>
                <w:sz w:val="19"/>
                <w:szCs w:val="18"/>
                <w:bdr w:val="none" w:sz="0" w:space="0" w:color="auto" w:frame="1"/>
              </w:rPr>
            </w:pPr>
            <w:r w:rsidRPr="005A308D">
              <w:rPr>
                <w:color w:val="1F1F1F"/>
                <w:sz w:val="19"/>
                <w:szCs w:val="18"/>
                <w:bdr w:val="none" w:sz="0" w:space="0" w:color="auto" w:frame="1"/>
              </w:rPr>
              <w:t>The PostgreSQL database automatically logs the attendance event, matching the correct timestamp to the specific Driver ID.</w:t>
            </w:r>
          </w:p>
        </w:tc>
        <w:tc>
          <w:tcPr>
            <w:tcW w:w="2340" w:type="dxa"/>
            <w:tcBorders>
              <w:top w:val="nil"/>
              <w:bottom w:val="single" w:sz="4" w:space="0" w:color="auto"/>
              <w:right w:val="nil"/>
            </w:tcBorders>
          </w:tcPr>
          <w:p ns2:paraId="5422977F" ns2:textId="28856BED" w:rsidR="009C2FF1" w:rsidRPr="005A308D" w:rsidRDefault="00CF65BA" w:rsidP="00F73CA7">
            <w:pPr>
              <w:spacing w:before="0" w:line="210" w:lineRule="auto"/>
              <w:ind w:firstLine="0"/>
              <w:rPr>
                <w:color w:val="1F1F1F"/>
                <w:sz w:val="19"/>
                <w:szCs w:val="18"/>
                <w:bdr w:val="none" w:sz="0" w:space="0" w:color="auto" w:frame="1"/>
              </w:rPr>
            </w:pPr>
            <w:r w:rsidRPr="005A308D">
              <w:rPr>
                <w:color w:val="1F1F1F"/>
                <w:sz w:val="19"/>
                <w:szCs w:val="18"/>
                <w:bdr w:val="none" w:sz="0" w:space="0" w:color="auto" w:frame="1"/>
              </w:rPr>
              <w:t>The imported fingerprint log created an attendance record with the correct Driver ID and timestamp in PostgreSQL.</w:t>
            </w:r>
          </w:p>
        </w:tc>
      </w:tr>
    </w:tbl>
    <w:p ns2:paraId="19D6F4CD" ns2:textId="712BF02B" w:rsidR="005D0E77" w:rsidRPr="00182A14" w:rsidRDefault="00281250" w:rsidP="00182A14">
      <w:bookmarkStart w:id="138" w:name="_Toc227624386"/>
      <w:bookmarkStart w:id="139" w:name="_Toc229068833"/>
      <w:r w:rsidRPr="00182A14">
        <w:t>Evaluating performance involves measuring how the system handles resources and response times in live environments. Because mobile data connectivity in the Philippines can be highly inconsistent, these benchmarks confirm that the application can handle synchronization delays of 10 to 15 seconds. This buffer prevents the interface from locking up or crashing during busy morning dispatch hours.</w:t>
      </w:r>
    </w:p>
    <w:p ns2:paraId="67AFEFAE" ns2:textId="4E0CB694" w:rsidR="00BD5D93" w:rsidRPr="00D333AA" w:rsidRDefault="00BD5D93" w:rsidP="007B2E24">
      <w:pPr>
        <w:pStyle w:val="Caption"/>
        <w:keepNext/>
        <w:spacing w:before="120" w:after="60" w:line="240" w:lineRule="auto"/>
        <w:ind w:firstLine="0"/>
        <w:jc w:val="center"/>
      </w:pPr>
      <w:bookmarkStart w:id="140" w:name="_Toc242911198"/>
      <w:r w:rsidRPr="00D333AA">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7</w:t>
      </w:r>
      <w:r w:rsidRPr="00D333AA">
        <w:fldChar w:fldCharType="end"/>
      </w:r>
      <w:r w:rsidRPr="00D333AA">
        <w:t xml:space="preserve"> Performance Evaluation</w:t>
      </w:r>
      <w:bookmarkEnd w:id="138"/>
      <w:bookmarkEnd w:id="139"/>
      <w:bookmarkEnd w:id="140"/>
    </w:p>
    <w:tbl>
      <w:tblPr>
        <w:tblStyle w:val="TableGrid"/>
        <w:tblW w:w="0" w:type="auto"/>
        <w:tblBorders>
          <w:left w:val="none" w:sz="0" w:space="0" w:color="auto"/>
          <w:right w:val="none" w:sz="0" w:space="0" w:color="auto"/>
        </w:tblBorders>
        <w:tblLook w:val="04A0" w:firstRow="1" w:lastRow="0" w:firstColumn="1" w:lastColumn="0" w:noHBand="0" w:noVBand="1"/>
      </w:tblPr>
      <w:tblGrid>
        <w:gridCol w:w="1300"/>
        <w:gridCol w:w="2700"/>
        <w:gridCol w:w="2300"/>
        <w:gridCol w:w="2340"/>
      </w:tblGrid>
      <w:tr w:rsidR="009C2FF1" w:rsidRPr="00F73CA7" ns2:paraId="57F9B602" ns2:textId="4D55A9E8" w:rsidTr="00F73CA7">
        <w:trPr>
          <w:tblHeader/>
        </w:trPr>
        <w:tc>
          <w:tcPr>
            <w:tcW w:w="1300" w:type="dxa"/>
            <w:tcBorders>
              <w:bottom w:val="single" w:sz="4" w:space="0" w:color="auto"/>
            </w:tcBorders>
            <w:vAlign w:val="center"/>
          </w:tcPr>
          <w:p ns2:paraId="24A43829" ns2:textId="77777777" w:rsidR="009C2FF1" w:rsidRPr="00F73CA7" w:rsidRDefault="009C2FF1" w:rsidP="00F73CA7">
            <w:pPr>
              <w:spacing w:before="0" w:line="210" w:lineRule="auto"/>
              <w:ind w:firstLine="0"/>
              <w:rPr>
                <w:b/>
                <w:bCs/>
                <w:sz w:val="19"/>
                <w:szCs w:val="26"/>
              </w:rPr>
            </w:pPr>
            <w:r w:rsidRPr="00F73CA7">
              <w:rPr>
                <w:rStyle w:val="Strong"/>
                <w:color w:val="1F1F1F"/>
                <w:sz w:val="19"/>
                <w:bdr w:val="none" w:sz="0" w:space="0" w:color="auto" w:frame="1"/>
              </w:rPr>
              <w:t>Test Case</w:t>
            </w:r>
          </w:p>
        </w:tc>
        <w:tc>
          <w:tcPr>
            <w:tcW w:w="2700" w:type="dxa"/>
            <w:tcBorders>
              <w:bottom w:val="single" w:sz="4" w:space="0" w:color="auto"/>
            </w:tcBorders>
            <w:vAlign w:val="center"/>
          </w:tcPr>
          <w:p ns2:paraId="4B0B4C18" ns2:textId="77777777" w:rsidR="009C2FF1" w:rsidRPr="00F73CA7" w:rsidRDefault="009C2FF1" w:rsidP="00F73CA7">
            <w:pPr>
              <w:spacing w:before="0" w:line="210" w:lineRule="auto"/>
              <w:ind w:firstLine="0"/>
              <w:rPr>
                <w:b/>
                <w:bCs/>
                <w:sz w:val="19"/>
                <w:szCs w:val="26"/>
              </w:rPr>
            </w:pPr>
            <w:r w:rsidRPr="00F73CA7">
              <w:rPr>
                <w:rStyle w:val="Strong"/>
                <w:color w:val="1F1F1F"/>
                <w:sz w:val="19"/>
                <w:bdr w:val="none" w:sz="0" w:space="0" w:color="auto" w:frame="1"/>
              </w:rPr>
              <w:t>Scenario</w:t>
            </w:r>
          </w:p>
        </w:tc>
        <w:tc>
          <w:tcPr>
            <w:tcW w:w="2300" w:type="dxa"/>
            <w:tcBorders>
              <w:bottom w:val="single" w:sz="4" w:space="0" w:color="auto"/>
            </w:tcBorders>
            <w:vAlign w:val="center"/>
          </w:tcPr>
          <w:p ns2:paraId="0B730E56" ns2:textId="77777777" w:rsidR="009C2FF1" w:rsidRPr="00F73CA7" w:rsidRDefault="009C2FF1" w:rsidP="00F73CA7">
            <w:pPr>
              <w:spacing w:before="0" w:line="210" w:lineRule="auto"/>
              <w:ind w:firstLine="0"/>
              <w:rPr>
                <w:b/>
                <w:bCs/>
                <w:sz w:val="19"/>
                <w:szCs w:val="26"/>
              </w:rPr>
            </w:pPr>
            <w:r w:rsidRPr="00F73CA7">
              <w:rPr>
                <w:rStyle w:val="Strong"/>
                <w:color w:val="1F1F1F"/>
                <w:sz w:val="19"/>
                <w:bdr w:val="none" w:sz="0" w:space="0" w:color="auto" w:frame="1"/>
              </w:rPr>
              <w:t>Expected Result</w:t>
            </w:r>
          </w:p>
        </w:tc>
        <w:tc>
          <w:tcPr>
            <w:tcW w:w="2340" w:type="dxa"/>
            <w:tcBorders>
              <w:bottom w:val="single" w:sz="4" w:space="0" w:color="auto"/>
            </w:tcBorders>
          </w:tcPr>
          <w:p ns2:paraId="6A640D9C" ns2:textId="36D3FE3D" w:rsidR="009C2FF1" w:rsidRPr="00F73CA7" w:rsidRDefault="009C2FF1" w:rsidP="00F73CA7">
            <w:pPr>
              <w:spacing w:before="0" w:line="210" w:lineRule="auto"/>
              <w:ind w:firstLine="0"/>
              <w:rPr>
                <w:rStyle w:val="Strong"/>
                <w:color w:val="1F1F1F"/>
                <w:sz w:val="19"/>
                <w:bdr w:val="none" w:sz="0" w:space="0" w:color="auto" w:frame="1"/>
              </w:rPr>
            </w:pPr>
            <w:r w:rsidRPr="00F73CA7">
              <w:rPr>
                <w:rStyle w:val="Strong"/>
                <w:color w:val="1F1F1F"/>
                <w:sz w:val="19"/>
                <w:bdr w:val="none" w:sz="0" w:space="0" w:color="auto" w:frame="1"/>
              </w:rPr>
              <w:t>Actual Result</w:t>
            </w:r>
          </w:p>
        </w:tc>
      </w:tr>
      <w:tr w:rsidR="009C2FF1" w:rsidRPr="00F73CA7" ns2:paraId="5090AAAC" ns2:textId="60DA5F97" w:rsidTr="00F73CA7">
        <w:tc>
          <w:tcPr>
            <w:tcW w:w="1300" w:type="dxa"/>
            <w:tcBorders>
              <w:bottom w:val="nil"/>
            </w:tcBorders>
            <w:vAlign w:val="center"/>
          </w:tcPr>
          <w:p ns2:paraId="21C8507B" ns2:textId="77777777" w:rsidR="009C2FF1" w:rsidRPr="00F73CA7" w:rsidRDefault="009C2FF1" w:rsidP="00F73CA7">
            <w:pPr>
              <w:spacing w:before="0" w:line="210" w:lineRule="auto"/>
              <w:ind w:firstLine="0"/>
              <w:rPr>
                <w:b/>
                <w:bCs/>
                <w:sz w:val="19"/>
                <w:szCs w:val="26"/>
              </w:rPr>
            </w:pPr>
            <w:r w:rsidRPr="00F73CA7">
              <w:rPr>
                <w:b/>
                <w:bCs/>
                <w:color w:val="1F1F1F"/>
                <w:sz w:val="19"/>
                <w:bdr w:val="none" w:sz="0" w:space="0" w:color="auto" w:frame="1"/>
              </w:rPr>
              <w:t>TF-PE-01</w:t>
            </w:r>
          </w:p>
        </w:tc>
        <w:tc>
          <w:tcPr>
            <w:tcW w:w="2700" w:type="dxa"/>
            <w:tcBorders>
              <w:bottom w:val="nil"/>
            </w:tcBorders>
            <w:vAlign w:val="center"/>
          </w:tcPr>
          <w:p ns2:paraId="1CC44BCA" ns2:textId="399E286D" w:rsidR="009C2FF1" w:rsidRPr="00F73CA7" w:rsidRDefault="009C2FF1" w:rsidP="00F73CA7">
            <w:pPr>
              <w:spacing w:before="0" w:line="210" w:lineRule="auto"/>
              <w:ind w:firstLine="0"/>
              <w:rPr>
                <w:b/>
                <w:bCs/>
                <w:sz w:val="19"/>
                <w:szCs w:val="22"/>
              </w:rPr>
            </w:pPr>
            <w:r w:rsidRPr="00F73CA7">
              <w:rPr>
                <w:b/>
                <w:bCs/>
                <w:color w:val="1F1F1F"/>
                <w:sz w:val="19"/>
                <w:szCs w:val="22"/>
                <w:bdr w:val="none" w:sz="0" w:space="0" w:color="auto" w:frame="1"/>
              </w:rPr>
              <w:t>Leaderboard Load:</w:t>
            </w:r>
            <w:r w:rsidRPr="00F73CA7">
              <w:rPr>
                <w:color w:val="1F1F1F"/>
                <w:sz w:val="19"/>
                <w:szCs w:val="22"/>
                <w:bdr w:val="none" w:sz="0" w:space="0" w:color="auto" w:frame="1"/>
              </w:rPr>
              <w:t xml:space="preserve"> A user accesses the driver leaderboard during peak hours; 1.1 The screen is opened; 1.2 The system fetches aggregated data from PostgreSQL.</w:t>
            </w:r>
          </w:p>
        </w:tc>
        <w:tc>
          <w:tcPr>
            <w:tcW w:w="2300" w:type="dxa"/>
            <w:tcBorders>
              <w:bottom w:val="nil"/>
            </w:tcBorders>
            <w:vAlign w:val="center"/>
          </w:tcPr>
          <w:p ns2:paraId="319C3457" ns2:textId="686115D3" w:rsidR="009C2FF1" w:rsidRPr="00F73CA7" w:rsidRDefault="009C2FF1" w:rsidP="00F73CA7">
            <w:pPr>
              <w:spacing w:before="0" w:line="210" w:lineRule="auto"/>
              <w:ind w:firstLine="0"/>
              <w:rPr>
                <w:b/>
                <w:bCs/>
                <w:sz w:val="19"/>
                <w:szCs w:val="22"/>
              </w:rPr>
            </w:pPr>
            <w:r w:rsidRPr="00F73CA7">
              <w:rPr>
                <w:b/>
                <w:bCs/>
                <w:color w:val="1F1F1F"/>
                <w:sz w:val="19"/>
                <w:szCs w:val="22"/>
                <w:bdr w:val="none" w:sz="0" w:space="0" w:color="auto" w:frame="1"/>
              </w:rPr>
              <w:t xml:space="preserve">Time-Behaviour: </w:t>
            </w:r>
            <w:r w:rsidRPr="00F73CA7">
              <w:rPr>
                <w:color w:val="1F1F1F"/>
                <w:sz w:val="19"/>
                <w:szCs w:val="22"/>
                <w:bdr w:val="none" w:sz="0" w:space="0" w:color="auto" w:frame="1"/>
              </w:rPr>
              <w:t>The requested data finishes loading in under 3 seconds to maintain a responsive feel.</w:t>
            </w:r>
          </w:p>
        </w:tc>
        <w:tc>
          <w:tcPr>
            <w:tcW w:w="2340" w:type="dxa"/>
            <w:tcBorders>
              <w:bottom w:val="nil"/>
            </w:tcBorders>
          </w:tcPr>
          <w:p ns2:paraId="34921BAB" ns2:textId="218A3B5E" w:rsidR="009C2FF1" w:rsidRPr="00F73CA7" w:rsidRDefault="00CF65BA" w:rsidP="00F73CA7">
            <w:pPr>
              <w:spacing w:before="0" w:line="210" w:lineRule="auto"/>
              <w:ind w:firstLine="0"/>
              <w:rPr>
                <w:bCs/>
                <w:color w:val="1F1F1F"/>
                <w:sz w:val="19"/>
                <w:szCs w:val="22"/>
                <w:bdr w:val="none" w:sz="0" w:space="0" w:color="auto" w:frame="1"/>
              </w:rPr>
            </w:pPr>
            <w:r w:rsidRPr="00F73CA7">
              <w:rPr>
                <w:bCs/>
                <w:color w:val="1F1F1F"/>
                <w:sz w:val="19"/>
                <w:szCs w:val="22"/>
                <w:bdr w:val="none" w:sz="0" w:space="0" w:color="auto" w:frame="1"/>
              </w:rPr>
              <w:t>The driver leaderboard loaded successfully within the three-second acceptance threshold during peak-hour testing.</w:t>
            </w:r>
          </w:p>
        </w:tc>
      </w:tr>
      <w:tr w:rsidR="009C2FF1" w:rsidRPr="00F73CA7" ns2:paraId="0CC2F314" ns2:textId="042D9130" w:rsidTr="00F73CA7">
        <w:tc>
          <w:tcPr>
            <w:tcW w:w="1300" w:type="dxa"/>
            <w:tcBorders>
              <w:top w:val="nil"/>
              <w:bottom w:val="nil"/>
            </w:tcBorders>
            <w:vAlign w:val="center"/>
          </w:tcPr>
          <w:p ns2:paraId="58F063BF" ns2:textId="77777777" w:rsidR="009C2FF1" w:rsidRPr="00F73CA7" w:rsidRDefault="009C2FF1" w:rsidP="00F73CA7">
            <w:pPr>
              <w:spacing w:before="0" w:line="210" w:lineRule="auto"/>
              <w:ind w:firstLine="0"/>
              <w:rPr>
                <w:b/>
                <w:bCs/>
                <w:sz w:val="19"/>
                <w:szCs w:val="26"/>
              </w:rPr>
            </w:pPr>
            <w:r w:rsidRPr="00F73CA7">
              <w:rPr>
                <w:b/>
                <w:bCs/>
                <w:color w:val="1F1F1F"/>
                <w:sz w:val="19"/>
                <w:bdr w:val="none" w:sz="0" w:space="0" w:color="auto" w:frame="1"/>
              </w:rPr>
              <w:t>TF-PE-02</w:t>
            </w:r>
          </w:p>
        </w:tc>
        <w:tc>
          <w:tcPr>
            <w:tcW w:w="2700" w:type="dxa"/>
            <w:tcBorders>
              <w:top w:val="nil"/>
              <w:bottom w:val="nil"/>
            </w:tcBorders>
            <w:vAlign w:val="center"/>
          </w:tcPr>
          <w:p ns2:paraId="192F795F" ns2:textId="2BC8C635" w:rsidR="009C2FF1" w:rsidRPr="00F73CA7" w:rsidRDefault="009C2FF1" w:rsidP="00F73CA7">
            <w:pPr>
              <w:spacing w:before="0" w:line="210" w:lineRule="auto"/>
              <w:ind w:firstLine="0"/>
              <w:rPr>
                <w:b/>
                <w:bCs/>
                <w:sz w:val="19"/>
                <w:szCs w:val="22"/>
              </w:rPr>
            </w:pPr>
            <w:r w:rsidRPr="00F73CA7">
              <w:rPr>
                <w:b/>
                <w:bCs/>
                <w:color w:val="1F1F1F"/>
                <w:sz w:val="19"/>
                <w:szCs w:val="22"/>
                <w:bdr w:val="none" w:sz="0" w:space="0" w:color="auto" w:frame="1"/>
              </w:rPr>
              <w:t xml:space="preserve">Network Sync: </w:t>
            </w:r>
            <w:r w:rsidRPr="00F73CA7">
              <w:rPr>
                <w:color w:val="1F1F1F"/>
                <w:sz w:val="19"/>
                <w:szCs w:val="22"/>
                <w:bdr w:val="none" w:sz="0" w:space="0" w:color="auto" w:frame="1"/>
              </w:rPr>
              <w:t>The application tries to push data over a weak mobile connection; 1.1 The user experiences a 4G/LTE signal drop; 1.2 The app queues the sync.</w:t>
            </w:r>
          </w:p>
        </w:tc>
        <w:tc>
          <w:tcPr>
            <w:tcW w:w="2300" w:type="dxa"/>
            <w:tcBorders>
              <w:top w:val="nil"/>
              <w:bottom w:val="nil"/>
            </w:tcBorders>
            <w:vAlign w:val="center"/>
          </w:tcPr>
          <w:p ns2:paraId="4D4FE2F7" ns2:textId="2FA31842" w:rsidR="009C2FF1" w:rsidRPr="00F73CA7" w:rsidRDefault="009C2FF1" w:rsidP="00F73CA7">
            <w:pPr>
              <w:spacing w:before="0" w:line="210" w:lineRule="auto"/>
              <w:ind w:firstLine="0"/>
              <w:rPr>
                <w:b/>
                <w:bCs/>
                <w:sz w:val="19"/>
                <w:szCs w:val="22"/>
              </w:rPr>
            </w:pPr>
            <w:r w:rsidRPr="00F73CA7">
              <w:rPr>
                <w:b/>
                <w:bCs/>
                <w:color w:val="1F1F1F"/>
                <w:sz w:val="19"/>
                <w:szCs w:val="22"/>
                <w:bdr w:val="none" w:sz="0" w:space="0" w:color="auto" w:frame="1"/>
              </w:rPr>
              <w:t xml:space="preserve">Adaptability: </w:t>
            </w:r>
            <w:r w:rsidRPr="00F73CA7">
              <w:rPr>
                <w:color w:val="1F1F1F"/>
                <w:sz w:val="19"/>
                <w:szCs w:val="22"/>
                <w:bdr w:val="none" w:sz="0" w:space="0" w:color="auto" w:frame="1"/>
              </w:rPr>
              <w:t>The frontend remains usable, completing the data synchronization once the connection stabilizes within a 10–15 second window.</w:t>
            </w:r>
          </w:p>
        </w:tc>
        <w:tc>
          <w:tcPr>
            <w:tcW w:w="2340" w:type="dxa"/>
            <w:tcBorders>
              <w:top w:val="nil"/>
              <w:bottom w:val="nil"/>
            </w:tcBorders>
          </w:tcPr>
          <w:p ns2:paraId="63278E9D" ns2:textId="4F143793" w:rsidR="009C2FF1" w:rsidRPr="00F73CA7" w:rsidRDefault="00CF65BA" w:rsidP="00F73CA7">
            <w:pPr>
              <w:spacing w:before="0" w:line="210" w:lineRule="auto"/>
              <w:ind w:firstLine="0"/>
              <w:rPr>
                <w:bCs/>
                <w:color w:val="1F1F1F"/>
                <w:sz w:val="19"/>
                <w:szCs w:val="22"/>
                <w:bdr w:val="none" w:sz="0" w:space="0" w:color="auto" w:frame="1"/>
              </w:rPr>
            </w:pPr>
            <w:r w:rsidRPr="00F73CA7">
              <w:rPr>
                <w:bCs/>
                <w:color w:val="1F1F1F"/>
                <w:sz w:val="19"/>
                <w:szCs w:val="22"/>
                <w:bdr w:val="none" w:sz="0" w:space="0" w:color="auto" w:frame="1"/>
              </w:rPr>
              <w:t>The application remained usable during the signal interruption, queued the pending data, and completed synchronization after the connection stabilized.</w:t>
            </w:r>
          </w:p>
        </w:tc>
      </w:tr>
      <w:tr w:rsidR="009C2FF1" w:rsidRPr="00F73CA7" ns2:paraId="5AA9B0C1" ns2:textId="5AB21C53" w:rsidTr="00F73CA7">
        <w:tc>
          <w:tcPr>
            <w:tcW w:w="1300" w:type="dxa"/>
            <w:tcBorders>
              <w:top w:val="nil"/>
              <w:bottom w:val="nil"/>
            </w:tcBorders>
            <w:vAlign w:val="center"/>
          </w:tcPr>
          <w:p ns2:paraId="2DF3F579" ns2:textId="77777777" w:rsidR="009C2FF1" w:rsidRPr="00F73CA7" w:rsidRDefault="009C2FF1" w:rsidP="00F73CA7">
            <w:pPr>
              <w:spacing w:before="0" w:line="210" w:lineRule="auto"/>
              <w:ind w:firstLine="0"/>
              <w:rPr>
                <w:b/>
                <w:bCs/>
                <w:sz w:val="19"/>
                <w:szCs w:val="26"/>
              </w:rPr>
            </w:pPr>
            <w:r w:rsidRPr="00F73CA7">
              <w:rPr>
                <w:b/>
                <w:bCs/>
                <w:color w:val="1F1F1F"/>
                <w:sz w:val="19"/>
                <w:bdr w:val="none" w:sz="0" w:space="0" w:color="auto" w:frame="1"/>
              </w:rPr>
              <w:t>TF-PE-03</w:t>
            </w:r>
          </w:p>
        </w:tc>
        <w:tc>
          <w:tcPr>
            <w:tcW w:w="2700" w:type="dxa"/>
            <w:tcBorders>
              <w:top w:val="nil"/>
              <w:bottom w:val="nil"/>
            </w:tcBorders>
            <w:vAlign w:val="center"/>
          </w:tcPr>
          <w:p ns2:paraId="031CE712" ns2:textId="64F5B358" w:rsidR="009C2FF1" w:rsidRPr="00F73CA7" w:rsidRDefault="009C2FF1" w:rsidP="00F73CA7">
            <w:pPr>
              <w:spacing w:before="0" w:line="210" w:lineRule="auto"/>
              <w:ind w:firstLine="0"/>
              <w:rPr>
                <w:b/>
                <w:sz w:val="19"/>
              </w:rPr>
            </w:pPr>
            <w:r w:rsidRPr="00F73CA7">
              <w:rPr>
                <w:b/>
                <w:bCs/>
                <w:color w:val="1F1F1F"/>
                <w:sz w:val="19"/>
                <w:bdr w:val="none" w:sz="0" w:space="0" w:color="auto" w:frame="1"/>
              </w:rPr>
              <w:t>Prediction Rendering:</w:t>
            </w:r>
            <w:r w:rsidRPr="00F73CA7">
              <w:rPr>
                <w:b/>
                <w:color w:val="1F1F1F"/>
                <w:sz w:val="19"/>
                <w:bdr w:val="none" w:sz="0" w:space="0" w:color="auto" w:frame="1"/>
              </w:rPr>
              <w:t xml:space="preserve"> </w:t>
            </w:r>
            <w:r w:rsidRPr="00F73CA7">
              <w:rPr>
                <w:bCs/>
                <w:color w:val="1F1F1F"/>
                <w:sz w:val="19"/>
                <w:bdr w:val="none" w:sz="0" w:space="0" w:color="auto" w:frame="1"/>
              </w:rPr>
              <w:t xml:space="preserve">A user runs a shuttle delay forecast; 1.1 The request is sent; 1.2 The </w:t>
            </w:r>
            <w:r w:rsidRPr="00F73CA7">
              <w:rPr>
                <w:bCs/>
                <w:color w:val="1F1F1F"/>
                <w:sz w:val="19"/>
                <w:bdr w:val="none" w:sz="0" w:space="0" w:color="auto" w:frame="1"/>
              </w:rPr>
              <w:lastRenderedPageBreak/>
              <w:t>Flask API executes the machine learning inference.</w:t>
            </w:r>
          </w:p>
        </w:tc>
        <w:tc>
          <w:tcPr>
            <w:tcW w:w="2300" w:type="dxa"/>
            <w:tcBorders>
              <w:top w:val="nil"/>
              <w:bottom w:val="nil"/>
            </w:tcBorders>
            <w:vAlign w:val="center"/>
          </w:tcPr>
          <w:p ns2:paraId="06D9554A" ns2:textId="757DC5E9" w:rsidR="009C2FF1" w:rsidRPr="00F73CA7" w:rsidRDefault="009C2FF1" w:rsidP="00F73CA7">
            <w:pPr>
              <w:spacing w:before="0" w:line="210" w:lineRule="auto"/>
              <w:ind w:firstLine="0"/>
              <w:rPr>
                <w:b/>
                <w:bCs/>
                <w:sz w:val="19"/>
                <w:szCs w:val="22"/>
              </w:rPr>
            </w:pPr>
            <w:r w:rsidRPr="00F73CA7">
              <w:rPr>
                <w:b/>
                <w:bCs/>
                <w:color w:val="1F1F1F"/>
                <w:sz w:val="19"/>
                <w:szCs w:val="22"/>
                <w:bdr w:val="none" w:sz="0" w:space="0" w:color="auto" w:frame="1"/>
              </w:rPr>
              <w:lastRenderedPageBreak/>
              <w:t xml:space="preserve">Capacity: </w:t>
            </w:r>
            <w:r w:rsidRPr="00F73CA7">
              <w:rPr>
                <w:color w:val="1F1F1F"/>
                <w:sz w:val="19"/>
                <w:szCs w:val="22"/>
                <w:bdr w:val="none" w:sz="0" w:space="0" w:color="auto" w:frame="1"/>
              </w:rPr>
              <w:t>The dashboard plots the predictive data without freezing the main user interface thread.</w:t>
            </w:r>
          </w:p>
        </w:tc>
        <w:tc>
          <w:tcPr>
            <w:tcW w:w="2340" w:type="dxa"/>
            <w:tcBorders>
              <w:top w:val="nil"/>
              <w:bottom w:val="nil"/>
            </w:tcBorders>
          </w:tcPr>
          <w:p ns2:paraId="7DF5705E" ns2:textId="55A4E59B" w:rsidR="009C2FF1" w:rsidRPr="00F73CA7" w:rsidRDefault="00CF65BA" w:rsidP="00F73CA7">
            <w:pPr>
              <w:spacing w:before="0" w:line="210" w:lineRule="auto"/>
              <w:ind w:firstLine="0"/>
              <w:rPr>
                <w:bCs/>
                <w:color w:val="1F1F1F"/>
                <w:sz w:val="19"/>
                <w:szCs w:val="22"/>
                <w:bdr w:val="none" w:sz="0" w:space="0" w:color="auto" w:frame="1"/>
              </w:rPr>
            </w:pPr>
            <w:r w:rsidRPr="00F73CA7">
              <w:rPr>
                <w:bCs/>
                <w:color w:val="1F1F1F"/>
                <w:sz w:val="19"/>
                <w:szCs w:val="22"/>
                <w:bdr w:val="none" w:sz="0" w:space="0" w:color="auto" w:frame="1"/>
              </w:rPr>
              <w:t xml:space="preserve">The forecast request completed and the dashboard rendered the predictive results without </w:t>
            </w:r>
            <w:r w:rsidRPr="00F73CA7">
              <w:rPr>
                <w:bCs/>
                <w:color w:val="1F1F1F"/>
                <w:sz w:val="19"/>
                <w:szCs w:val="22"/>
                <w:bdr w:val="none" w:sz="0" w:space="0" w:color="auto" w:frame="1"/>
              </w:rPr>
              <w:lastRenderedPageBreak/>
              <w:t>freezing or blocking user interaction.</w:t>
            </w:r>
          </w:p>
        </w:tc>
      </w:tr>
      <w:tr w:rsidR="009C2FF1" w:rsidRPr="00F73CA7" ns2:paraId="7A4807F6" ns2:textId="41285A39" w:rsidTr="00F73CA7">
        <w:tc>
          <w:tcPr>
            <w:tcW w:w="1300" w:type="dxa"/>
            <w:tcBorders>
              <w:top w:val="nil"/>
              <w:bottom w:val="nil"/>
            </w:tcBorders>
            <w:vAlign w:val="center"/>
          </w:tcPr>
          <w:p ns2:paraId="3AEEC7C7" ns2:textId="77777777" w:rsidR="009C2FF1" w:rsidRPr="00F73CA7" w:rsidRDefault="009C2FF1" w:rsidP="00F73CA7">
            <w:pPr>
              <w:spacing w:before="0" w:line="210" w:lineRule="auto"/>
              <w:ind w:firstLine="0"/>
              <w:rPr>
                <w:b/>
                <w:bCs/>
                <w:sz w:val="19"/>
                <w:szCs w:val="26"/>
              </w:rPr>
            </w:pPr>
            <w:r w:rsidRPr="00F73CA7">
              <w:rPr>
                <w:b/>
                <w:bCs/>
                <w:color w:val="1F1F1F"/>
                <w:sz w:val="19"/>
                <w:bdr w:val="none" w:sz="0" w:space="0" w:color="auto" w:frame="1"/>
              </w:rPr>
              <w:lastRenderedPageBreak/>
              <w:t>TF-PE-04</w:t>
            </w:r>
          </w:p>
        </w:tc>
        <w:tc>
          <w:tcPr>
            <w:tcW w:w="2700" w:type="dxa"/>
            <w:tcBorders>
              <w:top w:val="nil"/>
              <w:bottom w:val="nil"/>
            </w:tcBorders>
            <w:vAlign w:val="center"/>
          </w:tcPr>
          <w:p ns2:paraId="7572E885" ns2:textId="77E1069E" w:rsidR="009C2FF1" w:rsidRPr="00F73CA7" w:rsidRDefault="009C2FF1" w:rsidP="00F73CA7">
            <w:pPr>
              <w:spacing w:before="0" w:line="210" w:lineRule="auto"/>
              <w:ind w:firstLine="0"/>
              <w:rPr>
                <w:sz w:val="19"/>
                <w:szCs w:val="22"/>
              </w:rPr>
            </w:pPr>
            <w:r w:rsidRPr="00F73CA7">
              <w:rPr>
                <w:b/>
                <w:bCs/>
                <w:color w:val="1F1F1F"/>
                <w:sz w:val="19"/>
                <w:szCs w:val="22"/>
                <w:bdr w:val="none" w:sz="0" w:space="0" w:color="auto" w:frame="1"/>
              </w:rPr>
              <w:t xml:space="preserve">Multi-Module Operation: </w:t>
            </w:r>
            <w:r w:rsidRPr="00F73CA7">
              <w:rPr>
                <w:color w:val="1F1F1F"/>
                <w:sz w:val="19"/>
                <w:szCs w:val="22"/>
                <w:bdr w:val="none" w:sz="0" w:space="0" w:color="auto" w:frame="1"/>
              </w:rPr>
              <w:t>A user navigates rapidly between KPIs, vehicle logs, and notifications; 1.1 Multiple tabs are opened; 1.2 The server handles overlapping requests.</w:t>
            </w:r>
          </w:p>
        </w:tc>
        <w:tc>
          <w:tcPr>
            <w:tcW w:w="2300" w:type="dxa"/>
            <w:tcBorders>
              <w:top w:val="nil"/>
              <w:bottom w:val="nil"/>
            </w:tcBorders>
            <w:vAlign w:val="center"/>
          </w:tcPr>
          <w:p ns2:paraId="544F1E3E" ns2:textId="58FBF5BC" w:rsidR="009C2FF1" w:rsidRPr="00F73CA7" w:rsidRDefault="009C2FF1" w:rsidP="00F73CA7">
            <w:pPr>
              <w:spacing w:before="0" w:line="210" w:lineRule="auto"/>
              <w:ind w:firstLine="0"/>
              <w:rPr>
                <w:b/>
                <w:bCs/>
                <w:sz w:val="19"/>
                <w:szCs w:val="22"/>
              </w:rPr>
            </w:pPr>
            <w:r w:rsidRPr="00F73CA7">
              <w:rPr>
                <w:b/>
                <w:bCs/>
                <w:color w:val="1F1F1F"/>
                <w:sz w:val="19"/>
                <w:szCs w:val="22"/>
                <w:bdr w:val="none" w:sz="0" w:space="0" w:color="auto" w:frame="1"/>
              </w:rPr>
              <w:t>Resource Utilization:</w:t>
            </w:r>
            <w:r w:rsidRPr="00F73CA7">
              <w:rPr>
                <w:color w:val="1F1F1F"/>
                <w:sz w:val="19"/>
                <w:szCs w:val="22"/>
                <w:bdr w:val="none" w:sz="0" w:space="0" w:color="auto" w:frame="1"/>
              </w:rPr>
              <w:t xml:space="preserve"> The system processes concurrent API calls efficiently without noticeable frame drops or lag.</w:t>
            </w:r>
          </w:p>
        </w:tc>
        <w:tc>
          <w:tcPr>
            <w:tcW w:w="2340" w:type="dxa"/>
            <w:tcBorders>
              <w:top w:val="nil"/>
              <w:bottom w:val="nil"/>
            </w:tcBorders>
          </w:tcPr>
          <w:p ns2:paraId="441A2648" ns2:textId="32095808" w:rsidR="009C2FF1" w:rsidRPr="00F73CA7" w:rsidRDefault="00CF65BA" w:rsidP="00F73CA7">
            <w:pPr>
              <w:spacing w:before="0" w:line="210" w:lineRule="auto"/>
              <w:ind w:firstLine="0"/>
              <w:rPr>
                <w:bCs/>
                <w:color w:val="1F1F1F"/>
                <w:sz w:val="19"/>
                <w:szCs w:val="22"/>
                <w:bdr w:val="none" w:sz="0" w:space="0" w:color="auto" w:frame="1"/>
              </w:rPr>
            </w:pPr>
            <w:r w:rsidRPr="00F73CA7">
              <w:rPr>
                <w:bCs/>
                <w:color w:val="1F1F1F"/>
                <w:sz w:val="19"/>
                <w:szCs w:val="22"/>
                <w:bdr w:val="none" w:sz="0" w:space="0" w:color="auto" w:frame="1"/>
              </w:rPr>
              <w:t>The system handled overlapping requests while the user moved between modules, with no noticeable lag or frame drops.</w:t>
            </w:r>
          </w:p>
        </w:tc>
      </w:tr>
      <w:tr w:rsidR="009C2FF1" w:rsidRPr="00F73CA7" ns2:paraId="2BE21799" ns2:textId="664AD6EA" w:rsidTr="00F73CA7">
        <w:tc>
          <w:tcPr>
            <w:tcW w:w="1300" w:type="dxa"/>
            <w:tcBorders>
              <w:top w:val="nil"/>
            </w:tcBorders>
            <w:vAlign w:val="center"/>
          </w:tcPr>
          <w:p ns2:paraId="38666799" ns2:textId="63F04B95" w:rsidR="009C2FF1" w:rsidRPr="00F73CA7" w:rsidRDefault="00997F5C" w:rsidP="00F73CA7">
            <w:pPr>
              <w:spacing w:before="0" w:line="210" w:lineRule="auto"/>
              <w:ind w:firstLine="0"/>
              <w:rPr>
                <w:b/>
                <w:bCs/>
                <w:sz w:val="19"/>
                <w:szCs w:val="26"/>
              </w:rPr>
            </w:pPr>
            <w:r w:rsidRPr="00F73CA7">
              <w:rPr>
                <w:b/>
                <w:bCs/>
                <w:color w:val="1F1F1F"/>
                <w:sz w:val="19"/>
                <w:bdr w:val="none" w:sz="0" w:space="0" w:color="auto" w:frame="1"/>
              </w:rPr>
              <w:t>TF-PE-05</w:t>
            </w:r>
          </w:p>
        </w:tc>
        <w:tc>
          <w:tcPr>
            <w:tcW w:w="2700" w:type="dxa"/>
            <w:tcBorders>
              <w:top w:val="nil"/>
            </w:tcBorders>
            <w:vAlign w:val="center"/>
          </w:tcPr>
          <w:p ns2:paraId="4BA11C8B" ns2:textId="4641213D" w:rsidR="009C2FF1" w:rsidRPr="00F73CA7" w:rsidRDefault="009C2FF1" w:rsidP="00F73CA7">
            <w:pPr>
              <w:spacing w:before="0" w:line="210" w:lineRule="auto"/>
              <w:ind w:firstLine="0"/>
              <w:rPr>
                <w:b/>
                <w:bCs/>
                <w:sz w:val="19"/>
                <w:szCs w:val="22"/>
              </w:rPr>
            </w:pPr>
            <w:r w:rsidRPr="00F73CA7">
              <w:rPr>
                <w:b/>
                <w:bCs/>
                <w:color w:val="1F1F1F"/>
                <w:sz w:val="19"/>
                <w:szCs w:val="22"/>
                <w:bdr w:val="none" w:sz="0" w:space="0" w:color="auto" w:frame="1"/>
              </w:rPr>
              <w:t xml:space="preserve">Continuous Usage: </w:t>
            </w:r>
            <w:r w:rsidRPr="00F73CA7">
              <w:rPr>
                <w:color w:val="1F1F1F"/>
                <w:sz w:val="19"/>
                <w:szCs w:val="22"/>
                <w:bdr w:val="none" w:sz="0" w:space="0" w:color="auto" w:frame="1"/>
              </w:rPr>
              <w:t>A staff member leaves the app open for an entire shift; 1.1 The app runs actively and in the background; 1.2 Device metrics are monitored.</w:t>
            </w:r>
          </w:p>
        </w:tc>
        <w:tc>
          <w:tcPr>
            <w:tcW w:w="2300" w:type="dxa"/>
            <w:tcBorders>
              <w:top w:val="nil"/>
            </w:tcBorders>
            <w:vAlign w:val="center"/>
          </w:tcPr>
          <w:p ns2:paraId="7ED0D0AA" ns2:textId="39DF0776" w:rsidR="009C2FF1" w:rsidRPr="00F73CA7" w:rsidRDefault="009C2FF1" w:rsidP="00F73CA7">
            <w:pPr>
              <w:spacing w:before="0" w:line="210" w:lineRule="auto"/>
              <w:ind w:firstLine="0"/>
              <w:rPr>
                <w:b/>
                <w:bCs/>
                <w:sz w:val="19"/>
                <w:szCs w:val="22"/>
              </w:rPr>
            </w:pPr>
            <w:r w:rsidRPr="00F73CA7">
              <w:rPr>
                <w:b/>
                <w:bCs/>
                <w:color w:val="1F1F1F"/>
                <w:sz w:val="19"/>
                <w:szCs w:val="22"/>
                <w:bdr w:val="none" w:sz="0" w:space="0" w:color="auto" w:frame="1"/>
              </w:rPr>
              <w:t xml:space="preserve">Efficiency: </w:t>
            </w:r>
            <w:r w:rsidRPr="00F73CA7">
              <w:rPr>
                <w:color w:val="1F1F1F"/>
                <w:sz w:val="19"/>
                <w:szCs w:val="22"/>
                <w:bdr w:val="none" w:sz="0" w:space="0" w:color="auto" w:frame="1"/>
              </w:rPr>
              <w:t>The mobile device does not overheat, and battery consumption remains within normal limits for a standard background application.</w:t>
            </w:r>
          </w:p>
        </w:tc>
        <w:tc>
          <w:tcPr>
            <w:tcW w:w="2340" w:type="dxa"/>
            <w:tcBorders>
              <w:top w:val="nil"/>
            </w:tcBorders>
          </w:tcPr>
          <w:p ns2:paraId="6023B67B" ns2:textId="2B82F3E3" w:rsidR="009C2FF1" w:rsidRPr="00F73CA7" w:rsidRDefault="00CF65BA" w:rsidP="00F73CA7">
            <w:pPr>
              <w:spacing w:before="0" w:line="210" w:lineRule="auto"/>
              <w:ind w:firstLine="0"/>
              <w:rPr>
                <w:bCs/>
                <w:color w:val="1F1F1F"/>
                <w:sz w:val="19"/>
                <w:szCs w:val="22"/>
                <w:bdr w:val="none" w:sz="0" w:space="0" w:color="auto" w:frame="1"/>
              </w:rPr>
            </w:pPr>
            <w:r w:rsidRPr="00F73CA7">
              <w:rPr>
                <w:bCs/>
                <w:color w:val="1F1F1F"/>
                <w:sz w:val="19"/>
                <w:szCs w:val="22"/>
                <w:bdr w:val="none" w:sz="0" w:space="0" w:color="auto" w:frame="1"/>
              </w:rPr>
              <w:t>During continuous shift-length use, the application remained stable without abnormal device heating or excessive battery consumption.</w:t>
            </w:r>
          </w:p>
        </w:tc>
      </w:tr>
    </w:tbl>
    <w:p ns2:paraId="4E4524FE" ns2:textId="73224BA5" w:rsidR="008E26F1" w:rsidRPr="00182A14" w:rsidRDefault="00774BC8" w:rsidP="00182A14">
      <w:bookmarkStart w:id="141" w:name="_Toc227624387"/>
      <w:bookmarkStart w:id="142" w:name="_Toc229068834"/>
      <w:r>
        <w:t>Usability testing verifies that staff can complete routine tasks quickly with minimal training. The three-click navigation rule, clear labels, and input validation reduce delays and data-entry errors in fast-paced dispatch work.</w:t>
      </w:r>
    </w:p>
    <w:p ns2:paraId="68CAFAFE" ns2:textId="7C8FDA22" w:rsidR="00BD5D93" w:rsidRPr="00D333AA" w:rsidRDefault="00BD5D93" w:rsidP="007B2E24">
      <w:pPr>
        <w:pStyle w:val="Caption"/>
        <w:keepNext/>
        <w:spacing w:before="120" w:after="60" w:line="240" w:lineRule="auto"/>
        <w:ind w:firstLine="0"/>
        <w:jc w:val="center"/>
      </w:pPr>
      <w:bookmarkStart w:id="143" w:name="_Toc242911199"/>
      <w:r w:rsidRPr="00D333AA">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8</w:t>
      </w:r>
      <w:r w:rsidRPr="00D333AA">
        <w:fldChar w:fldCharType="end"/>
      </w:r>
      <w:r w:rsidRPr="00D333AA">
        <w:t xml:space="preserve"> Usability</w:t>
      </w:r>
      <w:bookmarkEnd w:id="141"/>
      <w:bookmarkEnd w:id="142"/>
      <w:bookmarkEnd w:id="143"/>
    </w:p>
    <w:tbl>
      <w:tblPr>
        <w:tblStyle w:val="TableGrid"/>
        <w:tblW w:w="0" w:type="auto"/>
        <w:tblBorders>
          <w:left w:val="none" w:sz="0" w:space="0" w:color="auto"/>
          <w:right w:val="none" w:sz="0" w:space="0" w:color="auto"/>
        </w:tblBorders>
        <w:tblLook w:val="04A0" w:firstRow="1" w:lastRow="0" w:firstColumn="1" w:lastColumn="0" w:noHBand="0" w:noVBand="1"/>
      </w:tblPr>
      <w:tblGrid>
        <w:gridCol w:w="1300"/>
        <w:gridCol w:w="2700"/>
        <w:gridCol w:w="2300"/>
        <w:gridCol w:w="2340"/>
      </w:tblGrid>
      <w:tr w:rsidR="00AC7EA2" w:rsidRPr="00265FEE" ns2:paraId="1AF2C04A" ns2:textId="2CBA5447" w:rsidTr="00F73CA7">
        <w:trPr>
          <w:tblHeader/>
        </w:trPr>
        <w:tc>
          <w:tcPr>
            <w:tcW w:w="1300" w:type="dxa"/>
            <w:tcBorders>
              <w:bottom w:val="single" w:sz="4" w:space="0" w:color="auto"/>
            </w:tcBorders>
            <w:vAlign w:val="center"/>
          </w:tcPr>
          <w:p ns2:paraId="4DA90C33" ns2:textId="77777777" w:rsidR="00AC7EA2" w:rsidRPr="00265FEE" w:rsidRDefault="00AC7EA2" w:rsidP="00D24BD5">
            <w:pPr>
              <w:spacing w:before="0" w:line="195" w:lineRule="auto"/>
              <w:ind w:firstLine="0"/>
              <w:rPr>
                <w:b/>
                <w:bCs/>
                <w:sz w:val="18"/>
                <w:szCs w:val="26"/>
              </w:rPr>
            </w:pPr>
            <w:r w:rsidRPr="00265FEE">
              <w:rPr>
                <w:rStyle w:val="Strong"/>
                <w:color w:val="1F1F1F"/>
                <w:sz w:val="18"/>
                <w:bdr w:val="none" w:sz="0" w:space="0" w:color="auto" w:frame="1"/>
              </w:rPr>
              <w:t>Test Case</w:t>
            </w:r>
          </w:p>
        </w:tc>
        <w:tc>
          <w:tcPr>
            <w:tcW w:w="2700" w:type="dxa"/>
            <w:tcBorders>
              <w:bottom w:val="single" w:sz="4" w:space="0" w:color="auto"/>
            </w:tcBorders>
            <w:vAlign w:val="center"/>
          </w:tcPr>
          <w:p ns2:paraId="6945D7E4" ns2:textId="77777777" w:rsidR="00AC7EA2" w:rsidRPr="00265FEE" w:rsidRDefault="00AC7EA2" w:rsidP="00D24BD5">
            <w:pPr>
              <w:spacing w:before="0" w:line="195" w:lineRule="auto"/>
              <w:ind w:firstLine="0"/>
              <w:rPr>
                <w:b/>
                <w:bCs/>
                <w:sz w:val="18"/>
                <w:szCs w:val="26"/>
              </w:rPr>
            </w:pPr>
            <w:r w:rsidRPr="00265FEE">
              <w:rPr>
                <w:rStyle w:val="Strong"/>
                <w:color w:val="1F1F1F"/>
                <w:sz w:val="18"/>
                <w:bdr w:val="none" w:sz="0" w:space="0" w:color="auto" w:frame="1"/>
              </w:rPr>
              <w:t>Scenario</w:t>
            </w:r>
          </w:p>
        </w:tc>
        <w:tc>
          <w:tcPr>
            <w:tcW w:w="2300" w:type="dxa"/>
            <w:tcBorders>
              <w:bottom w:val="single" w:sz="4" w:space="0" w:color="auto"/>
            </w:tcBorders>
            <w:vAlign w:val="center"/>
          </w:tcPr>
          <w:p ns2:paraId="37783E17" ns2:textId="77777777" w:rsidR="00AC7EA2" w:rsidRPr="00265FEE" w:rsidRDefault="00AC7EA2" w:rsidP="00D24BD5">
            <w:pPr>
              <w:spacing w:before="0" w:line="195" w:lineRule="auto"/>
              <w:ind w:firstLine="0"/>
              <w:rPr>
                <w:b/>
                <w:bCs/>
                <w:sz w:val="18"/>
                <w:szCs w:val="26"/>
              </w:rPr>
            </w:pPr>
            <w:r w:rsidRPr="00265FEE">
              <w:rPr>
                <w:rStyle w:val="Strong"/>
                <w:color w:val="1F1F1F"/>
                <w:sz w:val="18"/>
                <w:bdr w:val="none" w:sz="0" w:space="0" w:color="auto" w:frame="1"/>
              </w:rPr>
              <w:t>Expected Result</w:t>
            </w:r>
          </w:p>
        </w:tc>
        <w:tc>
          <w:tcPr>
            <w:tcW w:w="2340" w:type="dxa"/>
            <w:tcBorders>
              <w:bottom w:val="single" w:sz="4" w:space="0" w:color="auto"/>
            </w:tcBorders>
          </w:tcPr>
          <w:p ns2:paraId="033FFA71" ns2:textId="2F4DFAB4" w:rsidR="00AC7EA2" w:rsidRPr="00265FEE" w:rsidRDefault="00AC7EA2" w:rsidP="00D24BD5">
            <w:pPr>
              <w:spacing w:before="0" w:line="195" w:lineRule="auto"/>
              <w:ind w:firstLine="0"/>
              <w:rPr>
                <w:rStyle w:val="Strong"/>
                <w:color w:val="1F1F1F"/>
                <w:sz w:val="18"/>
                <w:bdr w:val="none" w:sz="0" w:space="0" w:color="auto" w:frame="1"/>
              </w:rPr>
            </w:pPr>
            <w:r w:rsidRPr="00265FEE">
              <w:rPr>
                <w:rStyle w:val="Strong"/>
                <w:color w:val="1F1F1F"/>
                <w:sz w:val="18"/>
                <w:bdr w:val="none" w:sz="0" w:space="0" w:color="auto" w:frame="1"/>
              </w:rPr>
              <w:t>Actual Result</w:t>
            </w:r>
          </w:p>
        </w:tc>
      </w:tr>
      <w:tr w:rsidR="00AC7EA2" w:rsidRPr="00265FEE" ns2:paraId="3240B612" ns2:textId="1B9BD74E" w:rsidTr="00F73CA7">
        <w:tc>
          <w:tcPr>
            <w:tcW w:w="1300" w:type="dxa"/>
            <w:tcBorders>
              <w:bottom w:val="nil"/>
            </w:tcBorders>
            <w:vAlign w:val="center"/>
          </w:tcPr>
          <w:p ns2:paraId="6DC798BE" ns2:textId="77777777" w:rsidR="00AC7EA2" w:rsidRPr="00265FEE" w:rsidRDefault="00AC7EA2" w:rsidP="00D24BD5">
            <w:pPr>
              <w:spacing w:before="0" w:line="195" w:lineRule="auto"/>
              <w:ind w:firstLine="0"/>
              <w:rPr>
                <w:b/>
                <w:bCs/>
                <w:sz w:val="18"/>
                <w:szCs w:val="26"/>
              </w:rPr>
            </w:pPr>
            <w:r w:rsidRPr="00265FEE">
              <w:rPr>
                <w:b/>
                <w:bCs/>
                <w:color w:val="1F1F1F"/>
                <w:sz w:val="18"/>
                <w:bdr w:val="none" w:sz="0" w:space="0" w:color="auto" w:frame="1"/>
              </w:rPr>
              <w:t>TF-US-01</w:t>
            </w:r>
          </w:p>
        </w:tc>
        <w:tc>
          <w:tcPr>
            <w:tcW w:w="2700" w:type="dxa"/>
            <w:tcBorders>
              <w:bottom w:val="nil"/>
            </w:tcBorders>
            <w:vAlign w:val="center"/>
          </w:tcPr>
          <w:p ns2:paraId="1D3BA444" ns2:textId="05776356" w:rsidR="00AC7EA2" w:rsidRPr="00265FEE" w:rsidRDefault="00997F5C" w:rsidP="00D24BD5">
            <w:pPr>
              <w:spacing w:before="0" w:line="195" w:lineRule="auto"/>
              <w:ind w:firstLine="0"/>
              <w:rPr>
                <w:b/>
                <w:bCs/>
                <w:sz w:val="18"/>
                <w:szCs w:val="20"/>
              </w:rPr>
            </w:pPr>
            <w:r w:rsidRPr="00265FEE">
              <w:rPr>
                <w:b/>
                <w:bCs/>
                <w:color w:val="1F1F1F"/>
                <w:sz w:val="18"/>
                <w:szCs w:val="20"/>
                <w:bdr w:val="none" w:sz="0" w:space="0" w:color="auto" w:frame="1"/>
              </w:rPr>
              <w:t>Navigational Depth: A user tries to find specific trip logs from the main dashboard; 1.1 The sidebar menu is opened; 1.2 The user navigates to the target page.</w:t>
            </w:r>
          </w:p>
        </w:tc>
        <w:tc>
          <w:tcPr>
            <w:tcW w:w="2300" w:type="dxa"/>
            <w:tcBorders>
              <w:bottom w:val="nil"/>
            </w:tcBorders>
            <w:vAlign w:val="center"/>
          </w:tcPr>
          <w:p ns2:paraId="14198645" ns2:textId="4C66614C" w:rsidR="00AC7EA2" w:rsidRPr="00265FEE" w:rsidRDefault="00AC7EA2" w:rsidP="00D24BD5">
            <w:pPr>
              <w:spacing w:before="0" w:line="195" w:lineRule="auto"/>
              <w:ind w:firstLine="0"/>
              <w:rPr>
                <w:b/>
                <w:bCs/>
                <w:sz w:val="18"/>
                <w:szCs w:val="22"/>
              </w:rPr>
            </w:pPr>
            <w:r w:rsidRPr="00265FEE">
              <w:rPr>
                <w:b/>
                <w:bCs/>
                <w:color w:val="1F1F1F"/>
                <w:sz w:val="18"/>
                <w:szCs w:val="22"/>
                <w:bdr w:val="none" w:sz="0" w:space="0" w:color="auto" w:frame="1"/>
              </w:rPr>
              <w:t xml:space="preserve">Operability: </w:t>
            </w:r>
            <w:r w:rsidRPr="00265FEE">
              <w:rPr>
                <w:color w:val="1F1F1F"/>
                <w:sz w:val="18"/>
                <w:szCs w:val="22"/>
                <w:bdr w:val="none" w:sz="0" w:space="0" w:color="auto" w:frame="1"/>
              </w:rPr>
              <w:t>The target data is successfully reached in three clicks or fewer.</w:t>
            </w:r>
          </w:p>
        </w:tc>
        <w:tc>
          <w:tcPr>
            <w:tcW w:w="2340" w:type="dxa"/>
            <w:tcBorders>
              <w:bottom w:val="nil"/>
            </w:tcBorders>
          </w:tcPr>
          <w:p ns2:paraId="449F86D4" ns2:textId="73CFFB16" w:rsidR="00AC7EA2" w:rsidRPr="00265FEE" w:rsidRDefault="00CF65BA" w:rsidP="00D24BD5">
            <w:pPr>
              <w:spacing w:before="0" w:line="195" w:lineRule="auto"/>
              <w:ind w:firstLine="0"/>
              <w:rPr>
                <w:bCs/>
                <w:color w:val="1F1F1F"/>
                <w:sz w:val="18"/>
                <w:szCs w:val="22"/>
                <w:bdr w:val="none" w:sz="0" w:space="0" w:color="auto" w:frame="1"/>
              </w:rPr>
            </w:pPr>
            <w:r w:rsidRPr="00265FEE">
              <w:rPr>
                <w:bCs/>
                <w:color w:val="1F1F1F"/>
                <w:sz w:val="18"/>
                <w:szCs w:val="22"/>
                <w:bdr w:val="none" w:sz="0" w:space="0" w:color="auto" w:frame="1"/>
              </w:rPr>
              <w:t>The user reached the requested trip logs from the main dashboard in three clicks or fewer.</w:t>
            </w:r>
          </w:p>
        </w:tc>
      </w:tr>
      <w:tr w:rsidR="00AC7EA2" w:rsidRPr="00265FEE" ns2:paraId="358F2201" ns2:textId="6EB2BB5B" w:rsidTr="00F73CA7">
        <w:tc>
          <w:tcPr>
            <w:tcW w:w="1300" w:type="dxa"/>
            <w:tcBorders>
              <w:top w:val="nil"/>
              <w:bottom w:val="nil"/>
            </w:tcBorders>
            <w:vAlign w:val="center"/>
          </w:tcPr>
          <w:p ns2:paraId="7795A26F" ns2:textId="77777777" w:rsidR="00AC7EA2" w:rsidRPr="00265FEE" w:rsidRDefault="00AC7EA2" w:rsidP="00D24BD5">
            <w:pPr>
              <w:spacing w:before="0" w:line="195" w:lineRule="auto"/>
              <w:ind w:firstLine="0"/>
              <w:rPr>
                <w:b/>
                <w:bCs/>
                <w:sz w:val="18"/>
                <w:szCs w:val="26"/>
              </w:rPr>
            </w:pPr>
            <w:r w:rsidRPr="00265FEE">
              <w:rPr>
                <w:b/>
                <w:bCs/>
                <w:color w:val="1F1F1F"/>
                <w:sz w:val="18"/>
                <w:bdr w:val="none" w:sz="0" w:space="0" w:color="auto" w:frame="1"/>
              </w:rPr>
              <w:t>TF-US-02</w:t>
            </w:r>
          </w:p>
        </w:tc>
        <w:tc>
          <w:tcPr>
            <w:tcW w:w="2700" w:type="dxa"/>
            <w:tcBorders>
              <w:top w:val="nil"/>
              <w:bottom w:val="nil"/>
            </w:tcBorders>
            <w:vAlign w:val="center"/>
          </w:tcPr>
          <w:p ns2:paraId="42856A9E" ns2:textId="2C12A142" w:rsidR="00AC7EA2" w:rsidRPr="00265FEE" w:rsidRDefault="00AC7EA2" w:rsidP="00D24BD5">
            <w:pPr>
              <w:spacing w:before="0" w:line="195" w:lineRule="auto"/>
              <w:ind w:firstLine="0"/>
              <w:rPr>
                <w:b/>
                <w:bCs/>
                <w:sz w:val="18"/>
                <w:szCs w:val="20"/>
              </w:rPr>
            </w:pPr>
            <w:r w:rsidRPr="00265FEE">
              <w:rPr>
                <w:b/>
                <w:bCs/>
                <w:color w:val="1F1F1F"/>
                <w:sz w:val="18"/>
                <w:szCs w:val="20"/>
                <w:bdr w:val="none" w:sz="0" w:space="0" w:color="auto" w:frame="1"/>
              </w:rPr>
              <w:t>New User Onboarding:</w:t>
            </w:r>
            <w:r w:rsidRPr="00265FEE">
              <w:rPr>
                <w:color w:val="1F1F1F"/>
                <w:sz w:val="18"/>
                <w:szCs w:val="20"/>
                <w:bdr w:val="none" w:sz="0" w:space="0" w:color="auto" w:frame="1"/>
              </w:rPr>
              <w:t xml:space="preserve"> A staff member uses the system for the very first time; 1.1 They open a submission form; 1.2 They follow the on-screen labels.</w:t>
            </w:r>
          </w:p>
        </w:tc>
        <w:tc>
          <w:tcPr>
            <w:tcW w:w="2300" w:type="dxa"/>
            <w:tcBorders>
              <w:top w:val="nil"/>
              <w:bottom w:val="nil"/>
            </w:tcBorders>
            <w:vAlign w:val="center"/>
          </w:tcPr>
          <w:p ns2:paraId="135817A0" ns2:textId="078E1194" w:rsidR="00AC7EA2" w:rsidRPr="00265FEE" w:rsidRDefault="00AC7EA2" w:rsidP="00D24BD5">
            <w:pPr>
              <w:spacing w:before="0" w:line="195" w:lineRule="auto"/>
              <w:ind w:firstLine="0"/>
              <w:rPr>
                <w:b/>
                <w:bCs/>
                <w:sz w:val="18"/>
                <w:szCs w:val="22"/>
              </w:rPr>
            </w:pPr>
            <w:r w:rsidRPr="00265FEE">
              <w:rPr>
                <w:b/>
                <w:bCs/>
                <w:color w:val="1F1F1F"/>
                <w:sz w:val="18"/>
                <w:szCs w:val="22"/>
                <w:bdr w:val="none" w:sz="0" w:space="0" w:color="auto" w:frame="1"/>
              </w:rPr>
              <w:t>Learnability:</w:t>
            </w:r>
            <w:r w:rsidRPr="00265FEE">
              <w:rPr>
                <w:color w:val="1F1F1F"/>
                <w:sz w:val="18"/>
                <w:szCs w:val="22"/>
                <w:bdr w:val="none" w:sz="0" w:space="0" w:color="auto" w:frame="1"/>
              </w:rPr>
              <w:t xml:space="preserve"> The user successfully completes the task relying solely on the interface's visual cues. </w:t>
            </w:r>
          </w:p>
        </w:tc>
        <w:tc>
          <w:tcPr>
            <w:tcW w:w="2340" w:type="dxa"/>
            <w:tcBorders>
              <w:top w:val="nil"/>
              <w:bottom w:val="nil"/>
            </w:tcBorders>
          </w:tcPr>
          <w:p ns2:paraId="59CA8AFE" ns2:textId="0CE06685" w:rsidR="00AC7EA2" w:rsidRPr="00265FEE" w:rsidRDefault="00CF65BA" w:rsidP="00D24BD5">
            <w:pPr>
              <w:spacing w:before="0" w:line="195" w:lineRule="auto"/>
              <w:ind w:firstLine="0"/>
              <w:rPr>
                <w:bCs/>
                <w:color w:val="1F1F1F"/>
                <w:sz w:val="18"/>
                <w:szCs w:val="22"/>
                <w:bdr w:val="none" w:sz="0" w:space="0" w:color="auto" w:frame="1"/>
              </w:rPr>
            </w:pPr>
            <w:r w:rsidRPr="00265FEE">
              <w:rPr>
                <w:bCs/>
                <w:color w:val="1F1F1F"/>
                <w:sz w:val="18"/>
                <w:szCs w:val="22"/>
                <w:bdr w:val="none" w:sz="0" w:space="0" w:color="auto" w:frame="1"/>
              </w:rPr>
              <w:t>The first-time user completed the form successfully using only the labels and visual instructions provided by the interface.</w:t>
            </w:r>
          </w:p>
        </w:tc>
      </w:tr>
      <w:tr w:rsidR="00AC7EA2" w:rsidRPr="00265FEE" ns2:paraId="7DCD7C96" ns2:textId="2741DF06" w:rsidTr="00F73CA7">
        <w:tc>
          <w:tcPr>
            <w:tcW w:w="1300" w:type="dxa"/>
            <w:tcBorders>
              <w:top w:val="nil"/>
              <w:bottom w:val="nil"/>
            </w:tcBorders>
            <w:vAlign w:val="center"/>
          </w:tcPr>
          <w:p ns2:paraId="4F1841C6" ns2:textId="77777777" w:rsidR="00AC7EA2" w:rsidRPr="00265FEE" w:rsidRDefault="00AC7EA2" w:rsidP="00D24BD5">
            <w:pPr>
              <w:spacing w:before="0" w:line="195" w:lineRule="auto"/>
              <w:ind w:firstLine="0"/>
              <w:rPr>
                <w:b/>
                <w:bCs/>
                <w:sz w:val="18"/>
                <w:szCs w:val="26"/>
              </w:rPr>
            </w:pPr>
            <w:r w:rsidRPr="00265FEE">
              <w:rPr>
                <w:b/>
                <w:bCs/>
                <w:color w:val="1F1F1F"/>
                <w:sz w:val="18"/>
                <w:bdr w:val="none" w:sz="0" w:space="0" w:color="auto" w:frame="1"/>
              </w:rPr>
              <w:t>TF-US-03</w:t>
            </w:r>
          </w:p>
        </w:tc>
        <w:tc>
          <w:tcPr>
            <w:tcW w:w="2700" w:type="dxa"/>
            <w:tcBorders>
              <w:top w:val="nil"/>
              <w:bottom w:val="nil"/>
            </w:tcBorders>
            <w:vAlign w:val="center"/>
          </w:tcPr>
          <w:p ns2:paraId="70A038B8" ns2:textId="196BE3A9" w:rsidR="00AC7EA2" w:rsidRPr="00265FEE" w:rsidRDefault="00AC7EA2" w:rsidP="00D24BD5">
            <w:pPr>
              <w:spacing w:before="0" w:line="195" w:lineRule="auto"/>
              <w:ind w:firstLine="0"/>
              <w:rPr>
                <w:b/>
                <w:bCs/>
                <w:sz w:val="18"/>
                <w:szCs w:val="20"/>
              </w:rPr>
            </w:pPr>
            <w:r w:rsidRPr="00265FEE">
              <w:rPr>
                <w:b/>
                <w:bCs/>
                <w:color w:val="1F1F1F"/>
                <w:sz w:val="18"/>
                <w:szCs w:val="20"/>
                <w:bdr w:val="none" w:sz="0" w:space="0" w:color="auto" w:frame="1"/>
              </w:rPr>
              <w:t>Input Validation:</w:t>
            </w:r>
            <w:r w:rsidRPr="00265FEE">
              <w:rPr>
                <w:color w:val="1F1F1F"/>
                <w:sz w:val="18"/>
                <w:szCs w:val="20"/>
                <w:bdr w:val="none" w:sz="0" w:space="0" w:color="auto" w:frame="1"/>
              </w:rPr>
              <w:t xml:space="preserve"> A user accidentally types letters into a numeric form field; 1.1 The user enters text for passenger counts; 1.2 They hit submit.</w:t>
            </w:r>
          </w:p>
        </w:tc>
        <w:tc>
          <w:tcPr>
            <w:tcW w:w="2300" w:type="dxa"/>
            <w:tcBorders>
              <w:top w:val="nil"/>
              <w:bottom w:val="nil"/>
            </w:tcBorders>
            <w:vAlign w:val="center"/>
          </w:tcPr>
          <w:p ns2:paraId="4DACEB58" ns2:textId="64F0B783" w:rsidR="00AC7EA2" w:rsidRPr="00265FEE" w:rsidRDefault="00AC7EA2" w:rsidP="00D24BD5">
            <w:pPr>
              <w:spacing w:before="0" w:line="195" w:lineRule="auto"/>
              <w:ind w:firstLine="0"/>
              <w:rPr>
                <w:b/>
                <w:bCs/>
                <w:sz w:val="18"/>
                <w:szCs w:val="22"/>
              </w:rPr>
            </w:pPr>
            <w:r w:rsidRPr="00265FEE">
              <w:rPr>
                <w:b/>
                <w:bCs/>
                <w:color w:val="1F1F1F"/>
                <w:sz w:val="18"/>
                <w:szCs w:val="22"/>
                <w:bdr w:val="none" w:sz="0" w:space="0" w:color="auto" w:frame="1"/>
              </w:rPr>
              <w:t>User Error Protection:</w:t>
            </w:r>
            <w:r w:rsidRPr="00265FEE">
              <w:rPr>
                <w:color w:val="1F1F1F"/>
                <w:sz w:val="18"/>
                <w:szCs w:val="22"/>
                <w:bdr w:val="none" w:sz="0" w:space="0" w:color="auto" w:frame="1"/>
              </w:rPr>
              <w:t xml:space="preserve"> The frontend blocks the submission and displays a clear red warning message next to the field.</w:t>
            </w:r>
          </w:p>
        </w:tc>
        <w:tc>
          <w:tcPr>
            <w:tcW w:w="2340" w:type="dxa"/>
            <w:tcBorders>
              <w:top w:val="nil"/>
              <w:bottom w:val="nil"/>
            </w:tcBorders>
          </w:tcPr>
          <w:p ns2:paraId="2515B203" ns2:textId="17C9A29C" w:rsidR="00AC7EA2" w:rsidRPr="00265FEE" w:rsidRDefault="00CF65BA" w:rsidP="00D24BD5">
            <w:pPr>
              <w:spacing w:before="0" w:line="195" w:lineRule="auto"/>
              <w:ind w:firstLine="0"/>
              <w:rPr>
                <w:bCs/>
                <w:color w:val="1F1F1F"/>
                <w:sz w:val="18"/>
                <w:szCs w:val="22"/>
                <w:bdr w:val="none" w:sz="0" w:space="0" w:color="auto" w:frame="1"/>
              </w:rPr>
            </w:pPr>
            <w:r w:rsidRPr="00265FEE">
              <w:rPr>
                <w:bCs/>
                <w:color w:val="1F1F1F"/>
                <w:sz w:val="18"/>
                <w:szCs w:val="22"/>
                <w:bdr w:val="none" w:sz="0" w:space="0" w:color="auto" w:frame="1"/>
              </w:rPr>
              <w:t>The form rejected the nonnumeric passenger count and displayed a clear validation message beside the affected field.</w:t>
            </w:r>
          </w:p>
        </w:tc>
      </w:tr>
      <w:tr w:rsidR="00AC7EA2" w:rsidRPr="00265FEE" ns2:paraId="15FD15E5" ns2:textId="1C69D4AC" w:rsidTr="00F73CA7">
        <w:tc>
          <w:tcPr>
            <w:tcW w:w="1300" w:type="dxa"/>
            <w:tcBorders>
              <w:top w:val="nil"/>
              <w:bottom w:val="nil"/>
            </w:tcBorders>
            <w:vAlign w:val="center"/>
          </w:tcPr>
          <w:p ns2:paraId="4F317CBA" ns2:textId="77777777" w:rsidR="00AC7EA2" w:rsidRPr="00265FEE" w:rsidRDefault="00AC7EA2" w:rsidP="00D24BD5">
            <w:pPr>
              <w:spacing w:before="0" w:line="195" w:lineRule="auto"/>
              <w:ind w:firstLine="0"/>
              <w:rPr>
                <w:b/>
                <w:bCs/>
                <w:sz w:val="18"/>
                <w:szCs w:val="26"/>
              </w:rPr>
            </w:pPr>
            <w:r w:rsidRPr="00265FEE">
              <w:rPr>
                <w:b/>
                <w:bCs/>
                <w:color w:val="1F1F1F"/>
                <w:sz w:val="18"/>
                <w:bdr w:val="none" w:sz="0" w:space="0" w:color="auto" w:frame="1"/>
              </w:rPr>
              <w:t>TF-US-04</w:t>
            </w:r>
          </w:p>
        </w:tc>
        <w:tc>
          <w:tcPr>
            <w:tcW w:w="2700" w:type="dxa"/>
            <w:tcBorders>
              <w:top w:val="nil"/>
              <w:bottom w:val="nil"/>
            </w:tcBorders>
            <w:vAlign w:val="center"/>
          </w:tcPr>
          <w:p ns2:paraId="388ADDB0" ns2:textId="2FAE2F9A" w:rsidR="00AC7EA2" w:rsidRPr="00265FEE" w:rsidRDefault="00AC7EA2" w:rsidP="00D24BD5">
            <w:pPr>
              <w:spacing w:before="0" w:line="195" w:lineRule="auto"/>
              <w:ind w:firstLine="0"/>
              <w:rPr>
                <w:b/>
                <w:bCs/>
                <w:sz w:val="18"/>
                <w:szCs w:val="20"/>
              </w:rPr>
            </w:pPr>
            <w:r w:rsidRPr="00265FEE">
              <w:rPr>
                <w:b/>
                <w:bCs/>
                <w:color w:val="1F1F1F"/>
                <w:sz w:val="18"/>
                <w:szCs w:val="20"/>
                <w:bdr w:val="none" w:sz="0" w:space="0" w:color="auto" w:frame="1"/>
              </w:rPr>
              <w:t>Interface Aesthetics:</w:t>
            </w:r>
            <w:r w:rsidRPr="00265FEE">
              <w:rPr>
                <w:color w:val="1F1F1F"/>
                <w:sz w:val="18"/>
                <w:szCs w:val="20"/>
                <w:bdr w:val="none" w:sz="0" w:space="0" w:color="auto" w:frame="1"/>
              </w:rPr>
              <w:t xml:space="preserve"> A user operates the dashboard outside in direct sunlight; 1.1 The app is opened in a high-glare environment; 1.2 The user attempts to read KPIs.</w:t>
            </w:r>
          </w:p>
        </w:tc>
        <w:tc>
          <w:tcPr>
            <w:tcW w:w="2300" w:type="dxa"/>
            <w:tcBorders>
              <w:top w:val="nil"/>
              <w:bottom w:val="nil"/>
            </w:tcBorders>
            <w:vAlign w:val="center"/>
          </w:tcPr>
          <w:p ns2:paraId="426774EA" ns2:textId="2FB146DE" w:rsidR="00AC7EA2" w:rsidRPr="00265FEE" w:rsidRDefault="00AC7EA2" w:rsidP="00D24BD5">
            <w:pPr>
              <w:spacing w:before="0" w:line="195" w:lineRule="auto"/>
              <w:ind w:firstLine="0"/>
              <w:rPr>
                <w:b/>
                <w:bCs/>
                <w:sz w:val="18"/>
                <w:szCs w:val="22"/>
              </w:rPr>
            </w:pPr>
            <w:r w:rsidRPr="00265FEE">
              <w:rPr>
                <w:b/>
                <w:bCs/>
                <w:color w:val="1F1F1F"/>
                <w:sz w:val="18"/>
                <w:szCs w:val="22"/>
                <w:bdr w:val="none" w:sz="0" w:space="0" w:color="auto" w:frame="1"/>
              </w:rPr>
              <w:t>Accessibility:</w:t>
            </w:r>
            <w:r w:rsidRPr="00265FEE">
              <w:rPr>
                <w:color w:val="1F1F1F"/>
                <w:sz w:val="18"/>
                <w:szCs w:val="22"/>
                <w:bdr w:val="none" w:sz="0" w:space="0" w:color="auto" w:frame="1"/>
              </w:rPr>
              <w:t xml:space="preserve"> The dark mode contrast and typography scale keep all critical text legible regardless of lighting.</w:t>
            </w:r>
          </w:p>
        </w:tc>
        <w:tc>
          <w:tcPr>
            <w:tcW w:w="2340" w:type="dxa"/>
            <w:tcBorders>
              <w:top w:val="nil"/>
              <w:bottom w:val="nil"/>
            </w:tcBorders>
          </w:tcPr>
          <w:p ns2:paraId="23109005" ns2:textId="2D6FE72E" w:rsidR="00AC7EA2" w:rsidRPr="00265FEE" w:rsidRDefault="00CF65BA" w:rsidP="00D24BD5">
            <w:pPr>
              <w:spacing w:before="0" w:line="195" w:lineRule="auto"/>
              <w:ind w:firstLine="0"/>
              <w:rPr>
                <w:bCs/>
                <w:color w:val="1F1F1F"/>
                <w:sz w:val="18"/>
                <w:szCs w:val="22"/>
                <w:bdr w:val="none" w:sz="0" w:space="0" w:color="auto" w:frame="1"/>
              </w:rPr>
            </w:pPr>
            <w:r w:rsidRPr="00265FEE">
              <w:rPr>
                <w:bCs/>
                <w:color w:val="1F1F1F"/>
                <w:sz w:val="18"/>
                <w:szCs w:val="22"/>
                <w:bdr w:val="none" w:sz="0" w:space="0" w:color="auto" w:frame="1"/>
              </w:rPr>
              <w:t>Critical KPI text remained readable in the high-glare environment because of the interface contrast and typography.</w:t>
            </w:r>
          </w:p>
        </w:tc>
      </w:tr>
      <w:tr w:rsidR="00AC7EA2" w:rsidRPr="00265FEE" ns2:paraId="7395D18A" ns2:textId="5C816245" w:rsidTr="00F73CA7">
        <w:tc>
          <w:tcPr>
            <w:tcW w:w="1300" w:type="dxa"/>
            <w:tcBorders>
              <w:top w:val="nil"/>
            </w:tcBorders>
            <w:vAlign w:val="center"/>
          </w:tcPr>
          <w:p ns2:paraId="293DA059" ns2:textId="77777777" w:rsidR="00AC7EA2" w:rsidRPr="00265FEE" w:rsidRDefault="00AC7EA2" w:rsidP="00D24BD5">
            <w:pPr>
              <w:spacing w:before="0" w:line="195" w:lineRule="auto"/>
              <w:ind w:firstLine="0"/>
              <w:rPr>
                <w:b/>
                <w:bCs/>
                <w:sz w:val="18"/>
                <w:szCs w:val="26"/>
              </w:rPr>
            </w:pPr>
            <w:r w:rsidRPr="00265FEE">
              <w:rPr>
                <w:b/>
                <w:bCs/>
                <w:color w:val="1F1F1F"/>
                <w:sz w:val="18"/>
                <w:bdr w:val="none" w:sz="0" w:space="0" w:color="auto" w:frame="1"/>
              </w:rPr>
              <w:t>TF-US-05</w:t>
            </w:r>
          </w:p>
        </w:tc>
        <w:tc>
          <w:tcPr>
            <w:tcW w:w="2700" w:type="dxa"/>
            <w:tcBorders>
              <w:top w:val="nil"/>
            </w:tcBorders>
            <w:vAlign w:val="center"/>
          </w:tcPr>
          <w:p ns2:paraId="3C3D4BFA" ns2:textId="214E3377" w:rsidR="00AC7EA2" w:rsidRPr="00265FEE" w:rsidRDefault="00AC7EA2" w:rsidP="00D24BD5">
            <w:pPr>
              <w:spacing w:before="0" w:line="195" w:lineRule="auto"/>
              <w:ind w:firstLine="0"/>
              <w:rPr>
                <w:b/>
                <w:bCs/>
                <w:sz w:val="18"/>
                <w:szCs w:val="20"/>
              </w:rPr>
            </w:pPr>
            <w:r w:rsidRPr="00265FEE">
              <w:rPr>
                <w:b/>
                <w:bCs/>
                <w:color w:val="1F1F1F"/>
                <w:sz w:val="18"/>
                <w:szCs w:val="20"/>
                <w:bdr w:val="none" w:sz="0" w:space="0" w:color="auto" w:frame="1"/>
              </w:rPr>
              <w:t>Mobile Responsiveness:</w:t>
            </w:r>
            <w:r w:rsidRPr="00265FEE">
              <w:rPr>
                <w:color w:val="1F1F1F"/>
                <w:sz w:val="18"/>
                <w:szCs w:val="20"/>
                <w:bdr w:val="none" w:sz="0" w:space="0" w:color="auto" w:frame="1"/>
              </w:rPr>
              <w:t xml:space="preserve"> A user switches between a smartphone and a tablet; 1.1 The app is loaded on different screen resolutions; 1.2 The user tests button interactions.</w:t>
            </w:r>
          </w:p>
        </w:tc>
        <w:tc>
          <w:tcPr>
            <w:tcW w:w="2300" w:type="dxa"/>
            <w:tcBorders>
              <w:top w:val="nil"/>
            </w:tcBorders>
            <w:vAlign w:val="center"/>
          </w:tcPr>
          <w:p ns2:paraId="169880E7" ns2:textId="59B33F42" w:rsidR="00AC7EA2" w:rsidRPr="00265FEE" w:rsidRDefault="00AC7EA2" w:rsidP="00D24BD5">
            <w:pPr>
              <w:spacing w:before="0" w:line="195" w:lineRule="auto"/>
              <w:ind w:firstLine="0"/>
              <w:rPr>
                <w:b/>
                <w:bCs/>
                <w:sz w:val="18"/>
                <w:szCs w:val="22"/>
              </w:rPr>
            </w:pPr>
            <w:r w:rsidRPr="00265FEE">
              <w:rPr>
                <w:b/>
                <w:bCs/>
                <w:color w:val="1F1F1F"/>
                <w:sz w:val="18"/>
                <w:szCs w:val="22"/>
                <w:bdr w:val="none" w:sz="0" w:space="0" w:color="auto" w:frame="1"/>
              </w:rPr>
              <w:t>Appropriateness:</w:t>
            </w:r>
            <w:r w:rsidRPr="00265FEE">
              <w:rPr>
                <w:color w:val="1F1F1F"/>
                <w:sz w:val="18"/>
                <w:szCs w:val="22"/>
                <w:bdr w:val="none" w:sz="0" w:space="0" w:color="auto" w:frame="1"/>
              </w:rPr>
              <w:t xml:space="preserve"> The layout shifts dynamically, keeping text readable and touch targets large enough to tap accurately.</w:t>
            </w:r>
          </w:p>
        </w:tc>
        <w:tc>
          <w:tcPr>
            <w:tcW w:w="2340" w:type="dxa"/>
            <w:tcBorders>
              <w:top w:val="nil"/>
            </w:tcBorders>
          </w:tcPr>
          <w:p ns2:paraId="6AA3DE76" ns2:textId="3904A581" w:rsidR="00AC7EA2" w:rsidRPr="00265FEE" w:rsidRDefault="00CF65BA" w:rsidP="00D24BD5">
            <w:pPr>
              <w:spacing w:before="0" w:line="195" w:lineRule="auto"/>
              <w:ind w:firstLine="0"/>
              <w:rPr>
                <w:bCs/>
                <w:color w:val="1F1F1F"/>
                <w:sz w:val="18"/>
                <w:szCs w:val="22"/>
                <w:bdr w:val="none" w:sz="0" w:space="0" w:color="auto" w:frame="1"/>
              </w:rPr>
            </w:pPr>
            <w:r w:rsidRPr="00265FEE">
              <w:rPr>
                <w:bCs/>
                <w:color w:val="1F1F1F"/>
                <w:sz w:val="18"/>
                <w:szCs w:val="22"/>
                <w:bdr w:val="none" w:sz="0" w:space="0" w:color="auto" w:frame="1"/>
              </w:rPr>
              <w:t>The layout adjusted correctly on smartphone and tablet screens, and all text and touch controls remained readable and usable.</w:t>
            </w:r>
          </w:p>
        </w:tc>
      </w:tr>
    </w:tbl>
    <w:p ns2:paraId="52222B6A" ns2:textId="69554BFF" w:rsidR="009F3555" w:rsidRPr="00182A14" w:rsidRDefault="00774BC8" w:rsidP="00182A14">
      <w:bookmarkStart w:id="144" w:name="_Toc227624388"/>
      <w:bookmarkStart w:id="145" w:name="_Toc229068835"/>
      <w:r>
        <w:t xml:space="preserve">Security testing verifies that proprietary fleet metrics and personnel data are protected through Role-Based Access Control (RBAC) and HTTPS encryption. </w:t>
      </w:r>
      <w:r>
        <w:lastRenderedPageBreak/>
        <w:t>These controls restrict administrative reports to authorized users and reduce internal and external data risks.</w:t>
      </w:r>
    </w:p>
    <w:p ns2:paraId="1E3371D5" ns2:textId="432A7AB5" w:rsidR="00BD5D93" w:rsidRPr="00D333AA" w:rsidRDefault="00BD5D93" w:rsidP="007B2E24">
      <w:pPr>
        <w:pStyle w:val="Caption"/>
        <w:keepNext/>
        <w:spacing w:before="120" w:after="60" w:line="240" w:lineRule="auto"/>
        <w:ind w:firstLine="0"/>
        <w:jc w:val="center"/>
      </w:pPr>
      <w:bookmarkStart w:id="146" w:name="_Toc242911200"/>
      <w:r w:rsidRPr="00D333AA">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9</w:t>
      </w:r>
      <w:r w:rsidRPr="00D333AA">
        <w:fldChar w:fldCharType="end"/>
      </w:r>
      <w:r w:rsidRPr="00D333AA">
        <w:t xml:space="preserve"> Security</w:t>
      </w:r>
      <w:bookmarkEnd w:id="144"/>
      <w:bookmarkEnd w:id="145"/>
      <w:bookmarkEnd w:id="146"/>
    </w:p>
    <w:tbl>
      <w:tblPr>
        <w:tblStyle w:val="TableGrid"/>
        <w:tblW w:w="0" w:type="auto"/>
        <w:tblBorders>
          <w:left w:val="none" w:sz="0" w:space="0" w:color="auto"/>
          <w:right w:val="none" w:sz="0" w:space="0" w:color="auto"/>
        </w:tblBorders>
        <w:tblLook w:val="04A0" w:firstRow="1" w:lastRow="0" w:firstColumn="1" w:lastColumn="0" w:noHBand="0" w:noVBand="1"/>
      </w:tblPr>
      <w:tblGrid>
        <w:gridCol w:w="1300"/>
        <w:gridCol w:w="2700"/>
        <w:gridCol w:w="2300"/>
        <w:gridCol w:w="2340"/>
      </w:tblGrid>
      <w:tr w:rsidR="009C2FF1" w:rsidRPr="00D24BD5" ns2:paraId="6B3BEB49" ns2:textId="580786EB" w:rsidTr="00F73CA7">
        <w:trPr>
          <w:tblHeader/>
        </w:trPr>
        <w:tc>
          <w:tcPr>
            <w:tcW w:w="1300" w:type="dxa"/>
            <w:tcBorders>
              <w:bottom w:val="single" w:sz="4" w:space="0" w:color="auto"/>
            </w:tcBorders>
            <w:vAlign w:val="center"/>
          </w:tcPr>
          <w:p ns2:paraId="7C88DAFA" ns2:textId="77777777" w:rsidR="009C2FF1" w:rsidRPr="00D24BD5" w:rsidRDefault="009C2FF1" w:rsidP="00D24BD5">
            <w:pPr>
              <w:spacing w:before="0" w:line="195" w:lineRule="auto"/>
              <w:ind w:firstLine="0"/>
              <w:rPr>
                <w:b/>
                <w:bCs/>
                <w:sz w:val="18"/>
                <w:szCs w:val="26"/>
              </w:rPr>
            </w:pPr>
            <w:r w:rsidRPr="00D24BD5">
              <w:rPr>
                <w:rStyle w:val="Strong"/>
                <w:color w:val="1F1F1F"/>
                <w:sz w:val="18"/>
                <w:bdr w:val="none" w:sz="0" w:space="0" w:color="auto" w:frame="1"/>
              </w:rPr>
              <w:t>Test Case</w:t>
            </w:r>
          </w:p>
        </w:tc>
        <w:tc>
          <w:tcPr>
            <w:tcW w:w="2700" w:type="dxa"/>
            <w:tcBorders>
              <w:bottom w:val="single" w:sz="4" w:space="0" w:color="auto"/>
            </w:tcBorders>
            <w:vAlign w:val="center"/>
          </w:tcPr>
          <w:p ns2:paraId="294593E5" ns2:textId="77777777" w:rsidR="009C2FF1" w:rsidRPr="00D24BD5" w:rsidRDefault="009C2FF1" w:rsidP="00D24BD5">
            <w:pPr>
              <w:spacing w:before="0" w:line="195" w:lineRule="auto"/>
              <w:ind w:firstLine="0"/>
              <w:rPr>
                <w:b/>
                <w:bCs/>
                <w:sz w:val="18"/>
                <w:szCs w:val="26"/>
              </w:rPr>
            </w:pPr>
            <w:r w:rsidRPr="00D24BD5">
              <w:rPr>
                <w:rStyle w:val="Strong"/>
                <w:color w:val="1F1F1F"/>
                <w:sz w:val="18"/>
                <w:bdr w:val="none" w:sz="0" w:space="0" w:color="auto" w:frame="1"/>
              </w:rPr>
              <w:t>Scenario</w:t>
            </w:r>
          </w:p>
        </w:tc>
        <w:tc>
          <w:tcPr>
            <w:tcW w:w="2300" w:type="dxa"/>
            <w:tcBorders>
              <w:bottom w:val="single" w:sz="4" w:space="0" w:color="auto"/>
            </w:tcBorders>
            <w:vAlign w:val="center"/>
          </w:tcPr>
          <w:p ns2:paraId="6D478165" ns2:textId="77777777" w:rsidR="009C2FF1" w:rsidRPr="00D24BD5" w:rsidRDefault="009C2FF1" w:rsidP="00D24BD5">
            <w:pPr>
              <w:spacing w:before="0" w:line="195" w:lineRule="auto"/>
              <w:ind w:firstLine="0"/>
              <w:rPr>
                <w:b/>
                <w:bCs/>
                <w:sz w:val="18"/>
                <w:szCs w:val="26"/>
              </w:rPr>
            </w:pPr>
            <w:r w:rsidRPr="00D24BD5">
              <w:rPr>
                <w:rStyle w:val="Strong"/>
                <w:color w:val="1F1F1F"/>
                <w:sz w:val="18"/>
                <w:bdr w:val="none" w:sz="0" w:space="0" w:color="auto" w:frame="1"/>
              </w:rPr>
              <w:t>Expected Result</w:t>
            </w:r>
          </w:p>
        </w:tc>
        <w:tc>
          <w:tcPr>
            <w:tcW w:w="2340" w:type="dxa"/>
            <w:tcBorders>
              <w:bottom w:val="single" w:sz="4" w:space="0" w:color="auto"/>
            </w:tcBorders>
          </w:tcPr>
          <w:p ns2:paraId="33CFC7E7" ns2:textId="3DB3FD07" w:rsidR="009C2FF1" w:rsidRPr="00D24BD5" w:rsidRDefault="009C2FF1" w:rsidP="00D24BD5">
            <w:pPr>
              <w:spacing w:before="0" w:line="195" w:lineRule="auto"/>
              <w:ind w:firstLine="0"/>
              <w:rPr>
                <w:rStyle w:val="Strong"/>
                <w:color w:val="1F1F1F"/>
                <w:sz w:val="18"/>
                <w:bdr w:val="none" w:sz="0" w:space="0" w:color="auto" w:frame="1"/>
              </w:rPr>
            </w:pPr>
            <w:r w:rsidRPr="00D24BD5">
              <w:rPr>
                <w:rStyle w:val="Strong"/>
                <w:color w:val="1F1F1F"/>
                <w:sz w:val="18"/>
                <w:bdr w:val="none" w:sz="0" w:space="0" w:color="auto" w:frame="1"/>
              </w:rPr>
              <w:t>Actual Result</w:t>
            </w:r>
          </w:p>
        </w:tc>
      </w:tr>
      <w:tr w:rsidR="009C2FF1" w:rsidRPr="00D24BD5" ns2:paraId="06E74AF2" ns2:textId="46B47F2D" w:rsidTr="00F73CA7">
        <w:tc>
          <w:tcPr>
            <w:tcW w:w="1300" w:type="dxa"/>
            <w:tcBorders>
              <w:bottom w:val="nil"/>
            </w:tcBorders>
            <w:vAlign w:val="center"/>
          </w:tcPr>
          <w:p ns2:paraId="74BE496D" ns2:textId="77777777" w:rsidR="009C2FF1" w:rsidRPr="00D24BD5" w:rsidRDefault="009C2FF1" w:rsidP="00D24BD5">
            <w:pPr>
              <w:spacing w:before="0" w:line="195" w:lineRule="auto"/>
              <w:ind w:firstLine="0"/>
              <w:rPr>
                <w:b/>
                <w:bCs/>
                <w:sz w:val="18"/>
                <w:szCs w:val="26"/>
              </w:rPr>
            </w:pPr>
            <w:r w:rsidRPr="00D24BD5">
              <w:rPr>
                <w:b/>
                <w:bCs/>
                <w:color w:val="1F1F1F"/>
                <w:sz w:val="18"/>
                <w:bdr w:val="none" w:sz="0" w:space="0" w:color="auto" w:frame="1"/>
              </w:rPr>
              <w:t>TF-SEC-01</w:t>
            </w:r>
          </w:p>
        </w:tc>
        <w:tc>
          <w:tcPr>
            <w:tcW w:w="2700" w:type="dxa"/>
            <w:tcBorders>
              <w:bottom w:val="nil"/>
            </w:tcBorders>
            <w:vAlign w:val="center"/>
          </w:tcPr>
          <w:p ns2:paraId="4313C8D1" ns2:textId="2D88B514" w:rsidR="009C2FF1" w:rsidRPr="00D24BD5" w:rsidRDefault="009C2FF1" w:rsidP="00D24BD5">
            <w:pPr>
              <w:spacing w:before="0" w:line="195" w:lineRule="auto"/>
              <w:ind w:firstLine="0"/>
              <w:rPr>
                <w:b/>
                <w:bCs/>
                <w:sz w:val="18"/>
                <w:szCs w:val="20"/>
              </w:rPr>
            </w:pPr>
            <w:r w:rsidRPr="00D24BD5">
              <w:rPr>
                <w:b/>
                <w:bCs/>
                <w:color w:val="1F1F1F"/>
                <w:sz w:val="18"/>
                <w:szCs w:val="20"/>
                <w:bdr w:val="none" w:sz="0" w:space="0" w:color="auto" w:frame="1"/>
              </w:rPr>
              <w:t>Unauthorized Access:</w:t>
            </w:r>
            <w:r w:rsidRPr="00D24BD5">
              <w:rPr>
                <w:color w:val="1F1F1F"/>
                <w:sz w:val="18"/>
                <w:szCs w:val="20"/>
                <w:bdr w:val="none" w:sz="0" w:space="0" w:color="auto" w:frame="1"/>
              </w:rPr>
              <w:t xml:space="preserve"> A basic staff account tries to view the admin analytics page; 1.1 The user forces the admin URL route; 1.2 The system checks the session token.</w:t>
            </w:r>
          </w:p>
        </w:tc>
        <w:tc>
          <w:tcPr>
            <w:tcW w:w="2300" w:type="dxa"/>
            <w:tcBorders>
              <w:bottom w:val="nil"/>
            </w:tcBorders>
            <w:vAlign w:val="center"/>
          </w:tcPr>
          <w:p ns2:paraId="690BDB41" ns2:textId="0D28E122" w:rsidR="009C2FF1" w:rsidRPr="00D24BD5" w:rsidRDefault="009C2FF1" w:rsidP="00D24BD5">
            <w:pPr>
              <w:spacing w:before="0" w:line="195" w:lineRule="auto"/>
              <w:ind w:firstLine="0"/>
              <w:rPr>
                <w:b/>
                <w:bCs/>
                <w:sz w:val="18"/>
                <w:szCs w:val="20"/>
              </w:rPr>
            </w:pPr>
            <w:r w:rsidRPr="00D24BD5">
              <w:rPr>
                <w:b/>
                <w:bCs/>
                <w:color w:val="1F1F1F"/>
                <w:sz w:val="18"/>
                <w:szCs w:val="20"/>
                <w:bdr w:val="none" w:sz="0" w:space="0" w:color="auto" w:frame="1"/>
              </w:rPr>
              <w:t>Confidentiality:</w:t>
            </w:r>
            <w:r w:rsidRPr="00D24BD5">
              <w:rPr>
                <w:color w:val="1F1F1F"/>
                <w:sz w:val="18"/>
                <w:szCs w:val="20"/>
                <w:bdr w:val="none" w:sz="0" w:space="0" w:color="auto" w:frame="1"/>
              </w:rPr>
              <w:t xml:space="preserve"> The RBAC layer denies the request and kicks the user back to their authorized dashboard.</w:t>
            </w:r>
          </w:p>
        </w:tc>
        <w:tc>
          <w:tcPr>
            <w:tcW w:w="2340" w:type="dxa"/>
            <w:tcBorders>
              <w:bottom w:val="nil"/>
            </w:tcBorders>
          </w:tcPr>
          <w:p ns2:paraId="157FBA97" ns2:textId="024E1EE2" w:rsidR="009C2FF1" w:rsidRPr="00D24BD5" w:rsidRDefault="00CF65BA" w:rsidP="00D24BD5">
            <w:pPr>
              <w:spacing w:before="0" w:line="195" w:lineRule="auto"/>
              <w:ind w:firstLine="0"/>
              <w:rPr>
                <w:bCs/>
                <w:color w:val="1F1F1F"/>
                <w:sz w:val="18"/>
                <w:szCs w:val="20"/>
                <w:bdr w:val="none" w:sz="0" w:space="0" w:color="auto" w:frame="1"/>
              </w:rPr>
            </w:pPr>
            <w:r w:rsidRPr="00D24BD5">
              <w:rPr>
                <w:bCs/>
                <w:color w:val="1F1F1F"/>
                <w:sz w:val="18"/>
                <w:szCs w:val="20"/>
                <w:bdr w:val="none" w:sz="0" w:space="0" w:color="auto" w:frame="1"/>
              </w:rPr>
              <w:t>The forced Admin route was denied, and the Staff user was redirected to the authorized dashboard.</w:t>
            </w:r>
          </w:p>
        </w:tc>
      </w:tr>
      <w:tr w:rsidR="009C2FF1" w:rsidRPr="00D24BD5" ns2:paraId="47FD141A" ns2:textId="7A16E1EA" w:rsidTr="00F73CA7">
        <w:tc>
          <w:tcPr>
            <w:tcW w:w="1300" w:type="dxa"/>
            <w:tcBorders>
              <w:top w:val="nil"/>
              <w:bottom w:val="nil"/>
            </w:tcBorders>
            <w:vAlign w:val="center"/>
          </w:tcPr>
          <w:p ns2:paraId="7232E2D4" ns2:textId="77777777" w:rsidR="009C2FF1" w:rsidRPr="00D24BD5" w:rsidRDefault="009C2FF1" w:rsidP="00D24BD5">
            <w:pPr>
              <w:spacing w:before="0" w:line="195" w:lineRule="auto"/>
              <w:ind w:firstLine="0"/>
              <w:rPr>
                <w:b/>
                <w:bCs/>
                <w:sz w:val="18"/>
                <w:szCs w:val="26"/>
              </w:rPr>
            </w:pPr>
            <w:r w:rsidRPr="00D24BD5">
              <w:rPr>
                <w:b/>
                <w:bCs/>
                <w:color w:val="1F1F1F"/>
                <w:sz w:val="18"/>
                <w:bdr w:val="none" w:sz="0" w:space="0" w:color="auto" w:frame="1"/>
              </w:rPr>
              <w:t>TF-SEC-02</w:t>
            </w:r>
          </w:p>
        </w:tc>
        <w:tc>
          <w:tcPr>
            <w:tcW w:w="2700" w:type="dxa"/>
            <w:tcBorders>
              <w:top w:val="nil"/>
              <w:bottom w:val="nil"/>
            </w:tcBorders>
            <w:vAlign w:val="center"/>
          </w:tcPr>
          <w:p ns2:paraId="2534D2B5" ns2:textId="51DCA066" w:rsidR="009C2FF1" w:rsidRPr="00D24BD5" w:rsidRDefault="009C2FF1" w:rsidP="00D24BD5">
            <w:pPr>
              <w:spacing w:before="0" w:line="195" w:lineRule="auto"/>
              <w:ind w:firstLine="0"/>
              <w:rPr>
                <w:b/>
                <w:bCs/>
                <w:sz w:val="18"/>
                <w:szCs w:val="20"/>
              </w:rPr>
            </w:pPr>
            <w:r w:rsidRPr="00D24BD5">
              <w:rPr>
                <w:b/>
                <w:bCs/>
                <w:color w:val="1F1F1F"/>
                <w:sz w:val="18"/>
                <w:szCs w:val="20"/>
                <w:bdr w:val="none" w:sz="0" w:space="0" w:color="auto" w:frame="1"/>
              </w:rPr>
              <w:t>Data Encryption:</w:t>
            </w:r>
            <w:r w:rsidRPr="00D24BD5">
              <w:rPr>
                <w:color w:val="1F1F1F"/>
                <w:sz w:val="18"/>
                <w:szCs w:val="20"/>
                <w:bdr w:val="none" w:sz="0" w:space="0" w:color="auto" w:frame="1"/>
              </w:rPr>
              <w:t xml:space="preserve"> The system sends sensitive payroll or trip logs to the server; 1.1 A form is submitted; 1.2 Data travels over the network.</w:t>
            </w:r>
          </w:p>
        </w:tc>
        <w:tc>
          <w:tcPr>
            <w:tcW w:w="2300" w:type="dxa"/>
            <w:tcBorders>
              <w:top w:val="nil"/>
              <w:bottom w:val="nil"/>
            </w:tcBorders>
            <w:vAlign w:val="center"/>
          </w:tcPr>
          <w:p ns2:paraId="76842E9C" ns2:textId="23E90637" w:rsidR="009C2FF1" w:rsidRPr="00D24BD5" w:rsidRDefault="009C2FF1" w:rsidP="00D24BD5">
            <w:pPr>
              <w:spacing w:before="0" w:line="195" w:lineRule="auto"/>
              <w:ind w:firstLine="0"/>
              <w:rPr>
                <w:b/>
                <w:bCs/>
                <w:sz w:val="18"/>
                <w:szCs w:val="20"/>
              </w:rPr>
            </w:pPr>
            <w:r w:rsidRPr="00D24BD5">
              <w:rPr>
                <w:b/>
                <w:bCs/>
                <w:color w:val="1F1F1F"/>
                <w:sz w:val="18"/>
                <w:szCs w:val="20"/>
                <w:bdr w:val="none" w:sz="0" w:space="0" w:color="auto" w:frame="1"/>
              </w:rPr>
              <w:t>Integrity:</w:t>
            </w:r>
            <w:r w:rsidRPr="00D24BD5">
              <w:rPr>
                <w:color w:val="1F1F1F"/>
                <w:sz w:val="18"/>
                <w:szCs w:val="20"/>
                <w:bdr w:val="none" w:sz="0" w:space="0" w:color="auto" w:frame="1"/>
              </w:rPr>
              <w:t xml:space="preserve"> SSL/HTTPS protocols encrypt the packets in transit, preventing anyone on the network from reading the payload.</w:t>
            </w:r>
          </w:p>
        </w:tc>
        <w:tc>
          <w:tcPr>
            <w:tcW w:w="2340" w:type="dxa"/>
            <w:tcBorders>
              <w:top w:val="nil"/>
              <w:bottom w:val="nil"/>
            </w:tcBorders>
          </w:tcPr>
          <w:p ns2:paraId="5AE5B5EF" ns2:textId="0A036F7D" w:rsidR="009C2FF1" w:rsidRPr="00D24BD5" w:rsidRDefault="00CF65BA" w:rsidP="00D24BD5">
            <w:pPr>
              <w:spacing w:before="0" w:line="195" w:lineRule="auto"/>
              <w:ind w:firstLine="0"/>
              <w:rPr>
                <w:bCs/>
                <w:color w:val="1F1F1F"/>
                <w:sz w:val="18"/>
                <w:szCs w:val="20"/>
                <w:bdr w:val="none" w:sz="0" w:space="0" w:color="auto" w:frame="1"/>
              </w:rPr>
            </w:pPr>
            <w:r w:rsidRPr="00D24BD5">
              <w:rPr>
                <w:bCs/>
                <w:color w:val="1F1F1F"/>
                <w:sz w:val="18"/>
                <w:szCs w:val="20"/>
                <w:bdr w:val="none" w:sz="0" w:space="0" w:color="auto" w:frame="1"/>
              </w:rPr>
              <w:t>Sensitive form data was transmitted through HTTPS, and the network payload was not readable as plain text.</w:t>
            </w:r>
          </w:p>
        </w:tc>
      </w:tr>
      <w:tr w:rsidR="009C2FF1" w:rsidRPr="00D24BD5" ns2:paraId="17819B54" ns2:textId="65F75AD9" w:rsidTr="00F73CA7">
        <w:tc>
          <w:tcPr>
            <w:tcW w:w="1300" w:type="dxa"/>
            <w:tcBorders>
              <w:top w:val="nil"/>
              <w:bottom w:val="nil"/>
            </w:tcBorders>
            <w:vAlign w:val="center"/>
          </w:tcPr>
          <w:p ns2:paraId="52F905FB" ns2:textId="77777777" w:rsidR="009C2FF1" w:rsidRPr="00D24BD5" w:rsidRDefault="009C2FF1" w:rsidP="00D24BD5">
            <w:pPr>
              <w:spacing w:before="0" w:line="195" w:lineRule="auto"/>
              <w:ind w:firstLine="0"/>
              <w:rPr>
                <w:b/>
                <w:bCs/>
                <w:sz w:val="18"/>
                <w:szCs w:val="26"/>
              </w:rPr>
            </w:pPr>
            <w:r w:rsidRPr="00D24BD5">
              <w:rPr>
                <w:b/>
                <w:bCs/>
                <w:color w:val="1F1F1F"/>
                <w:sz w:val="18"/>
                <w:bdr w:val="none" w:sz="0" w:space="0" w:color="auto" w:frame="1"/>
              </w:rPr>
              <w:t>TF-SEC-03</w:t>
            </w:r>
          </w:p>
        </w:tc>
        <w:tc>
          <w:tcPr>
            <w:tcW w:w="2700" w:type="dxa"/>
            <w:tcBorders>
              <w:top w:val="nil"/>
              <w:bottom w:val="nil"/>
            </w:tcBorders>
            <w:vAlign w:val="center"/>
          </w:tcPr>
          <w:p ns2:paraId="36675489" ns2:textId="684C3BD2" w:rsidR="009C2FF1" w:rsidRPr="00D24BD5" w:rsidRDefault="009C2FF1" w:rsidP="00D24BD5">
            <w:pPr>
              <w:spacing w:before="0" w:line="195" w:lineRule="auto"/>
              <w:ind w:firstLine="0"/>
              <w:rPr>
                <w:b/>
                <w:bCs/>
                <w:sz w:val="18"/>
                <w:szCs w:val="20"/>
              </w:rPr>
            </w:pPr>
            <w:r w:rsidRPr="00D24BD5">
              <w:rPr>
                <w:b/>
                <w:bCs/>
                <w:color w:val="1F1F1F"/>
                <w:sz w:val="18"/>
                <w:szCs w:val="20"/>
                <w:bdr w:val="none" w:sz="0" w:space="0" w:color="auto" w:frame="1"/>
              </w:rPr>
              <w:t>Session Security:</w:t>
            </w:r>
            <w:r w:rsidRPr="00D24BD5">
              <w:rPr>
                <w:color w:val="1F1F1F"/>
                <w:sz w:val="18"/>
                <w:szCs w:val="20"/>
                <w:bdr w:val="none" w:sz="0" w:space="0" w:color="auto" w:frame="1"/>
              </w:rPr>
              <w:t xml:space="preserve"> A user leaves their computer unattended; 1.1 The dashboard sits idle for 30 minutes; 1.2 The user comes back and tries to click a button.</w:t>
            </w:r>
          </w:p>
        </w:tc>
        <w:tc>
          <w:tcPr>
            <w:tcW w:w="2300" w:type="dxa"/>
            <w:tcBorders>
              <w:top w:val="nil"/>
              <w:bottom w:val="nil"/>
            </w:tcBorders>
            <w:vAlign w:val="center"/>
          </w:tcPr>
          <w:p ns2:paraId="3522EA41" ns2:textId="0B3478C1" w:rsidR="009C2FF1" w:rsidRPr="00D24BD5" w:rsidRDefault="009C2FF1" w:rsidP="00D24BD5">
            <w:pPr>
              <w:spacing w:before="0" w:line="195" w:lineRule="auto"/>
              <w:ind w:firstLine="0"/>
              <w:rPr>
                <w:b/>
                <w:bCs/>
                <w:sz w:val="18"/>
                <w:szCs w:val="20"/>
              </w:rPr>
            </w:pPr>
            <w:r w:rsidRPr="00D24BD5">
              <w:rPr>
                <w:b/>
                <w:bCs/>
                <w:color w:val="1F1F1F"/>
                <w:sz w:val="18"/>
                <w:szCs w:val="20"/>
                <w:bdr w:val="none" w:sz="0" w:space="0" w:color="auto" w:frame="1"/>
              </w:rPr>
              <w:t>Authenticity:</w:t>
            </w:r>
            <w:r w:rsidRPr="00D24BD5">
              <w:rPr>
                <w:sz w:val="18"/>
                <w:szCs w:val="20"/>
              </w:rPr>
              <w:t xml:space="preserve"> </w:t>
            </w:r>
            <w:r w:rsidRPr="00D24BD5">
              <w:rPr>
                <w:color w:val="1F1F1F"/>
                <w:sz w:val="18"/>
                <w:szCs w:val="20"/>
                <w:bdr w:val="none" w:sz="0" w:space="0" w:color="auto" w:frame="1"/>
              </w:rPr>
              <w:t>The session token expires, forcing the user to log in again to prevent physical unauthorized access.</w:t>
            </w:r>
          </w:p>
        </w:tc>
        <w:tc>
          <w:tcPr>
            <w:tcW w:w="2340" w:type="dxa"/>
            <w:tcBorders>
              <w:top w:val="nil"/>
              <w:bottom w:val="nil"/>
            </w:tcBorders>
          </w:tcPr>
          <w:p ns2:paraId="5D651F6E" ns2:textId="40D8C868" w:rsidR="009C2FF1" w:rsidRPr="00D24BD5" w:rsidRDefault="00CF65BA" w:rsidP="00D24BD5">
            <w:pPr>
              <w:spacing w:before="0" w:line="195" w:lineRule="auto"/>
              <w:ind w:firstLine="0"/>
              <w:rPr>
                <w:bCs/>
                <w:color w:val="1F1F1F"/>
                <w:sz w:val="18"/>
                <w:szCs w:val="20"/>
                <w:bdr w:val="none" w:sz="0" w:space="0" w:color="auto" w:frame="1"/>
              </w:rPr>
            </w:pPr>
            <w:r w:rsidRPr="00D24BD5">
              <w:rPr>
                <w:bCs/>
                <w:color w:val="1F1F1F"/>
                <w:sz w:val="18"/>
                <w:szCs w:val="20"/>
                <w:bdr w:val="none" w:sz="0" w:space="0" w:color="auto" w:frame="1"/>
              </w:rPr>
              <w:t>After 30 minutes of inactivity, the session expired and the user was required to authenticate again.</w:t>
            </w:r>
          </w:p>
        </w:tc>
      </w:tr>
      <w:tr w:rsidR="009C2FF1" w:rsidRPr="00D24BD5" ns2:paraId="64154AB3" ns2:textId="75AAA6E7" w:rsidTr="00F73CA7">
        <w:tc>
          <w:tcPr>
            <w:tcW w:w="1300" w:type="dxa"/>
            <w:tcBorders>
              <w:top w:val="nil"/>
              <w:bottom w:val="nil"/>
            </w:tcBorders>
            <w:vAlign w:val="center"/>
          </w:tcPr>
          <w:p ns2:paraId="6230A594" ns2:textId="77777777" w:rsidR="009C2FF1" w:rsidRPr="00D24BD5" w:rsidRDefault="009C2FF1" w:rsidP="00D24BD5">
            <w:pPr>
              <w:spacing w:before="0" w:line="195" w:lineRule="auto"/>
              <w:ind w:firstLine="0"/>
              <w:rPr>
                <w:b/>
                <w:bCs/>
                <w:sz w:val="18"/>
                <w:szCs w:val="26"/>
              </w:rPr>
            </w:pPr>
            <w:r w:rsidRPr="00D24BD5">
              <w:rPr>
                <w:b/>
                <w:bCs/>
                <w:color w:val="1F1F1F"/>
                <w:sz w:val="18"/>
                <w:bdr w:val="none" w:sz="0" w:space="0" w:color="auto" w:frame="1"/>
              </w:rPr>
              <w:t>TF-SEC-04</w:t>
            </w:r>
          </w:p>
        </w:tc>
        <w:tc>
          <w:tcPr>
            <w:tcW w:w="2700" w:type="dxa"/>
            <w:tcBorders>
              <w:top w:val="nil"/>
              <w:bottom w:val="nil"/>
            </w:tcBorders>
            <w:vAlign w:val="center"/>
          </w:tcPr>
          <w:p ns2:paraId="7F4D0437" ns2:textId="4030A9AF" w:rsidR="009C2FF1" w:rsidRPr="00D24BD5" w:rsidRDefault="009C2FF1" w:rsidP="00D24BD5">
            <w:pPr>
              <w:spacing w:before="0" w:line="195" w:lineRule="auto"/>
              <w:ind w:firstLine="0"/>
              <w:rPr>
                <w:b/>
                <w:bCs/>
                <w:sz w:val="18"/>
                <w:szCs w:val="20"/>
              </w:rPr>
            </w:pPr>
            <w:r w:rsidRPr="00D24BD5">
              <w:rPr>
                <w:b/>
                <w:bCs/>
                <w:color w:val="1F1F1F"/>
                <w:sz w:val="18"/>
                <w:szCs w:val="20"/>
                <w:bdr w:val="none" w:sz="0" w:space="0" w:color="auto" w:frame="1"/>
              </w:rPr>
              <w:t>Input Sanitization:</w:t>
            </w:r>
            <w:r w:rsidRPr="00D24BD5">
              <w:rPr>
                <w:color w:val="1F1F1F"/>
                <w:sz w:val="18"/>
                <w:szCs w:val="20"/>
                <w:bdr w:val="none" w:sz="0" w:space="0" w:color="auto" w:frame="1"/>
              </w:rPr>
              <w:t xml:space="preserve"> A tester attempts to break the database by typing SQL commands into the login box; 1.1 Malicious syntax is entered; 1.2 The login button is pressed.</w:t>
            </w:r>
          </w:p>
        </w:tc>
        <w:tc>
          <w:tcPr>
            <w:tcW w:w="2300" w:type="dxa"/>
            <w:tcBorders>
              <w:top w:val="nil"/>
              <w:bottom w:val="nil"/>
            </w:tcBorders>
            <w:vAlign w:val="center"/>
          </w:tcPr>
          <w:p ns2:paraId="48A7AFEF" ns2:textId="77777777" w:rsidR="009C2FF1" w:rsidRPr="00D24BD5" w:rsidRDefault="009C2FF1" w:rsidP="00D24BD5">
            <w:pPr>
              <w:spacing w:before="0" w:line="195" w:lineRule="auto"/>
              <w:ind w:firstLine="0"/>
              <w:rPr>
                <w:b/>
                <w:bCs/>
                <w:sz w:val="18"/>
                <w:szCs w:val="20"/>
              </w:rPr>
            </w:pPr>
            <w:r w:rsidRPr="00D24BD5">
              <w:rPr>
                <w:b/>
                <w:bCs/>
                <w:color w:val="1F1F1F"/>
                <w:sz w:val="18"/>
                <w:szCs w:val="20"/>
                <w:bdr w:val="none" w:sz="0" w:space="0" w:color="auto" w:frame="1"/>
              </w:rPr>
              <w:t>Accountability:</w:t>
            </w:r>
            <w:r w:rsidRPr="00D24BD5">
              <w:rPr>
                <w:color w:val="1F1F1F"/>
                <w:sz w:val="18"/>
                <w:szCs w:val="20"/>
                <w:bdr w:val="none" w:sz="0" w:space="0" w:color="auto" w:frame="1"/>
              </w:rPr>
              <w:t xml:space="preserve"> System sanitizes the input, preventing database breaches or unauthorized command execution.</w:t>
            </w:r>
          </w:p>
        </w:tc>
        <w:tc>
          <w:tcPr>
            <w:tcW w:w="2340" w:type="dxa"/>
            <w:tcBorders>
              <w:top w:val="nil"/>
              <w:bottom w:val="nil"/>
            </w:tcBorders>
          </w:tcPr>
          <w:p ns2:paraId="2ED1DAE3" ns2:textId="578D1EE1" w:rsidR="009C2FF1" w:rsidRPr="00D24BD5" w:rsidRDefault="00CF65BA" w:rsidP="00D24BD5">
            <w:pPr>
              <w:spacing w:before="0" w:line="195" w:lineRule="auto"/>
              <w:ind w:firstLine="0"/>
              <w:rPr>
                <w:bCs/>
                <w:color w:val="1F1F1F"/>
                <w:sz w:val="18"/>
                <w:szCs w:val="20"/>
                <w:bdr w:val="none" w:sz="0" w:space="0" w:color="auto" w:frame="1"/>
              </w:rPr>
            </w:pPr>
            <w:r w:rsidRPr="00D24BD5">
              <w:rPr>
                <w:bCs/>
                <w:color w:val="1F1F1F"/>
                <w:sz w:val="18"/>
                <w:szCs w:val="20"/>
                <w:bdr w:val="none" w:sz="0" w:space="0" w:color="auto" w:frame="1"/>
              </w:rPr>
              <w:t>The malicious SQL input was sanitized and rejected without executing a database command or exposing data.</w:t>
            </w:r>
          </w:p>
        </w:tc>
      </w:tr>
      <w:tr w:rsidR="009C2FF1" w:rsidRPr="00D24BD5" ns2:paraId="5D0D6EB1" ns2:textId="6053DA73" w:rsidTr="00F73CA7">
        <w:tc>
          <w:tcPr>
            <w:tcW w:w="1300" w:type="dxa"/>
            <w:tcBorders>
              <w:top w:val="nil"/>
            </w:tcBorders>
            <w:vAlign w:val="center"/>
          </w:tcPr>
          <w:p ns2:paraId="1FDF9DEE" ns2:textId="77777777" w:rsidR="009C2FF1" w:rsidRPr="00D24BD5" w:rsidRDefault="009C2FF1" w:rsidP="00D24BD5">
            <w:pPr>
              <w:spacing w:before="0" w:line="195" w:lineRule="auto"/>
              <w:ind w:firstLine="0"/>
              <w:rPr>
                <w:b/>
                <w:bCs/>
                <w:sz w:val="18"/>
                <w:szCs w:val="26"/>
              </w:rPr>
            </w:pPr>
            <w:r w:rsidRPr="00D24BD5">
              <w:rPr>
                <w:b/>
                <w:bCs/>
                <w:color w:val="1F1F1F"/>
                <w:sz w:val="18"/>
                <w:bdr w:val="none" w:sz="0" w:space="0" w:color="auto" w:frame="1"/>
              </w:rPr>
              <w:t>TF-SEC-05</w:t>
            </w:r>
          </w:p>
        </w:tc>
        <w:tc>
          <w:tcPr>
            <w:tcW w:w="2700" w:type="dxa"/>
            <w:tcBorders>
              <w:top w:val="nil"/>
            </w:tcBorders>
            <w:vAlign w:val="center"/>
          </w:tcPr>
          <w:p ns2:paraId="60BA7253" ns2:textId="17629881" w:rsidR="009C2FF1" w:rsidRPr="00D24BD5" w:rsidRDefault="009C2FF1" w:rsidP="00D24BD5">
            <w:pPr>
              <w:spacing w:before="0" w:line="195" w:lineRule="auto"/>
              <w:ind w:firstLine="0"/>
              <w:rPr>
                <w:b/>
                <w:bCs/>
                <w:sz w:val="18"/>
                <w:szCs w:val="20"/>
              </w:rPr>
            </w:pPr>
            <w:r w:rsidRPr="00D24BD5">
              <w:rPr>
                <w:b/>
                <w:bCs/>
                <w:color w:val="1F1F1F"/>
                <w:sz w:val="18"/>
                <w:szCs w:val="20"/>
                <w:bdr w:val="none" w:sz="0" w:space="0" w:color="auto" w:frame="1"/>
              </w:rPr>
              <w:t>Credential Validation:</w:t>
            </w:r>
            <w:r w:rsidRPr="00D24BD5">
              <w:rPr>
                <w:color w:val="1F1F1F"/>
                <w:sz w:val="18"/>
                <w:szCs w:val="20"/>
                <w:bdr w:val="none" w:sz="0" w:space="0" w:color="auto" w:frame="1"/>
              </w:rPr>
              <w:t xml:space="preserve"> A former employee tries to log in; 1.1 They type in their old username and password; 1.2 The database checks their employment status.</w:t>
            </w:r>
          </w:p>
        </w:tc>
        <w:tc>
          <w:tcPr>
            <w:tcW w:w="2300" w:type="dxa"/>
            <w:tcBorders>
              <w:top w:val="nil"/>
            </w:tcBorders>
            <w:vAlign w:val="center"/>
          </w:tcPr>
          <w:p ns2:paraId="6BC0C333" ns2:textId="48D8DD8F" w:rsidR="009C2FF1" w:rsidRPr="00D24BD5" w:rsidRDefault="009C2FF1" w:rsidP="00D24BD5">
            <w:pPr>
              <w:spacing w:before="0" w:line="195" w:lineRule="auto"/>
              <w:ind w:firstLine="0"/>
              <w:rPr>
                <w:b/>
                <w:bCs/>
                <w:sz w:val="18"/>
                <w:szCs w:val="20"/>
              </w:rPr>
            </w:pPr>
            <w:r w:rsidRPr="00D24BD5">
              <w:rPr>
                <w:b/>
                <w:bCs/>
                <w:color w:val="1F1F1F"/>
                <w:sz w:val="18"/>
                <w:szCs w:val="20"/>
                <w:bdr w:val="none" w:sz="0" w:space="0" w:color="auto" w:frame="1"/>
              </w:rPr>
              <w:t>Non-repudiation:</w:t>
            </w:r>
            <w:r w:rsidRPr="00D24BD5">
              <w:rPr>
                <w:color w:val="1F1F1F"/>
                <w:sz w:val="18"/>
                <w:szCs w:val="20"/>
                <w:bdr w:val="none" w:sz="0" w:space="0" w:color="auto" w:frame="1"/>
              </w:rPr>
              <w:t xml:space="preserve"> The system blocks access because the user profile is no longer flagged as "Active."</w:t>
            </w:r>
          </w:p>
        </w:tc>
        <w:tc>
          <w:tcPr>
            <w:tcW w:w="2340" w:type="dxa"/>
            <w:tcBorders>
              <w:top w:val="nil"/>
            </w:tcBorders>
          </w:tcPr>
          <w:p ns2:paraId="0BF04D5A" ns2:textId="5BE677E0" w:rsidR="009C2FF1" w:rsidRPr="00D24BD5" w:rsidRDefault="00CF65BA" w:rsidP="00D24BD5">
            <w:pPr>
              <w:spacing w:before="0" w:line="195" w:lineRule="auto"/>
              <w:ind w:firstLine="0"/>
              <w:rPr>
                <w:bCs/>
                <w:color w:val="1F1F1F"/>
                <w:sz w:val="18"/>
                <w:szCs w:val="20"/>
                <w:bdr w:val="none" w:sz="0" w:space="0" w:color="auto" w:frame="1"/>
              </w:rPr>
            </w:pPr>
            <w:r w:rsidRPr="00D24BD5">
              <w:rPr>
                <w:bCs/>
                <w:color w:val="1F1F1F"/>
                <w:sz w:val="18"/>
                <w:szCs w:val="20"/>
                <w:bdr w:val="none" w:sz="0" w:space="0" w:color="auto" w:frame="1"/>
              </w:rPr>
              <w:t>The inactive former employee account was rejected and could not access the system.</w:t>
            </w:r>
          </w:p>
        </w:tc>
      </w:tr>
    </w:tbl>
    <w:p ns2:paraId="06F9A877" ns2:textId="7C12B7F1" w:rsidR="00997F5C" w:rsidRDefault="00774BC8" w:rsidP="00182A14">
      <w:r>
        <w:t>Reliability testing verifies uptime, fault recovery, and data synchronization under load. Local caching and automatic resynchronization keep the system stable during peak transit hours (6:00 AM–10:00 AM).</w:t>
      </w:r>
    </w:p>
    <w:p ns2:paraId="0B86E511" ns2:textId="695B15C7" w:rsidR="00BD5D93" w:rsidRPr="0049033D" w:rsidRDefault="0049033D" w:rsidP="007B2E24">
      <w:pPr>
        <w:pStyle w:val="Caption"/>
        <w:spacing w:before="120" w:after="60" w:line="240" w:lineRule="auto"/>
        <w:ind w:firstLine="0"/>
        <w:jc w:val="center"/>
      </w:pPr>
      <w:bookmarkStart w:id="147" w:name="_Toc242911201"/>
      <w:r w:rsidRPr="0049033D">
        <w:t>Table 3-</w:t>
      </w:r>
      <w:fldSimple w:instr=" SEQ Table \* ARABIC \s 1 \* MERGEFORMAT ">
        <w:r w:rsidR="00662026">
          <w:rPr>
            <w:noProof/>
          </w:rPr>
          <w:t>10</w:t>
        </w:r>
      </w:fldSimple>
      <w:r w:rsidR="00662026">
        <w:t xml:space="preserve"> Reliability</w:t>
      </w:r>
      <w:bookmarkEnd w:id="147"/>
    </w:p>
    <w:tbl>
      <w:tblPr>
        <w:tblStyle w:val="TableGrid"/>
        <w:tblW w:w="0" w:type="auto"/>
        <w:tblBorders>
          <w:left w:val="none" w:sz="0" w:space="0" w:color="auto"/>
          <w:right w:val="none" w:sz="0" w:space="0" w:color="auto"/>
        </w:tblBorders>
        <w:tblLook w:val="04A0" w:firstRow="1" w:lastRow="0" w:firstColumn="1" w:lastColumn="0" w:noHBand="0" w:noVBand="1"/>
      </w:tblPr>
      <w:tblGrid>
        <w:gridCol w:w="1300"/>
        <w:gridCol w:w="2700"/>
        <w:gridCol w:w="2300"/>
        <w:gridCol w:w="2340"/>
      </w:tblGrid>
      <w:tr w:rsidR="009C2FF1" w:rsidRPr="00F73CA7" ns2:paraId="231EB58A" ns2:textId="7F612B2D" w:rsidTr="00F73CA7">
        <w:trPr>
          <w:tblHeader/>
        </w:trPr>
        <w:tc>
          <w:tcPr>
            <w:tcW w:w="1300" w:type="dxa"/>
            <w:tcBorders>
              <w:bottom w:val="single" w:sz="4" w:space="0" w:color="auto"/>
            </w:tcBorders>
            <w:vAlign w:val="center"/>
          </w:tcPr>
          <w:p ns2:paraId="1FA3A4DD" ns2:textId="77777777" w:rsidR="009C2FF1" w:rsidRPr="00F73CA7" w:rsidRDefault="009C2FF1" w:rsidP="00F73CA7">
            <w:pPr>
              <w:spacing w:before="0" w:line="210" w:lineRule="auto"/>
              <w:ind w:firstLine="0"/>
              <w:rPr>
                <w:b/>
                <w:bCs/>
                <w:sz w:val="19"/>
                <w:szCs w:val="26"/>
              </w:rPr>
            </w:pPr>
            <w:r w:rsidRPr="00F73CA7">
              <w:rPr>
                <w:rStyle w:val="Strong"/>
                <w:color w:val="1F1F1F"/>
                <w:sz w:val="19"/>
                <w:bdr w:val="none" w:sz="0" w:space="0" w:color="auto" w:frame="1"/>
              </w:rPr>
              <w:t>Test Case</w:t>
            </w:r>
          </w:p>
        </w:tc>
        <w:tc>
          <w:tcPr>
            <w:tcW w:w="2700" w:type="dxa"/>
            <w:tcBorders>
              <w:bottom w:val="single" w:sz="4" w:space="0" w:color="auto"/>
            </w:tcBorders>
            <w:vAlign w:val="center"/>
          </w:tcPr>
          <w:p ns2:paraId="63F87D5D" ns2:textId="77777777" w:rsidR="009C2FF1" w:rsidRPr="00F73CA7" w:rsidRDefault="009C2FF1" w:rsidP="00F73CA7">
            <w:pPr>
              <w:spacing w:before="0" w:line="210" w:lineRule="auto"/>
              <w:ind w:firstLine="0"/>
              <w:rPr>
                <w:b/>
                <w:bCs/>
                <w:sz w:val="19"/>
                <w:szCs w:val="26"/>
              </w:rPr>
            </w:pPr>
            <w:r w:rsidRPr="00F73CA7">
              <w:rPr>
                <w:rStyle w:val="Strong"/>
                <w:color w:val="1F1F1F"/>
                <w:sz w:val="19"/>
                <w:bdr w:val="none" w:sz="0" w:space="0" w:color="auto" w:frame="1"/>
              </w:rPr>
              <w:t>Scenario</w:t>
            </w:r>
          </w:p>
        </w:tc>
        <w:tc>
          <w:tcPr>
            <w:tcW w:w="2300" w:type="dxa"/>
            <w:tcBorders>
              <w:bottom w:val="single" w:sz="4" w:space="0" w:color="auto"/>
            </w:tcBorders>
            <w:vAlign w:val="center"/>
          </w:tcPr>
          <w:p ns2:paraId="4EEE32C6" ns2:textId="77777777" w:rsidR="009C2FF1" w:rsidRPr="00F73CA7" w:rsidRDefault="009C2FF1" w:rsidP="00F73CA7">
            <w:pPr>
              <w:spacing w:before="0" w:line="210" w:lineRule="auto"/>
              <w:ind w:firstLine="0"/>
              <w:rPr>
                <w:b/>
                <w:bCs/>
                <w:sz w:val="19"/>
                <w:szCs w:val="26"/>
              </w:rPr>
            </w:pPr>
            <w:r w:rsidRPr="00F73CA7">
              <w:rPr>
                <w:rStyle w:val="Strong"/>
                <w:color w:val="1F1F1F"/>
                <w:sz w:val="19"/>
                <w:bdr w:val="none" w:sz="0" w:space="0" w:color="auto" w:frame="1"/>
              </w:rPr>
              <w:t>Expected Result</w:t>
            </w:r>
          </w:p>
        </w:tc>
        <w:tc>
          <w:tcPr>
            <w:tcW w:w="2340" w:type="dxa"/>
            <w:tcBorders>
              <w:bottom w:val="single" w:sz="4" w:space="0" w:color="auto"/>
            </w:tcBorders>
          </w:tcPr>
          <w:p ns2:paraId="4DC246FF" ns2:textId="23772462" w:rsidR="009C2FF1" w:rsidRPr="00F73CA7" w:rsidRDefault="009C2FF1" w:rsidP="00F73CA7">
            <w:pPr>
              <w:spacing w:before="0" w:line="210" w:lineRule="auto"/>
              <w:ind w:firstLine="0"/>
              <w:rPr>
                <w:rStyle w:val="Strong"/>
                <w:color w:val="1F1F1F"/>
                <w:sz w:val="19"/>
                <w:bdr w:val="none" w:sz="0" w:space="0" w:color="auto" w:frame="1"/>
              </w:rPr>
            </w:pPr>
            <w:r w:rsidRPr="00F73CA7">
              <w:rPr>
                <w:rStyle w:val="Strong"/>
                <w:color w:val="1F1F1F"/>
                <w:sz w:val="19"/>
                <w:bdr w:val="none" w:sz="0" w:space="0" w:color="auto" w:frame="1"/>
              </w:rPr>
              <w:t>Actual Result</w:t>
            </w:r>
          </w:p>
        </w:tc>
      </w:tr>
      <w:tr w:rsidR="009C2FF1" w:rsidRPr="00F73CA7" ns2:paraId="76A098AE" ns2:textId="6718BE1A" w:rsidTr="00F73CA7">
        <w:tc>
          <w:tcPr>
            <w:tcW w:w="1300" w:type="dxa"/>
            <w:tcBorders>
              <w:bottom w:val="nil"/>
            </w:tcBorders>
            <w:vAlign w:val="center"/>
          </w:tcPr>
          <w:p ns2:paraId="6C274047" ns2:textId="77777777" w:rsidR="009C2FF1" w:rsidRPr="00F73CA7" w:rsidRDefault="009C2FF1" w:rsidP="00F73CA7">
            <w:pPr>
              <w:spacing w:before="0" w:line="210" w:lineRule="auto"/>
              <w:ind w:firstLine="0"/>
              <w:rPr>
                <w:b/>
                <w:bCs/>
                <w:sz w:val="19"/>
                <w:szCs w:val="20"/>
              </w:rPr>
            </w:pPr>
            <w:r w:rsidRPr="00F73CA7">
              <w:rPr>
                <w:b/>
                <w:bCs/>
                <w:color w:val="1F1F1F"/>
                <w:sz w:val="19"/>
                <w:szCs w:val="20"/>
                <w:bdr w:val="none" w:sz="0" w:space="0" w:color="auto" w:frame="1"/>
              </w:rPr>
              <w:t>TF-REL-01</w:t>
            </w:r>
          </w:p>
        </w:tc>
        <w:tc>
          <w:tcPr>
            <w:tcW w:w="2700" w:type="dxa"/>
            <w:tcBorders>
              <w:bottom w:val="nil"/>
            </w:tcBorders>
            <w:vAlign w:val="center"/>
          </w:tcPr>
          <w:p ns2:paraId="38D9D922" ns2:textId="015C44D4" w:rsidR="009C2FF1" w:rsidRPr="00F73CA7" w:rsidRDefault="009C2FF1" w:rsidP="00F73CA7">
            <w:pPr>
              <w:spacing w:before="0" w:line="210" w:lineRule="auto"/>
              <w:ind w:firstLine="0"/>
              <w:rPr>
                <w:b/>
                <w:bCs/>
                <w:sz w:val="19"/>
                <w:szCs w:val="20"/>
              </w:rPr>
            </w:pPr>
            <w:r w:rsidRPr="00F73CA7">
              <w:rPr>
                <w:b/>
                <w:bCs/>
                <w:color w:val="1F1F1F"/>
                <w:sz w:val="19"/>
                <w:szCs w:val="20"/>
                <w:bdr w:val="none" w:sz="0" w:space="0" w:color="auto" w:frame="1"/>
              </w:rPr>
              <w:t>Fault Tolerance:</w:t>
            </w:r>
            <w:r w:rsidRPr="00F73CA7">
              <w:rPr>
                <w:color w:val="1F1F1F"/>
                <w:sz w:val="19"/>
                <w:szCs w:val="20"/>
                <w:bdr w:val="none" w:sz="0" w:space="0" w:color="auto" w:frame="1"/>
              </w:rPr>
              <w:t xml:space="preserve"> A user loses their internet connection halfway through filling out a form; 1.1 The WiFi drops; 1.2 The user finishes typing and hits save.</w:t>
            </w:r>
          </w:p>
        </w:tc>
        <w:tc>
          <w:tcPr>
            <w:tcW w:w="2300" w:type="dxa"/>
            <w:tcBorders>
              <w:bottom w:val="nil"/>
            </w:tcBorders>
            <w:vAlign w:val="center"/>
          </w:tcPr>
          <w:p ns2:paraId="186BB237" ns2:textId="6A822EA1" w:rsidR="009C2FF1" w:rsidRPr="00F73CA7" w:rsidRDefault="009C2FF1" w:rsidP="00F73CA7">
            <w:pPr>
              <w:spacing w:before="0" w:line="210" w:lineRule="auto"/>
              <w:ind w:firstLine="0"/>
              <w:rPr>
                <w:b/>
                <w:bCs/>
                <w:sz w:val="19"/>
                <w:szCs w:val="20"/>
              </w:rPr>
            </w:pPr>
            <w:r w:rsidRPr="00F73CA7">
              <w:rPr>
                <w:color w:val="1F1F1F"/>
                <w:sz w:val="19"/>
                <w:szCs w:val="20"/>
                <w:bdr w:val="none" w:sz="0" w:space="0" w:color="auto" w:frame="1"/>
              </w:rPr>
              <w:t>The app caches the payload locally and automatically sends it to the database when the network reconnects.</w:t>
            </w:r>
          </w:p>
        </w:tc>
        <w:tc>
          <w:tcPr>
            <w:tcW w:w="2340" w:type="dxa"/>
            <w:tcBorders>
              <w:bottom w:val="nil"/>
            </w:tcBorders>
          </w:tcPr>
          <w:p ns2:paraId="3B41D026" ns2:textId="3391B9EC" w:rsidR="009C2FF1" w:rsidRPr="00F73CA7" w:rsidRDefault="00CF65BA" w:rsidP="00F73CA7">
            <w:pPr>
              <w:spacing w:before="0" w:line="210" w:lineRule="auto"/>
              <w:ind w:firstLine="0"/>
              <w:rPr>
                <w:color w:val="1F1F1F"/>
                <w:sz w:val="19"/>
                <w:szCs w:val="20"/>
                <w:bdr w:val="none" w:sz="0" w:space="0" w:color="auto" w:frame="1"/>
              </w:rPr>
            </w:pPr>
            <w:r w:rsidRPr="00F73CA7">
              <w:rPr>
                <w:color w:val="1F1F1F"/>
                <w:sz w:val="19"/>
                <w:szCs w:val="20"/>
                <w:bdr w:val="none" w:sz="0" w:space="0" w:color="auto" w:frame="1"/>
              </w:rPr>
              <w:t>The unfinished payload was retained during the connection loss and was sent automatically when network access returned.</w:t>
            </w:r>
          </w:p>
        </w:tc>
      </w:tr>
      <w:tr w:rsidR="009C2FF1" w:rsidRPr="00F73CA7" ns2:paraId="32269575" ns2:textId="45FB8B6D" w:rsidTr="00F73CA7">
        <w:tc>
          <w:tcPr>
            <w:tcW w:w="1300" w:type="dxa"/>
            <w:tcBorders>
              <w:top w:val="nil"/>
              <w:bottom w:val="nil"/>
            </w:tcBorders>
            <w:vAlign w:val="center"/>
          </w:tcPr>
          <w:p ns2:paraId="0A0E4DF7" ns2:textId="77777777" w:rsidR="009C2FF1" w:rsidRPr="00F73CA7" w:rsidRDefault="009C2FF1" w:rsidP="00F73CA7">
            <w:pPr>
              <w:spacing w:before="0" w:line="210" w:lineRule="auto"/>
              <w:ind w:firstLine="0"/>
              <w:rPr>
                <w:b/>
                <w:bCs/>
                <w:sz w:val="19"/>
                <w:szCs w:val="20"/>
              </w:rPr>
            </w:pPr>
            <w:r w:rsidRPr="00F73CA7">
              <w:rPr>
                <w:b/>
                <w:bCs/>
                <w:color w:val="1F1F1F"/>
                <w:sz w:val="19"/>
                <w:szCs w:val="20"/>
                <w:bdr w:val="none" w:sz="0" w:space="0" w:color="auto" w:frame="1"/>
              </w:rPr>
              <w:t>TF-REL-02</w:t>
            </w:r>
          </w:p>
        </w:tc>
        <w:tc>
          <w:tcPr>
            <w:tcW w:w="2700" w:type="dxa"/>
            <w:tcBorders>
              <w:top w:val="nil"/>
              <w:bottom w:val="nil"/>
            </w:tcBorders>
            <w:vAlign w:val="center"/>
          </w:tcPr>
          <w:p ns2:paraId="61D1AEDB" ns2:textId="631B029C" w:rsidR="009C2FF1" w:rsidRPr="00F73CA7" w:rsidRDefault="009C2FF1" w:rsidP="00F73CA7">
            <w:pPr>
              <w:spacing w:before="0" w:line="210" w:lineRule="auto"/>
              <w:ind w:firstLine="0"/>
              <w:rPr>
                <w:b/>
                <w:bCs/>
                <w:sz w:val="19"/>
                <w:szCs w:val="20"/>
              </w:rPr>
            </w:pPr>
            <w:r w:rsidRPr="00F73CA7">
              <w:rPr>
                <w:b/>
                <w:bCs/>
                <w:color w:val="1F1F1F"/>
                <w:sz w:val="19"/>
                <w:szCs w:val="20"/>
                <w:bdr w:val="none" w:sz="0" w:space="0" w:color="auto" w:frame="1"/>
              </w:rPr>
              <w:t>Peak Availability:</w:t>
            </w:r>
            <w:r w:rsidRPr="00F73CA7">
              <w:rPr>
                <w:color w:val="1F1F1F"/>
                <w:sz w:val="19"/>
                <w:szCs w:val="20"/>
                <w:bdr w:val="none" w:sz="0" w:space="0" w:color="auto" w:frame="1"/>
              </w:rPr>
              <w:t xml:space="preserve"> Dozens of users interact with the system simultaneously; 1.1 Heavy traffic hits the server; 1.2 The API continues processing routes.</w:t>
            </w:r>
          </w:p>
        </w:tc>
        <w:tc>
          <w:tcPr>
            <w:tcW w:w="2300" w:type="dxa"/>
            <w:tcBorders>
              <w:top w:val="nil"/>
              <w:bottom w:val="nil"/>
            </w:tcBorders>
            <w:vAlign w:val="center"/>
          </w:tcPr>
          <w:p ns2:paraId="442DF541" ns2:textId="3723AE4D" w:rsidR="009C2FF1" w:rsidRPr="00F73CA7" w:rsidRDefault="009C2FF1" w:rsidP="00F73CA7">
            <w:pPr>
              <w:spacing w:before="0" w:line="210" w:lineRule="auto"/>
              <w:ind w:firstLine="0"/>
              <w:rPr>
                <w:b/>
                <w:bCs/>
                <w:sz w:val="19"/>
                <w:szCs w:val="20"/>
              </w:rPr>
            </w:pPr>
            <w:r w:rsidRPr="00F73CA7">
              <w:rPr>
                <w:color w:val="1F1F1F"/>
                <w:sz w:val="19"/>
                <w:szCs w:val="20"/>
                <w:bdr w:val="none" w:sz="0" w:space="0" w:color="auto" w:frame="1"/>
              </w:rPr>
              <w:t>The hosting environment maintains 99.9% uptime without throwing timeout errors or crashing.</w:t>
            </w:r>
          </w:p>
        </w:tc>
        <w:tc>
          <w:tcPr>
            <w:tcW w:w="2340" w:type="dxa"/>
            <w:tcBorders>
              <w:top w:val="nil"/>
              <w:bottom w:val="nil"/>
            </w:tcBorders>
          </w:tcPr>
          <w:p ns2:paraId="5E20BAE0" ns2:textId="78965BA3" w:rsidR="009C2FF1" w:rsidRPr="00F73CA7" w:rsidRDefault="00CF65BA" w:rsidP="00F73CA7">
            <w:pPr>
              <w:spacing w:before="0" w:line="210" w:lineRule="auto"/>
              <w:ind w:firstLine="0"/>
              <w:rPr>
                <w:color w:val="1F1F1F"/>
                <w:sz w:val="19"/>
                <w:szCs w:val="20"/>
                <w:bdr w:val="none" w:sz="0" w:space="0" w:color="auto" w:frame="1"/>
              </w:rPr>
            </w:pPr>
            <w:r w:rsidRPr="00F73CA7">
              <w:rPr>
                <w:color w:val="1F1F1F"/>
                <w:sz w:val="19"/>
                <w:szCs w:val="20"/>
                <w:bdr w:val="none" w:sz="0" w:space="0" w:color="auto" w:frame="1"/>
              </w:rPr>
              <w:t>The system remained available under simultaneous user activity and processed requests without timeouts or crashes.</w:t>
            </w:r>
          </w:p>
        </w:tc>
      </w:tr>
      <w:tr w:rsidR="009C2FF1" w:rsidRPr="00F73CA7" ns2:paraId="388BCAA4" ns2:textId="5EE42572" w:rsidTr="00F73CA7">
        <w:tc>
          <w:tcPr>
            <w:tcW w:w="1300" w:type="dxa"/>
            <w:tcBorders>
              <w:top w:val="nil"/>
              <w:bottom w:val="nil"/>
            </w:tcBorders>
            <w:vAlign w:val="center"/>
          </w:tcPr>
          <w:p ns2:paraId="0D4070FD" ns2:textId="77777777" w:rsidR="009C2FF1" w:rsidRPr="00F73CA7" w:rsidRDefault="009C2FF1" w:rsidP="00F73CA7">
            <w:pPr>
              <w:spacing w:before="0" w:line="210" w:lineRule="auto"/>
              <w:ind w:firstLine="0"/>
              <w:rPr>
                <w:b/>
                <w:bCs/>
                <w:sz w:val="19"/>
                <w:szCs w:val="20"/>
              </w:rPr>
            </w:pPr>
            <w:r w:rsidRPr="00F73CA7">
              <w:rPr>
                <w:b/>
                <w:bCs/>
                <w:color w:val="1F1F1F"/>
                <w:sz w:val="19"/>
                <w:szCs w:val="20"/>
                <w:bdr w:val="none" w:sz="0" w:space="0" w:color="auto" w:frame="1"/>
              </w:rPr>
              <w:lastRenderedPageBreak/>
              <w:t>TF-REL-03</w:t>
            </w:r>
          </w:p>
        </w:tc>
        <w:tc>
          <w:tcPr>
            <w:tcW w:w="2700" w:type="dxa"/>
            <w:tcBorders>
              <w:top w:val="nil"/>
              <w:bottom w:val="nil"/>
            </w:tcBorders>
            <w:vAlign w:val="center"/>
          </w:tcPr>
          <w:p ns2:paraId="7C3B5852" ns2:textId="63710612" w:rsidR="009C2FF1" w:rsidRPr="00F73CA7" w:rsidRDefault="009C2FF1" w:rsidP="00F73CA7">
            <w:pPr>
              <w:spacing w:before="0" w:line="210" w:lineRule="auto"/>
              <w:ind w:firstLine="0"/>
              <w:rPr>
                <w:b/>
                <w:bCs/>
                <w:sz w:val="19"/>
                <w:szCs w:val="20"/>
              </w:rPr>
            </w:pPr>
            <w:r w:rsidRPr="00F73CA7">
              <w:rPr>
                <w:b/>
                <w:bCs/>
                <w:color w:val="1F1F1F"/>
                <w:sz w:val="19"/>
                <w:szCs w:val="20"/>
                <w:bdr w:val="none" w:sz="0" w:space="0" w:color="auto" w:frame="1"/>
              </w:rPr>
              <w:t>Data Recoverability:</w:t>
            </w:r>
            <w:r w:rsidRPr="00F73CA7">
              <w:rPr>
                <w:color w:val="1F1F1F"/>
                <w:sz w:val="19"/>
                <w:szCs w:val="20"/>
                <w:bdr w:val="none" w:sz="0" w:space="0" w:color="auto" w:frame="1"/>
              </w:rPr>
              <w:t xml:space="preserve"> The app is accidentally swiped closed during an active session; 1.1 The process is killed; 1.2 The user re-opens the application.</w:t>
            </w:r>
          </w:p>
        </w:tc>
        <w:tc>
          <w:tcPr>
            <w:tcW w:w="2300" w:type="dxa"/>
            <w:tcBorders>
              <w:top w:val="nil"/>
              <w:bottom w:val="nil"/>
            </w:tcBorders>
            <w:vAlign w:val="center"/>
          </w:tcPr>
          <w:p ns2:paraId="0BB84DC2" ns2:textId="02DF6968" w:rsidR="009C2FF1" w:rsidRPr="00F73CA7" w:rsidRDefault="009C2FF1" w:rsidP="00F73CA7">
            <w:pPr>
              <w:spacing w:before="0" w:line="210" w:lineRule="auto"/>
              <w:ind w:firstLine="0"/>
              <w:rPr>
                <w:b/>
                <w:bCs/>
                <w:sz w:val="19"/>
                <w:szCs w:val="20"/>
              </w:rPr>
            </w:pPr>
            <w:r w:rsidRPr="00F73CA7">
              <w:rPr>
                <w:color w:val="1F1F1F"/>
                <w:sz w:val="19"/>
                <w:szCs w:val="20"/>
                <w:bdr w:val="none" w:sz="0" w:space="0" w:color="auto" w:frame="1"/>
              </w:rPr>
              <w:t>The session manager restores the last stable state so the user does not have to log in from scratch.</w:t>
            </w:r>
          </w:p>
        </w:tc>
        <w:tc>
          <w:tcPr>
            <w:tcW w:w="2340" w:type="dxa"/>
            <w:tcBorders>
              <w:top w:val="nil"/>
              <w:bottom w:val="nil"/>
            </w:tcBorders>
          </w:tcPr>
          <w:p ns2:paraId="717D6F63" ns2:textId="3B46724D" w:rsidR="009C2FF1" w:rsidRPr="00F73CA7" w:rsidRDefault="00CF65BA" w:rsidP="00F73CA7">
            <w:pPr>
              <w:spacing w:before="0" w:line="210" w:lineRule="auto"/>
              <w:ind w:firstLine="0"/>
              <w:rPr>
                <w:color w:val="1F1F1F"/>
                <w:sz w:val="19"/>
                <w:szCs w:val="20"/>
                <w:bdr w:val="none" w:sz="0" w:space="0" w:color="auto" w:frame="1"/>
              </w:rPr>
            </w:pPr>
            <w:r w:rsidRPr="00F73CA7">
              <w:rPr>
                <w:color w:val="1F1F1F"/>
                <w:sz w:val="19"/>
                <w:szCs w:val="20"/>
                <w:bdr w:val="none" w:sz="0" w:space="0" w:color="auto" w:frame="1"/>
              </w:rPr>
              <w:t>When the application was reopened, the last stable session state was restored without requiring the user to start over.</w:t>
            </w:r>
          </w:p>
        </w:tc>
      </w:tr>
      <w:tr w:rsidR="009C2FF1" w:rsidRPr="00F73CA7" ns2:paraId="46C29D77" ns2:textId="7C9D2DE6" w:rsidTr="00F73CA7">
        <w:tc>
          <w:tcPr>
            <w:tcW w:w="1300" w:type="dxa"/>
            <w:tcBorders>
              <w:top w:val="nil"/>
              <w:bottom w:val="nil"/>
            </w:tcBorders>
            <w:vAlign w:val="center"/>
          </w:tcPr>
          <w:p ns2:paraId="65E9D423" ns2:textId="77777777" w:rsidR="009C2FF1" w:rsidRPr="00F73CA7" w:rsidRDefault="009C2FF1" w:rsidP="00F73CA7">
            <w:pPr>
              <w:spacing w:before="0" w:line="210" w:lineRule="auto"/>
              <w:ind w:firstLine="0"/>
              <w:rPr>
                <w:b/>
                <w:bCs/>
                <w:sz w:val="19"/>
                <w:szCs w:val="20"/>
              </w:rPr>
            </w:pPr>
            <w:r w:rsidRPr="00F73CA7">
              <w:rPr>
                <w:b/>
                <w:bCs/>
                <w:color w:val="1F1F1F"/>
                <w:sz w:val="19"/>
                <w:szCs w:val="20"/>
                <w:bdr w:val="none" w:sz="0" w:space="0" w:color="auto" w:frame="1"/>
              </w:rPr>
              <w:t>TF-REL-04</w:t>
            </w:r>
          </w:p>
        </w:tc>
        <w:tc>
          <w:tcPr>
            <w:tcW w:w="2700" w:type="dxa"/>
            <w:tcBorders>
              <w:top w:val="nil"/>
              <w:bottom w:val="nil"/>
            </w:tcBorders>
            <w:vAlign w:val="center"/>
          </w:tcPr>
          <w:p ns2:paraId="567C2565" ns2:textId="760E1C80" w:rsidR="009C2FF1" w:rsidRPr="00F73CA7" w:rsidRDefault="009C2FF1" w:rsidP="00F73CA7">
            <w:pPr>
              <w:spacing w:before="0" w:line="210" w:lineRule="auto"/>
              <w:ind w:firstLine="0"/>
              <w:rPr>
                <w:b/>
                <w:bCs/>
                <w:sz w:val="19"/>
                <w:szCs w:val="20"/>
              </w:rPr>
            </w:pPr>
            <w:r w:rsidRPr="00F73CA7">
              <w:rPr>
                <w:b/>
                <w:bCs/>
                <w:color w:val="1F1F1F"/>
                <w:sz w:val="19"/>
                <w:szCs w:val="20"/>
                <w:bdr w:val="none" w:sz="0" w:space="0" w:color="auto" w:frame="1"/>
              </w:rPr>
              <w:t>Database Redundancy:</w:t>
            </w:r>
            <w:r w:rsidRPr="00F73CA7">
              <w:rPr>
                <w:color w:val="1F1F1F"/>
                <w:sz w:val="19"/>
                <w:szCs w:val="20"/>
                <w:bdr w:val="none" w:sz="0" w:space="0" w:color="auto" w:frame="1"/>
              </w:rPr>
              <w:t xml:space="preserve"> A temporary database connection drop occurs on the backend; 1.1 The Flask API fails to reach PostgreSQL; 1.2 The server catches the error.</w:t>
            </w:r>
          </w:p>
        </w:tc>
        <w:tc>
          <w:tcPr>
            <w:tcW w:w="2300" w:type="dxa"/>
            <w:tcBorders>
              <w:top w:val="nil"/>
              <w:bottom w:val="nil"/>
            </w:tcBorders>
            <w:vAlign w:val="center"/>
          </w:tcPr>
          <w:p ns2:paraId="73B375FF" ns2:textId="290B4828" w:rsidR="009C2FF1" w:rsidRPr="00F73CA7" w:rsidRDefault="009C2FF1" w:rsidP="00F73CA7">
            <w:pPr>
              <w:spacing w:before="0" w:line="210" w:lineRule="auto"/>
              <w:ind w:firstLine="0"/>
              <w:rPr>
                <w:b/>
                <w:bCs/>
                <w:sz w:val="19"/>
                <w:szCs w:val="20"/>
              </w:rPr>
            </w:pPr>
            <w:r w:rsidRPr="00F73CA7">
              <w:rPr>
                <w:color w:val="1F1F1F"/>
                <w:sz w:val="19"/>
                <w:szCs w:val="20"/>
                <w:bdr w:val="none" w:sz="0" w:space="0" w:color="auto" w:frame="1"/>
              </w:rPr>
              <w:t>The system implements an automatic retry mechanism, recovering the connection without permanently locking out the user.</w:t>
            </w:r>
          </w:p>
        </w:tc>
        <w:tc>
          <w:tcPr>
            <w:tcW w:w="2340" w:type="dxa"/>
            <w:tcBorders>
              <w:top w:val="nil"/>
              <w:bottom w:val="nil"/>
            </w:tcBorders>
          </w:tcPr>
          <w:p ns2:paraId="34F6DB2C" ns2:textId="189BD801" w:rsidR="009C2FF1" w:rsidRPr="00F73CA7" w:rsidRDefault="00CF65BA" w:rsidP="00F73CA7">
            <w:pPr>
              <w:spacing w:before="0" w:line="210" w:lineRule="auto"/>
              <w:ind w:firstLine="0"/>
              <w:rPr>
                <w:color w:val="1F1F1F"/>
                <w:sz w:val="19"/>
                <w:szCs w:val="20"/>
                <w:bdr w:val="none" w:sz="0" w:space="0" w:color="auto" w:frame="1"/>
              </w:rPr>
            </w:pPr>
            <w:r w:rsidRPr="00F73CA7">
              <w:rPr>
                <w:color w:val="1F1F1F"/>
                <w:sz w:val="19"/>
                <w:szCs w:val="20"/>
                <w:bdr w:val="none" w:sz="0" w:space="0" w:color="auto" w:frame="1"/>
              </w:rPr>
              <w:t>The API detected the temporary database failure, retried the connection, and recovered without permanently locking out the user.</w:t>
            </w:r>
          </w:p>
        </w:tc>
      </w:tr>
      <w:tr w:rsidR="009C2FF1" w:rsidRPr="00F73CA7" ns2:paraId="31C8148B" ns2:textId="00F93F82" w:rsidTr="00F73CA7">
        <w:tc>
          <w:tcPr>
            <w:tcW w:w="1300" w:type="dxa"/>
            <w:tcBorders>
              <w:top w:val="nil"/>
              <w:bottom w:val="nil"/>
            </w:tcBorders>
            <w:vAlign w:val="center"/>
          </w:tcPr>
          <w:p ns2:paraId="331FB260" ns2:textId="77777777" w:rsidR="009C2FF1" w:rsidRPr="00F73CA7" w:rsidRDefault="009C2FF1" w:rsidP="00F73CA7">
            <w:pPr>
              <w:spacing w:before="0" w:line="210" w:lineRule="auto"/>
              <w:ind w:firstLine="0"/>
              <w:rPr>
                <w:b/>
                <w:bCs/>
                <w:sz w:val="19"/>
                <w:szCs w:val="20"/>
              </w:rPr>
            </w:pPr>
            <w:r w:rsidRPr="00F73CA7">
              <w:rPr>
                <w:b/>
                <w:bCs/>
                <w:color w:val="1F1F1F"/>
                <w:sz w:val="19"/>
                <w:szCs w:val="20"/>
                <w:bdr w:val="none" w:sz="0" w:space="0" w:color="auto" w:frame="1"/>
              </w:rPr>
              <w:t>TF-REL-05</w:t>
            </w:r>
          </w:p>
        </w:tc>
        <w:tc>
          <w:tcPr>
            <w:tcW w:w="2700" w:type="dxa"/>
            <w:tcBorders>
              <w:top w:val="nil"/>
              <w:bottom w:val="nil"/>
            </w:tcBorders>
            <w:vAlign w:val="center"/>
          </w:tcPr>
          <w:p ns2:paraId="620AE60A" ns2:textId="4C485D40" w:rsidR="009C2FF1" w:rsidRPr="00F73CA7" w:rsidRDefault="009C2FF1" w:rsidP="00F73CA7">
            <w:pPr>
              <w:spacing w:before="0" w:line="210" w:lineRule="auto"/>
              <w:ind w:firstLine="0"/>
              <w:rPr>
                <w:b/>
                <w:bCs/>
                <w:sz w:val="19"/>
                <w:szCs w:val="20"/>
              </w:rPr>
            </w:pPr>
            <w:r w:rsidRPr="00F73CA7">
              <w:rPr>
                <w:b/>
                <w:bCs/>
                <w:color w:val="1F1F1F"/>
                <w:sz w:val="19"/>
                <w:szCs w:val="20"/>
                <w:bdr w:val="none" w:sz="0" w:space="0" w:color="auto" w:frame="1"/>
              </w:rPr>
              <w:t>Operational Maturity:</w:t>
            </w:r>
            <w:r w:rsidRPr="00F73CA7">
              <w:rPr>
                <w:color w:val="1F1F1F"/>
                <w:sz w:val="19"/>
                <w:szCs w:val="20"/>
                <w:bdr w:val="none" w:sz="0" w:space="0" w:color="auto" w:frame="1"/>
              </w:rPr>
              <w:t xml:space="preserve"> The server runs continuously over a 48-hour testing window; 1.1 The API is left online; 1.2 Memory usage is tracked.</w:t>
            </w:r>
          </w:p>
        </w:tc>
        <w:tc>
          <w:tcPr>
            <w:tcW w:w="2300" w:type="dxa"/>
            <w:tcBorders>
              <w:top w:val="nil"/>
              <w:bottom w:val="nil"/>
            </w:tcBorders>
            <w:vAlign w:val="center"/>
          </w:tcPr>
          <w:p ns2:paraId="5727ED51" ns2:textId="6EE901E9" w:rsidR="009C2FF1" w:rsidRPr="00F73CA7" w:rsidRDefault="009C2FF1" w:rsidP="00F73CA7">
            <w:pPr>
              <w:spacing w:before="0" w:line="210" w:lineRule="auto"/>
              <w:ind w:firstLine="0"/>
              <w:rPr>
                <w:b/>
                <w:bCs/>
                <w:sz w:val="19"/>
                <w:szCs w:val="20"/>
              </w:rPr>
            </w:pPr>
            <w:r w:rsidRPr="00F73CA7">
              <w:rPr>
                <w:color w:val="1F1F1F"/>
                <w:sz w:val="19"/>
                <w:szCs w:val="20"/>
                <w:bdr w:val="none" w:sz="0" w:space="0" w:color="auto" w:frame="1"/>
              </w:rPr>
              <w:t>No memory leaks occur, and API response times remain consistent across the entire test period.</w:t>
            </w:r>
          </w:p>
        </w:tc>
        <w:tc>
          <w:tcPr>
            <w:tcW w:w="2340" w:type="dxa"/>
            <w:tcBorders>
              <w:top w:val="nil"/>
              <w:bottom w:val="nil"/>
            </w:tcBorders>
          </w:tcPr>
          <w:p ns2:paraId="75061B84" ns2:textId="2DBA64A6" w:rsidR="009C2FF1" w:rsidRPr="00F73CA7" w:rsidRDefault="00CF65BA" w:rsidP="00F73CA7">
            <w:pPr>
              <w:spacing w:before="0" w:line="210" w:lineRule="auto"/>
              <w:ind w:firstLine="0"/>
              <w:rPr>
                <w:color w:val="1F1F1F"/>
                <w:sz w:val="19"/>
                <w:szCs w:val="20"/>
                <w:bdr w:val="none" w:sz="0" w:space="0" w:color="auto" w:frame="1"/>
              </w:rPr>
            </w:pPr>
            <w:r w:rsidRPr="00F73CA7">
              <w:rPr>
                <w:color w:val="1F1F1F"/>
                <w:sz w:val="19"/>
                <w:szCs w:val="20"/>
                <w:bdr w:val="none" w:sz="0" w:space="0" w:color="auto" w:frame="1"/>
              </w:rPr>
              <w:t>The server completed the 48-hour run without detected memory leaks, and API response performance remained consistent.</w:t>
            </w:r>
          </w:p>
        </w:tc>
      </w:tr>
      <w:tr w:rsidR="009C2FF1" w:rsidRPr="00F73CA7" ns2:paraId="170F5188" ns2:textId="1646CAA3" w:rsidTr="00F73CA7">
        <w:trPr>
          <w:trHeight w:val="70"/>
        </w:trPr>
        <w:tc>
          <w:tcPr>
            <w:tcW w:w="1300" w:type="dxa"/>
            <w:tcBorders>
              <w:top w:val="nil"/>
            </w:tcBorders>
            <w:vAlign w:val="center"/>
          </w:tcPr>
          <w:p ns2:paraId="70B7442B" ns2:textId="5685DC05" w:rsidR="009C2FF1" w:rsidRPr="00F73CA7" w:rsidRDefault="009C2FF1" w:rsidP="00F73CA7">
            <w:pPr>
              <w:spacing w:before="0" w:line="210" w:lineRule="auto"/>
              <w:ind w:firstLine="0"/>
              <w:rPr>
                <w:b/>
                <w:bCs/>
                <w:color w:val="1F1F1F"/>
                <w:sz w:val="19"/>
                <w:szCs w:val="20"/>
                <w:bdr w:val="none" w:sz="0" w:space="0" w:color="auto" w:frame="1"/>
              </w:rPr>
            </w:pPr>
            <w:r w:rsidRPr="00F73CA7">
              <w:rPr>
                <w:b/>
                <w:bCs/>
                <w:color w:val="1F1F1F"/>
                <w:sz w:val="19"/>
                <w:szCs w:val="20"/>
                <w:bdr w:val="none" w:sz="0" w:space="0" w:color="auto" w:frame="1"/>
              </w:rPr>
              <w:t>TF-REL-06</w:t>
            </w:r>
          </w:p>
        </w:tc>
        <w:tc>
          <w:tcPr>
            <w:tcW w:w="2700" w:type="dxa"/>
            <w:tcBorders>
              <w:top w:val="nil"/>
            </w:tcBorders>
            <w:vAlign w:val="center"/>
          </w:tcPr>
          <w:p ns2:paraId="41BF133E" ns2:textId="37784E57" w:rsidR="009C2FF1" w:rsidRPr="00F73CA7" w:rsidRDefault="009C2FF1" w:rsidP="00F73CA7">
            <w:pPr>
              <w:spacing w:before="0" w:line="210" w:lineRule="auto"/>
              <w:ind w:firstLine="0"/>
              <w:rPr>
                <w:b/>
                <w:bCs/>
                <w:color w:val="1F1F1F"/>
                <w:sz w:val="19"/>
                <w:szCs w:val="20"/>
                <w:bdr w:val="none" w:sz="0" w:space="0" w:color="auto" w:frame="1"/>
              </w:rPr>
            </w:pPr>
            <w:r w:rsidRPr="00F73CA7">
              <w:rPr>
                <w:b/>
                <w:bCs/>
                <w:color w:val="1F1F1F"/>
                <w:sz w:val="19"/>
                <w:szCs w:val="20"/>
                <w:bdr w:val="none" w:sz="0" w:space="0" w:color="auto" w:frame="1"/>
              </w:rPr>
              <w:t xml:space="preserve">Hardware Timeout: </w:t>
            </w:r>
            <w:r w:rsidRPr="00F73CA7">
              <w:rPr>
                <w:color w:val="1F1F1F"/>
                <w:sz w:val="19"/>
                <w:szCs w:val="20"/>
                <w:bdr w:val="none" w:sz="0" w:space="0" w:color="auto" w:frame="1"/>
              </w:rPr>
              <w:t>The physical biometric scanner loses connection to the network; 1.1 The Flask API expects a scheduled sync; 1.2 The connection times out.</w:t>
            </w:r>
          </w:p>
        </w:tc>
        <w:tc>
          <w:tcPr>
            <w:tcW w:w="2300" w:type="dxa"/>
            <w:tcBorders>
              <w:top w:val="nil"/>
            </w:tcBorders>
            <w:vAlign w:val="center"/>
          </w:tcPr>
          <w:p ns2:paraId="5A520178" ns2:textId="2B0B0EE4" w:rsidR="009C2FF1" w:rsidRPr="00F73CA7" w:rsidRDefault="009C2FF1" w:rsidP="00F73CA7">
            <w:pPr>
              <w:spacing w:before="0" w:line="210" w:lineRule="auto"/>
              <w:ind w:firstLine="0"/>
              <w:rPr>
                <w:color w:val="1F1F1F"/>
                <w:sz w:val="19"/>
                <w:szCs w:val="20"/>
                <w:bdr w:val="none" w:sz="0" w:space="0" w:color="auto" w:frame="1"/>
              </w:rPr>
            </w:pPr>
            <w:r w:rsidRPr="00F73CA7">
              <w:rPr>
                <w:color w:val="1F1F1F"/>
                <w:sz w:val="19"/>
                <w:szCs w:val="20"/>
                <w:bdr w:val="none" w:sz="0" w:space="0" w:color="auto" w:frame="1"/>
              </w:rPr>
              <w:t>The system logs the failure and alerts an Admin, allowing Staff to process attendance manually as a fallback.</w:t>
            </w:r>
          </w:p>
        </w:tc>
        <w:tc>
          <w:tcPr>
            <w:tcW w:w="2340" w:type="dxa"/>
            <w:tcBorders>
              <w:top w:val="nil"/>
            </w:tcBorders>
          </w:tcPr>
          <w:p ns2:paraId="34D8810B" ns2:textId="62B3F651" w:rsidR="009C2FF1" w:rsidRPr="00F73CA7" w:rsidRDefault="00CF65BA" w:rsidP="00F73CA7">
            <w:pPr>
              <w:spacing w:before="0" w:line="210" w:lineRule="auto"/>
              <w:ind w:firstLine="0"/>
              <w:rPr>
                <w:color w:val="1F1F1F"/>
                <w:sz w:val="19"/>
                <w:szCs w:val="20"/>
                <w:bdr w:val="none" w:sz="0" w:space="0" w:color="auto" w:frame="1"/>
              </w:rPr>
            </w:pPr>
            <w:r w:rsidRPr="00F73CA7">
              <w:rPr>
                <w:color w:val="1F1F1F"/>
                <w:sz w:val="19"/>
                <w:szCs w:val="20"/>
                <w:bdr w:val="none" w:sz="0" w:space="0" w:color="auto" w:frame="1"/>
              </w:rPr>
              <w:t>The scanner timeout was logged, an Admin alert was generated, and manual attendance processing remained available.</w:t>
            </w:r>
          </w:p>
        </w:tc>
      </w:tr>
    </w:tbl>
    <w:p ns2:paraId="6CB7638C" ns2:textId="1216A639" w:rsidR="00265CC1" w:rsidRPr="00182A14" w:rsidRDefault="00774BC8" w:rsidP="00182A14">
      <w:bookmarkStart w:id="148" w:name="_Toc227624390"/>
      <w:bookmarkStart w:id="149" w:name="_Toc229068837"/>
      <w:r>
        <w:t>Maintainability testing verifies that the modular architecture can be updated without disrupting the Flutter frontend. Separating the Python backend and predictive models reduces technical debt, supports reusable components, and enables future upgrades with minimal downtime.</w:t>
      </w:r>
    </w:p>
    <w:p ns2:paraId="79D88217" ns2:textId="7DFDF354" w:rsidR="00BD5D93" w:rsidRPr="00D333AA" w:rsidRDefault="00BD5D93" w:rsidP="007B2E24">
      <w:pPr>
        <w:pStyle w:val="Caption"/>
        <w:keepNext/>
        <w:spacing w:before="120" w:after="60" w:line="240" w:lineRule="auto"/>
        <w:ind w:firstLine="0"/>
        <w:jc w:val="center"/>
      </w:pPr>
      <w:bookmarkStart w:id="150" w:name="_Toc242911202"/>
      <w:r w:rsidRPr="00D333AA">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11</w:t>
      </w:r>
      <w:r w:rsidRPr="00D333AA">
        <w:fldChar w:fldCharType="end"/>
      </w:r>
      <w:r w:rsidRPr="00D333AA">
        <w:t xml:space="preserve"> Maintainability</w:t>
      </w:r>
      <w:bookmarkEnd w:id="148"/>
      <w:bookmarkEnd w:id="149"/>
      <w:bookmarkEnd w:id="150"/>
    </w:p>
    <w:tbl>
      <w:tblPr>
        <w:tblStyle w:val="TableGrid"/>
        <w:tblW w:w="0" w:type="auto"/>
        <w:tblBorders>
          <w:left w:val="none" w:sz="0" w:space="0" w:color="auto"/>
          <w:right w:val="none" w:sz="0" w:space="0" w:color="auto"/>
        </w:tblBorders>
        <w:tblLook w:val="04A0" w:firstRow="1" w:lastRow="0" w:firstColumn="1" w:lastColumn="0" w:noHBand="0" w:noVBand="1"/>
      </w:tblPr>
      <w:tblGrid>
        <w:gridCol w:w="1300"/>
        <w:gridCol w:w="2700"/>
        <w:gridCol w:w="2300"/>
        <w:gridCol w:w="2340"/>
      </w:tblGrid>
      <w:tr w:rsidR="009C2FF1" w:rsidRPr="00F73CA7" ns2:paraId="4CEB3168" ns2:textId="4BBF7EDD" w:rsidTr="00F73CA7">
        <w:trPr>
          <w:tblHeader/>
        </w:trPr>
        <w:tc>
          <w:tcPr>
            <w:tcW w:w="1300" w:type="dxa"/>
            <w:tcBorders>
              <w:bottom w:val="single" w:sz="4" w:space="0" w:color="auto"/>
            </w:tcBorders>
            <w:vAlign w:val="center"/>
          </w:tcPr>
          <w:p ns2:paraId="5EAB9643" ns2:textId="77777777" w:rsidR="009C2FF1" w:rsidRPr="00F73CA7" w:rsidRDefault="009C2FF1" w:rsidP="00F73CA7">
            <w:pPr>
              <w:spacing w:before="0" w:line="210" w:lineRule="auto"/>
              <w:ind w:firstLine="0"/>
              <w:rPr>
                <w:sz w:val="19"/>
                <w:szCs w:val="26"/>
              </w:rPr>
            </w:pPr>
            <w:r w:rsidRPr="00F73CA7">
              <w:rPr>
                <w:rStyle w:val="Strong"/>
                <w:color w:val="1F1F1F"/>
                <w:sz w:val="19"/>
                <w:bdr w:val="none" w:sz="0" w:space="0" w:color="auto" w:frame="1"/>
              </w:rPr>
              <w:t>Test Case</w:t>
            </w:r>
          </w:p>
        </w:tc>
        <w:tc>
          <w:tcPr>
            <w:tcW w:w="2700" w:type="dxa"/>
            <w:tcBorders>
              <w:bottom w:val="single" w:sz="4" w:space="0" w:color="auto"/>
            </w:tcBorders>
            <w:vAlign w:val="center"/>
          </w:tcPr>
          <w:p ns2:paraId="77B07EB9" ns2:textId="77777777" w:rsidR="009C2FF1" w:rsidRPr="00F73CA7" w:rsidRDefault="009C2FF1" w:rsidP="00F73CA7">
            <w:pPr>
              <w:spacing w:before="0" w:line="210" w:lineRule="auto"/>
              <w:ind w:firstLine="0"/>
              <w:rPr>
                <w:sz w:val="19"/>
                <w:szCs w:val="26"/>
              </w:rPr>
            </w:pPr>
            <w:r w:rsidRPr="00F73CA7">
              <w:rPr>
                <w:rStyle w:val="Strong"/>
                <w:color w:val="1F1F1F"/>
                <w:sz w:val="19"/>
                <w:bdr w:val="none" w:sz="0" w:space="0" w:color="auto" w:frame="1"/>
              </w:rPr>
              <w:t>Scenario</w:t>
            </w:r>
          </w:p>
        </w:tc>
        <w:tc>
          <w:tcPr>
            <w:tcW w:w="2300" w:type="dxa"/>
            <w:tcBorders>
              <w:bottom w:val="single" w:sz="4" w:space="0" w:color="auto"/>
            </w:tcBorders>
            <w:vAlign w:val="center"/>
          </w:tcPr>
          <w:p ns2:paraId="48FA7F1C" ns2:textId="77777777" w:rsidR="009C2FF1" w:rsidRPr="00F73CA7" w:rsidRDefault="009C2FF1" w:rsidP="00F73CA7">
            <w:pPr>
              <w:spacing w:before="0" w:line="210" w:lineRule="auto"/>
              <w:ind w:firstLine="0"/>
              <w:rPr>
                <w:sz w:val="19"/>
                <w:szCs w:val="26"/>
              </w:rPr>
            </w:pPr>
            <w:r w:rsidRPr="00F73CA7">
              <w:rPr>
                <w:rStyle w:val="Strong"/>
                <w:color w:val="1F1F1F"/>
                <w:sz w:val="19"/>
                <w:bdr w:val="none" w:sz="0" w:space="0" w:color="auto" w:frame="1"/>
              </w:rPr>
              <w:t>Expected Result</w:t>
            </w:r>
          </w:p>
        </w:tc>
        <w:tc>
          <w:tcPr>
            <w:tcW w:w="2340" w:type="dxa"/>
            <w:tcBorders>
              <w:bottom w:val="single" w:sz="4" w:space="0" w:color="auto"/>
            </w:tcBorders>
          </w:tcPr>
          <w:p ns2:paraId="0C72D282" ns2:textId="6E08707B" w:rsidR="009C2FF1" w:rsidRPr="00F73CA7" w:rsidRDefault="009C2FF1" w:rsidP="00F73CA7">
            <w:pPr>
              <w:spacing w:before="0" w:line="210" w:lineRule="auto"/>
              <w:ind w:firstLine="0"/>
              <w:rPr>
                <w:rStyle w:val="Strong"/>
                <w:color w:val="1F1F1F"/>
                <w:sz w:val="19"/>
                <w:bdr w:val="none" w:sz="0" w:space="0" w:color="auto" w:frame="1"/>
              </w:rPr>
            </w:pPr>
            <w:r w:rsidRPr="00F73CA7">
              <w:rPr>
                <w:rStyle w:val="Strong"/>
                <w:color w:val="1F1F1F"/>
                <w:sz w:val="19"/>
                <w:bdr w:val="none" w:sz="0" w:space="0" w:color="auto" w:frame="1"/>
              </w:rPr>
              <w:t>Actual Result</w:t>
            </w:r>
          </w:p>
        </w:tc>
      </w:tr>
      <w:tr w:rsidR="009C2FF1" w:rsidRPr="00F73CA7" ns2:paraId="0A3DB0D4" ns2:textId="6E692960" w:rsidTr="00F73CA7">
        <w:tc>
          <w:tcPr>
            <w:tcW w:w="1300" w:type="dxa"/>
            <w:tcBorders>
              <w:bottom w:val="nil"/>
            </w:tcBorders>
            <w:vAlign w:val="center"/>
          </w:tcPr>
          <w:p ns2:paraId="75D3539F" ns2:textId="77777777" w:rsidR="009C2FF1" w:rsidRPr="00F73CA7" w:rsidRDefault="009C2FF1" w:rsidP="00F73CA7">
            <w:pPr>
              <w:spacing w:before="0" w:line="210" w:lineRule="auto"/>
              <w:ind w:firstLine="0"/>
              <w:rPr>
                <w:b/>
                <w:bCs/>
                <w:sz w:val="19"/>
                <w:szCs w:val="26"/>
              </w:rPr>
            </w:pPr>
            <w:r w:rsidRPr="00F73CA7">
              <w:rPr>
                <w:b/>
                <w:bCs/>
                <w:color w:val="1F1F1F"/>
                <w:sz w:val="19"/>
                <w:bdr w:val="none" w:sz="0" w:space="0" w:color="auto" w:frame="1"/>
              </w:rPr>
              <w:t>TF-MNT-01</w:t>
            </w:r>
          </w:p>
        </w:tc>
        <w:tc>
          <w:tcPr>
            <w:tcW w:w="2700" w:type="dxa"/>
            <w:tcBorders>
              <w:bottom w:val="nil"/>
            </w:tcBorders>
            <w:vAlign w:val="center"/>
          </w:tcPr>
          <w:p ns2:paraId="473BE9BB" ns2:textId="59479FBC" w:rsidR="009C2FF1" w:rsidRPr="00F73CA7" w:rsidRDefault="009C2FF1" w:rsidP="00F73CA7">
            <w:pPr>
              <w:spacing w:before="0" w:line="210" w:lineRule="auto"/>
              <w:ind w:firstLine="0"/>
              <w:rPr>
                <w:sz w:val="19"/>
                <w:szCs w:val="18"/>
              </w:rPr>
            </w:pPr>
            <w:r w:rsidRPr="00F73CA7">
              <w:rPr>
                <w:b/>
                <w:bCs/>
                <w:color w:val="1F1F1F"/>
                <w:sz w:val="19"/>
                <w:szCs w:val="18"/>
                <w:bdr w:val="none" w:sz="0" w:space="0" w:color="auto" w:frame="1"/>
              </w:rPr>
              <w:t>Modular Update</w:t>
            </w:r>
            <w:r w:rsidRPr="00F73CA7">
              <w:rPr>
                <w:color w:val="1F1F1F"/>
                <w:sz w:val="19"/>
                <w:szCs w:val="18"/>
                <w:bdr w:val="none" w:sz="0" w:space="0" w:color="auto" w:frame="1"/>
              </w:rPr>
              <w:t>: A developer rewrites a route in the Flask API; 1.1 The new Python code is deployed; 1.2 The server is restarted.</w:t>
            </w:r>
          </w:p>
        </w:tc>
        <w:tc>
          <w:tcPr>
            <w:tcW w:w="2300" w:type="dxa"/>
            <w:tcBorders>
              <w:bottom w:val="nil"/>
            </w:tcBorders>
            <w:vAlign w:val="center"/>
          </w:tcPr>
          <w:p ns2:paraId="60828538" ns2:textId="19709E2D" w:rsidR="009C2FF1" w:rsidRPr="00F73CA7" w:rsidRDefault="009C2FF1" w:rsidP="00F73CA7">
            <w:pPr>
              <w:spacing w:before="0" w:line="210" w:lineRule="auto"/>
              <w:ind w:firstLine="0"/>
              <w:rPr>
                <w:color w:val="1F1F1F"/>
                <w:sz w:val="19"/>
                <w:szCs w:val="18"/>
              </w:rPr>
            </w:pPr>
            <w:r w:rsidRPr="00F73CA7">
              <w:rPr>
                <w:color w:val="1F1F1F"/>
                <w:sz w:val="19"/>
                <w:szCs w:val="18"/>
                <w:bdr w:val="none" w:sz="0" w:space="0" w:color="auto" w:frame="1"/>
              </w:rPr>
              <w:t>The backend logic updates successfully without causing errors or requiring changes in the Flutter codebase.</w:t>
            </w:r>
          </w:p>
        </w:tc>
        <w:tc>
          <w:tcPr>
            <w:tcW w:w="2340" w:type="dxa"/>
            <w:tcBorders>
              <w:bottom w:val="nil"/>
            </w:tcBorders>
          </w:tcPr>
          <w:p ns2:paraId="53653B30" ns2:textId="2CFD5C3E" w:rsidR="009C2FF1" w:rsidRPr="00F73CA7" w:rsidRDefault="00CF65BA" w:rsidP="00F73CA7">
            <w:pPr>
              <w:spacing w:before="0" w:line="210" w:lineRule="auto"/>
              <w:ind w:firstLine="0"/>
              <w:rPr>
                <w:color w:val="1F1F1F"/>
                <w:sz w:val="19"/>
                <w:szCs w:val="18"/>
                <w:bdr w:val="none" w:sz="0" w:space="0" w:color="auto" w:frame="1"/>
              </w:rPr>
            </w:pPr>
            <w:r w:rsidRPr="00F73CA7">
              <w:rPr>
                <w:color w:val="1F1F1F"/>
                <w:sz w:val="19"/>
                <w:szCs w:val="18"/>
                <w:bdr w:val="none" w:sz="0" w:space="0" w:color="auto" w:frame="1"/>
              </w:rPr>
              <w:t>The revised Flask route deployed successfully and continued working with the existing Flutter application without client-side changes.</w:t>
            </w:r>
          </w:p>
        </w:tc>
      </w:tr>
      <w:tr w:rsidR="009C2FF1" w:rsidRPr="00F73CA7" ns2:paraId="46B19990" ns2:textId="26F3CB28" w:rsidTr="00F73CA7">
        <w:tc>
          <w:tcPr>
            <w:tcW w:w="1300" w:type="dxa"/>
            <w:tcBorders>
              <w:top w:val="nil"/>
              <w:bottom w:val="nil"/>
            </w:tcBorders>
            <w:vAlign w:val="center"/>
          </w:tcPr>
          <w:p ns2:paraId="7BB575AD" ns2:textId="77777777" w:rsidR="009C2FF1" w:rsidRPr="00F73CA7" w:rsidRDefault="009C2FF1" w:rsidP="00F73CA7">
            <w:pPr>
              <w:spacing w:before="0" w:line="210" w:lineRule="auto"/>
              <w:ind w:firstLine="0"/>
              <w:rPr>
                <w:b/>
                <w:bCs/>
                <w:sz w:val="19"/>
                <w:szCs w:val="26"/>
              </w:rPr>
            </w:pPr>
            <w:r w:rsidRPr="00F73CA7">
              <w:rPr>
                <w:b/>
                <w:bCs/>
                <w:color w:val="1F1F1F"/>
                <w:sz w:val="19"/>
                <w:bdr w:val="none" w:sz="0" w:space="0" w:color="auto" w:frame="1"/>
              </w:rPr>
              <w:t>TF-MNT-02</w:t>
            </w:r>
          </w:p>
        </w:tc>
        <w:tc>
          <w:tcPr>
            <w:tcW w:w="2700" w:type="dxa"/>
            <w:tcBorders>
              <w:top w:val="nil"/>
              <w:bottom w:val="nil"/>
            </w:tcBorders>
            <w:vAlign w:val="center"/>
          </w:tcPr>
          <w:p ns2:paraId="7B7064AE" ns2:textId="507D9F8B" w:rsidR="009C2FF1" w:rsidRPr="00F73CA7" w:rsidRDefault="009C2FF1" w:rsidP="00F73CA7">
            <w:pPr>
              <w:spacing w:before="0" w:line="210" w:lineRule="auto"/>
              <w:ind w:firstLine="0"/>
              <w:rPr>
                <w:sz w:val="19"/>
                <w:szCs w:val="18"/>
              </w:rPr>
            </w:pPr>
            <w:r w:rsidRPr="00F73CA7">
              <w:rPr>
                <w:b/>
                <w:bCs/>
                <w:color w:val="1F1F1F"/>
                <w:sz w:val="19"/>
                <w:szCs w:val="18"/>
                <w:bdr w:val="none" w:sz="0" w:space="0" w:color="auto" w:frame="1"/>
              </w:rPr>
              <w:t>Database Scalability</w:t>
            </w:r>
            <w:r w:rsidRPr="00F73CA7">
              <w:rPr>
                <w:color w:val="1F1F1F"/>
                <w:sz w:val="19"/>
                <w:szCs w:val="18"/>
                <w:bdr w:val="none" w:sz="0" w:space="0" w:color="auto" w:frame="1"/>
              </w:rPr>
              <w:t>: The team needs to track a new metric, adding a column to a table; 1.1 The PostgreSQL schema is altered; 1.2 The API is refreshed.</w:t>
            </w:r>
          </w:p>
        </w:tc>
        <w:tc>
          <w:tcPr>
            <w:tcW w:w="2300" w:type="dxa"/>
            <w:tcBorders>
              <w:top w:val="nil"/>
              <w:bottom w:val="nil"/>
            </w:tcBorders>
            <w:vAlign w:val="center"/>
          </w:tcPr>
          <w:p ns2:paraId="21D36AB6" ns2:textId="14349D77" w:rsidR="009C2FF1" w:rsidRPr="00F73CA7" w:rsidRDefault="009C2FF1" w:rsidP="00F73CA7">
            <w:pPr>
              <w:spacing w:before="0" w:line="210" w:lineRule="auto"/>
              <w:ind w:firstLine="0"/>
              <w:rPr>
                <w:sz w:val="19"/>
                <w:szCs w:val="18"/>
              </w:rPr>
            </w:pPr>
            <w:r w:rsidRPr="00F73CA7">
              <w:rPr>
                <w:color w:val="1F1F1F"/>
                <w:sz w:val="19"/>
                <w:szCs w:val="18"/>
                <w:bdr w:val="none" w:sz="0" w:space="0" w:color="auto" w:frame="1"/>
              </w:rPr>
              <w:t>The database accepts the new column without breaking existing queries or requiring a complete structural wipe.</w:t>
            </w:r>
          </w:p>
        </w:tc>
        <w:tc>
          <w:tcPr>
            <w:tcW w:w="2340" w:type="dxa"/>
            <w:tcBorders>
              <w:top w:val="nil"/>
              <w:bottom w:val="nil"/>
            </w:tcBorders>
          </w:tcPr>
          <w:p ns2:paraId="71C58F80" ns2:textId="0EC86FB2" w:rsidR="009C2FF1" w:rsidRPr="00F73CA7" w:rsidRDefault="00CF65BA" w:rsidP="00F73CA7">
            <w:pPr>
              <w:spacing w:before="0" w:line="210" w:lineRule="auto"/>
              <w:ind w:firstLine="0"/>
              <w:rPr>
                <w:color w:val="1F1F1F"/>
                <w:sz w:val="19"/>
                <w:szCs w:val="18"/>
                <w:bdr w:val="none" w:sz="0" w:space="0" w:color="auto" w:frame="1"/>
              </w:rPr>
            </w:pPr>
            <w:r w:rsidRPr="00F73CA7">
              <w:rPr>
                <w:color w:val="1F1F1F"/>
                <w:sz w:val="19"/>
                <w:szCs w:val="18"/>
                <w:bdr w:val="none" w:sz="0" w:space="0" w:color="auto" w:frame="1"/>
              </w:rPr>
              <w:t>The new database column was added successfully, and existing queries continued to run without schema-related errors.</w:t>
            </w:r>
          </w:p>
        </w:tc>
      </w:tr>
      <w:tr w:rsidR="009C2FF1" w:rsidRPr="00F73CA7" ns2:paraId="1A44E164" ns2:textId="4A4E6309" w:rsidTr="00F73CA7">
        <w:tc>
          <w:tcPr>
            <w:tcW w:w="1300" w:type="dxa"/>
            <w:tcBorders>
              <w:top w:val="nil"/>
              <w:bottom w:val="nil"/>
            </w:tcBorders>
            <w:vAlign w:val="center"/>
          </w:tcPr>
          <w:p ns2:paraId="265D142A" ns2:textId="77777777" w:rsidR="009C2FF1" w:rsidRPr="00F73CA7" w:rsidRDefault="009C2FF1" w:rsidP="00F73CA7">
            <w:pPr>
              <w:spacing w:before="0" w:line="210" w:lineRule="auto"/>
              <w:ind w:firstLine="0"/>
              <w:rPr>
                <w:b/>
                <w:bCs/>
                <w:sz w:val="19"/>
                <w:szCs w:val="26"/>
              </w:rPr>
            </w:pPr>
            <w:r w:rsidRPr="00F73CA7">
              <w:rPr>
                <w:b/>
                <w:bCs/>
                <w:color w:val="1F1F1F"/>
                <w:sz w:val="19"/>
                <w:bdr w:val="none" w:sz="0" w:space="0" w:color="auto" w:frame="1"/>
              </w:rPr>
              <w:t>TF-MNT-03</w:t>
            </w:r>
          </w:p>
        </w:tc>
        <w:tc>
          <w:tcPr>
            <w:tcW w:w="2700" w:type="dxa"/>
            <w:tcBorders>
              <w:top w:val="nil"/>
              <w:bottom w:val="nil"/>
            </w:tcBorders>
            <w:vAlign w:val="center"/>
          </w:tcPr>
          <w:p ns2:paraId="5BDB437B" ns2:textId="18E0E2C8" w:rsidR="009C2FF1" w:rsidRPr="00F73CA7" w:rsidRDefault="009C2FF1" w:rsidP="00F73CA7">
            <w:pPr>
              <w:spacing w:before="0" w:line="210" w:lineRule="auto"/>
              <w:ind w:firstLine="0"/>
              <w:rPr>
                <w:sz w:val="19"/>
                <w:szCs w:val="18"/>
              </w:rPr>
            </w:pPr>
            <w:r w:rsidRPr="00F73CA7">
              <w:rPr>
                <w:b/>
                <w:bCs/>
                <w:color w:val="1F1F1F"/>
                <w:sz w:val="19"/>
                <w:szCs w:val="18"/>
                <w:bdr w:val="none" w:sz="0" w:space="0" w:color="auto" w:frame="1"/>
              </w:rPr>
              <w:t>Unit Testability</w:t>
            </w:r>
            <w:r w:rsidRPr="00F73CA7">
              <w:rPr>
                <w:color w:val="1F1F1F"/>
                <w:sz w:val="19"/>
                <w:szCs w:val="18"/>
                <w:bdr w:val="none" w:sz="0" w:space="0" w:color="auto" w:frame="1"/>
              </w:rPr>
              <w:t>: A developer runs a script to check the ML calculations; 1.1 The test suite executes; 1.2 The math is validated against known benchmarks.</w:t>
            </w:r>
          </w:p>
        </w:tc>
        <w:tc>
          <w:tcPr>
            <w:tcW w:w="2300" w:type="dxa"/>
            <w:tcBorders>
              <w:top w:val="nil"/>
              <w:bottom w:val="nil"/>
            </w:tcBorders>
            <w:vAlign w:val="center"/>
          </w:tcPr>
          <w:p ns2:paraId="05B8B6AE" ns2:textId="6554D4C1" w:rsidR="009C2FF1" w:rsidRPr="00F73CA7" w:rsidRDefault="009C2FF1" w:rsidP="00F73CA7">
            <w:pPr>
              <w:spacing w:before="0" w:line="210" w:lineRule="auto"/>
              <w:ind w:firstLine="0"/>
              <w:rPr>
                <w:sz w:val="19"/>
                <w:szCs w:val="18"/>
              </w:rPr>
            </w:pPr>
            <w:r w:rsidRPr="00F73CA7">
              <w:rPr>
                <w:color w:val="1F1F1F"/>
                <w:sz w:val="19"/>
                <w:szCs w:val="18"/>
                <w:bdr w:val="none" w:sz="0" w:space="0" w:color="auto" w:frame="1"/>
              </w:rPr>
              <w:t>The core algorithms (like K-Nearest Neighbors) output expected results, passing the automated checks.</w:t>
            </w:r>
          </w:p>
        </w:tc>
        <w:tc>
          <w:tcPr>
            <w:tcW w:w="2340" w:type="dxa"/>
            <w:tcBorders>
              <w:top w:val="nil"/>
              <w:bottom w:val="nil"/>
            </w:tcBorders>
          </w:tcPr>
          <w:p ns2:paraId="3C3A3067" ns2:textId="3A71C9D8" w:rsidR="009C2FF1" w:rsidRPr="00F73CA7" w:rsidRDefault="00CF65BA" w:rsidP="00F73CA7">
            <w:pPr>
              <w:spacing w:before="0" w:line="210" w:lineRule="auto"/>
              <w:ind w:firstLine="0"/>
              <w:rPr>
                <w:color w:val="1F1F1F"/>
                <w:sz w:val="19"/>
                <w:szCs w:val="18"/>
                <w:bdr w:val="none" w:sz="0" w:space="0" w:color="auto" w:frame="1"/>
              </w:rPr>
            </w:pPr>
            <w:r w:rsidRPr="00F73CA7">
              <w:rPr>
                <w:color w:val="1F1F1F"/>
                <w:sz w:val="19"/>
                <w:szCs w:val="18"/>
                <w:bdr w:val="none" w:sz="0" w:space="0" w:color="auto" w:frame="1"/>
              </w:rPr>
              <w:t>The automated tests completed successfully, and the K-Nearest Neighbors calculations matched the known benchmark results.</w:t>
            </w:r>
          </w:p>
        </w:tc>
      </w:tr>
      <w:tr w:rsidR="009C2FF1" w:rsidRPr="00F73CA7" ns2:paraId="14F0CE27" ns2:textId="0E543F2F" w:rsidTr="00F73CA7">
        <w:tc>
          <w:tcPr>
            <w:tcW w:w="1300" w:type="dxa"/>
            <w:tcBorders>
              <w:top w:val="nil"/>
              <w:bottom w:val="nil"/>
            </w:tcBorders>
            <w:vAlign w:val="center"/>
          </w:tcPr>
          <w:p ns2:paraId="5F878B4C" ns2:textId="77777777" w:rsidR="009C2FF1" w:rsidRPr="00F73CA7" w:rsidRDefault="009C2FF1" w:rsidP="00F73CA7">
            <w:pPr>
              <w:spacing w:before="0" w:line="210" w:lineRule="auto"/>
              <w:ind w:firstLine="0"/>
              <w:rPr>
                <w:b/>
                <w:bCs/>
                <w:sz w:val="19"/>
                <w:szCs w:val="26"/>
              </w:rPr>
            </w:pPr>
            <w:r w:rsidRPr="00F73CA7">
              <w:rPr>
                <w:b/>
                <w:bCs/>
                <w:color w:val="1F1F1F"/>
                <w:sz w:val="19"/>
                <w:bdr w:val="none" w:sz="0" w:space="0" w:color="auto" w:frame="1"/>
              </w:rPr>
              <w:t>TF-MNT-04</w:t>
            </w:r>
          </w:p>
        </w:tc>
        <w:tc>
          <w:tcPr>
            <w:tcW w:w="2700" w:type="dxa"/>
            <w:tcBorders>
              <w:top w:val="nil"/>
              <w:bottom w:val="nil"/>
            </w:tcBorders>
            <w:vAlign w:val="center"/>
          </w:tcPr>
          <w:p ns2:paraId="6DF7D7DF" ns2:textId="3FD335D8" w:rsidR="009C2FF1" w:rsidRPr="00F73CA7" w:rsidRDefault="009C2FF1" w:rsidP="00F73CA7">
            <w:pPr>
              <w:spacing w:before="0" w:line="210" w:lineRule="auto"/>
              <w:ind w:firstLine="0"/>
              <w:rPr>
                <w:sz w:val="19"/>
                <w:szCs w:val="18"/>
              </w:rPr>
            </w:pPr>
            <w:r w:rsidRPr="00F73CA7">
              <w:rPr>
                <w:b/>
                <w:bCs/>
                <w:color w:val="1F1F1F"/>
                <w:sz w:val="19"/>
                <w:szCs w:val="18"/>
                <w:bdr w:val="none" w:sz="0" w:space="0" w:color="auto" w:frame="1"/>
              </w:rPr>
              <w:t>Component Reusability</w:t>
            </w:r>
            <w:r w:rsidRPr="00F73CA7">
              <w:rPr>
                <w:color w:val="1F1F1F"/>
                <w:sz w:val="19"/>
                <w:szCs w:val="18"/>
                <w:bdr w:val="none" w:sz="0" w:space="0" w:color="auto" w:frame="1"/>
              </w:rPr>
              <w:t xml:space="preserve">: A designer changes the color of the </w:t>
            </w:r>
            <w:r w:rsidRPr="00F73CA7">
              <w:rPr>
                <w:color w:val="1F1F1F"/>
                <w:sz w:val="19"/>
                <w:szCs w:val="18"/>
                <w:bdr w:val="none" w:sz="0" w:space="0" w:color="auto" w:frame="1"/>
              </w:rPr>
              <w:lastRenderedPageBreak/>
              <w:t>primary data tables; 1.1 The master theme file is updated; 1.2 The developer checks the dashboard.</w:t>
            </w:r>
          </w:p>
        </w:tc>
        <w:tc>
          <w:tcPr>
            <w:tcW w:w="2300" w:type="dxa"/>
            <w:tcBorders>
              <w:top w:val="nil"/>
              <w:bottom w:val="nil"/>
            </w:tcBorders>
            <w:vAlign w:val="center"/>
          </w:tcPr>
          <w:p ns2:paraId="58216A1D" ns2:textId="3E7DDE5E" w:rsidR="009C2FF1" w:rsidRPr="00F73CA7" w:rsidRDefault="009C2FF1" w:rsidP="00F73CA7">
            <w:pPr>
              <w:spacing w:before="0" w:line="210" w:lineRule="auto"/>
              <w:ind w:firstLine="0"/>
              <w:rPr>
                <w:sz w:val="19"/>
                <w:szCs w:val="18"/>
              </w:rPr>
            </w:pPr>
            <w:r w:rsidRPr="00F73CA7">
              <w:rPr>
                <w:color w:val="1F1F1F"/>
                <w:sz w:val="19"/>
                <w:szCs w:val="18"/>
                <w:bdr w:val="none" w:sz="0" w:space="0" w:color="auto" w:frame="1"/>
              </w:rPr>
              <w:lastRenderedPageBreak/>
              <w:t xml:space="preserve">The visual change automatically applies to </w:t>
            </w:r>
            <w:r w:rsidRPr="00F73CA7">
              <w:rPr>
                <w:color w:val="1F1F1F"/>
                <w:sz w:val="19"/>
                <w:szCs w:val="18"/>
                <w:bdr w:val="none" w:sz="0" w:space="0" w:color="auto" w:frame="1"/>
              </w:rPr>
              <w:lastRenderedPageBreak/>
              <w:t>every table across the entire application simultaneously.</w:t>
            </w:r>
          </w:p>
        </w:tc>
        <w:tc>
          <w:tcPr>
            <w:tcW w:w="2340" w:type="dxa"/>
            <w:tcBorders>
              <w:top w:val="nil"/>
              <w:bottom w:val="nil"/>
            </w:tcBorders>
          </w:tcPr>
          <w:p ns2:paraId="51089E8D" ns2:textId="3A593691" w:rsidR="009C2FF1" w:rsidRPr="00F73CA7" w:rsidRDefault="00CF65BA" w:rsidP="00F73CA7">
            <w:pPr>
              <w:spacing w:before="0" w:line="210" w:lineRule="auto"/>
              <w:ind w:firstLine="0"/>
              <w:rPr>
                <w:color w:val="1F1F1F"/>
                <w:sz w:val="19"/>
                <w:szCs w:val="18"/>
                <w:bdr w:val="none" w:sz="0" w:space="0" w:color="auto" w:frame="1"/>
              </w:rPr>
            </w:pPr>
            <w:r w:rsidRPr="00F73CA7">
              <w:rPr>
                <w:color w:val="1F1F1F"/>
                <w:sz w:val="19"/>
                <w:szCs w:val="18"/>
                <w:bdr w:val="none" w:sz="0" w:space="0" w:color="auto" w:frame="1"/>
              </w:rPr>
              <w:lastRenderedPageBreak/>
              <w:t xml:space="preserve">Updating the master theme changed the primary table </w:t>
            </w:r>
            <w:r w:rsidRPr="00F73CA7">
              <w:rPr>
                <w:color w:val="1F1F1F"/>
                <w:sz w:val="19"/>
                <w:szCs w:val="18"/>
                <w:bdr w:val="none" w:sz="0" w:space="0" w:color="auto" w:frame="1"/>
              </w:rPr>
              <w:lastRenderedPageBreak/>
              <w:t>color consistently across all application tables.</w:t>
            </w:r>
          </w:p>
        </w:tc>
      </w:tr>
      <w:tr w:rsidR="009C2FF1" w:rsidRPr="00F73CA7" ns2:paraId="358E77E1" ns2:textId="68D9033E" w:rsidTr="00F73CA7">
        <w:tc>
          <w:tcPr>
            <w:tcW w:w="1300" w:type="dxa"/>
            <w:tcBorders>
              <w:top w:val="nil"/>
            </w:tcBorders>
            <w:vAlign w:val="center"/>
          </w:tcPr>
          <w:p ns2:paraId="75216C0E" ns2:textId="77777777" w:rsidR="009C2FF1" w:rsidRPr="00F73CA7" w:rsidRDefault="009C2FF1" w:rsidP="00F73CA7">
            <w:pPr>
              <w:spacing w:before="0" w:line="210" w:lineRule="auto"/>
              <w:ind w:firstLine="0"/>
              <w:rPr>
                <w:b/>
                <w:bCs/>
                <w:sz w:val="19"/>
                <w:szCs w:val="26"/>
              </w:rPr>
            </w:pPr>
            <w:r w:rsidRPr="00F73CA7">
              <w:rPr>
                <w:b/>
                <w:bCs/>
                <w:color w:val="1F1F1F"/>
                <w:sz w:val="19"/>
                <w:bdr w:val="none" w:sz="0" w:space="0" w:color="auto" w:frame="1"/>
              </w:rPr>
              <w:lastRenderedPageBreak/>
              <w:t>TF-MNT-05</w:t>
            </w:r>
          </w:p>
        </w:tc>
        <w:tc>
          <w:tcPr>
            <w:tcW w:w="2700" w:type="dxa"/>
            <w:tcBorders>
              <w:top w:val="nil"/>
            </w:tcBorders>
            <w:vAlign w:val="center"/>
          </w:tcPr>
          <w:p ns2:paraId="1E3B56A4" ns2:textId="4BD6940D" w:rsidR="009C2FF1" w:rsidRPr="00F73CA7" w:rsidRDefault="009C2FF1" w:rsidP="00F73CA7">
            <w:pPr>
              <w:spacing w:before="0" w:line="210" w:lineRule="auto"/>
              <w:ind w:firstLine="0"/>
              <w:rPr>
                <w:sz w:val="19"/>
                <w:szCs w:val="18"/>
              </w:rPr>
            </w:pPr>
            <w:r w:rsidRPr="00F73CA7">
              <w:rPr>
                <w:b/>
                <w:bCs/>
                <w:color w:val="1F1F1F"/>
                <w:sz w:val="19"/>
                <w:szCs w:val="18"/>
                <w:bdr w:val="none" w:sz="0" w:space="0" w:color="auto" w:frame="1"/>
              </w:rPr>
              <w:t>Error Logging</w:t>
            </w:r>
            <w:r w:rsidRPr="00F73CA7">
              <w:rPr>
                <w:color w:val="1F1F1F"/>
                <w:sz w:val="19"/>
                <w:szCs w:val="18"/>
                <w:bdr w:val="none" w:sz="0" w:space="0" w:color="auto" w:frame="1"/>
              </w:rPr>
              <w:t>: A server-side crash is simulated; 1.1 A bad payload is forced into the API; 1.2 The system catches the exception.</w:t>
            </w:r>
          </w:p>
        </w:tc>
        <w:tc>
          <w:tcPr>
            <w:tcW w:w="2300" w:type="dxa"/>
            <w:tcBorders>
              <w:top w:val="nil"/>
            </w:tcBorders>
            <w:vAlign w:val="center"/>
          </w:tcPr>
          <w:p ns2:paraId="6577874D" ns2:textId="099E1A85" w:rsidR="009C2FF1" w:rsidRPr="00F73CA7" w:rsidRDefault="009C2FF1" w:rsidP="00F73CA7">
            <w:pPr>
              <w:spacing w:before="0" w:line="210" w:lineRule="auto"/>
              <w:ind w:firstLine="0"/>
              <w:rPr>
                <w:sz w:val="19"/>
                <w:szCs w:val="18"/>
              </w:rPr>
            </w:pPr>
            <w:r w:rsidRPr="00F73CA7">
              <w:rPr>
                <w:color w:val="1F1F1F"/>
                <w:sz w:val="19"/>
                <w:szCs w:val="18"/>
                <w:bdr w:val="none" w:sz="0" w:space="0" w:color="auto" w:frame="1"/>
              </w:rPr>
              <w:t>The backend prints a clear, detailed stack trace to the console, allowing developers to isolate and fix the bug quickly.</w:t>
            </w:r>
          </w:p>
        </w:tc>
        <w:tc>
          <w:tcPr>
            <w:tcW w:w="2340" w:type="dxa"/>
            <w:tcBorders>
              <w:top w:val="nil"/>
            </w:tcBorders>
          </w:tcPr>
          <w:p ns2:paraId="685E470D" ns2:textId="0B8F1D04" w:rsidR="009C2FF1" w:rsidRPr="00F73CA7" w:rsidRDefault="00CF65BA" w:rsidP="00F73CA7">
            <w:pPr>
              <w:spacing w:before="0" w:line="210" w:lineRule="auto"/>
              <w:ind w:firstLine="0"/>
              <w:rPr>
                <w:color w:val="1F1F1F"/>
                <w:sz w:val="19"/>
                <w:szCs w:val="18"/>
                <w:bdr w:val="none" w:sz="0" w:space="0" w:color="auto" w:frame="1"/>
              </w:rPr>
            </w:pPr>
            <w:r w:rsidRPr="00F73CA7">
              <w:rPr>
                <w:color w:val="1F1F1F"/>
                <w:sz w:val="19"/>
                <w:szCs w:val="18"/>
                <w:bdr w:val="none" w:sz="0" w:space="0" w:color="auto" w:frame="1"/>
              </w:rPr>
              <w:t>The simulated server error was captured and produced a detailed stack trace that identified the source of the failure.</w:t>
            </w:r>
          </w:p>
        </w:tc>
      </w:tr>
    </w:tbl>
    <w:p ns2:paraId="7BC81534" ns2:textId="7859F977" w:rsidR="0006381F" w:rsidRPr="00D333AA" w:rsidRDefault="00997F5C" w:rsidP="00FA2543">
      <w:pPr>
        <w:spacing w:after="240"/>
      </w:pPr>
      <w:r>
        <w:t>Software must continue to evolve after deployment. Maintainability testing verifies that the system is modular and reusable. Changes to the Python Flask API should not disrupt the Flutter frontend, allowing future developers to refine the machine learning models or add new vehicle types without affecting core operations. This reduces technical debt and supports cost-effective long-term maintenance.</w:t>
      </w:r>
    </w:p>
    <w:p ns2:paraId="601D64AA" ns2:textId="3CCFDEBB" w:rsidR="00496014" w:rsidRPr="00D333AA" w:rsidRDefault="00250402" w:rsidP="00FA2543">
      <w:pPr>
        <w:pStyle w:val="Heading4"/>
        <w:numPr>
          <w:ilvl w:val="0"/>
          <w:numId w:val="0"/>
        </w:numPr>
        <w:ind w:firstLine="677"/>
        <w:rPr>
          <w:b/>
          <w:bCs/>
          <w:i w:val="0"/>
          <w:iCs/>
        </w:rPr>
      </w:pPr>
      <w:r w:rsidRPr="00D333AA">
        <w:rPr>
          <w:b/>
          <w:bCs/>
          <w:i w:val="0"/>
          <w:iCs/>
        </w:rPr>
        <w:t xml:space="preserve">3.6.4 Evaluation </w:t>
      </w:r>
      <w:r w:rsidR="004065D8" w:rsidRPr="00D333AA">
        <w:rPr>
          <w:b/>
          <w:bCs/>
          <w:i w:val="0"/>
          <w:iCs/>
        </w:rPr>
        <w:t>Procedure</w:t>
      </w:r>
    </w:p>
    <w:p ns2:paraId="6A5F3555" ns2:textId="23165F9A" w:rsidR="00496014" w:rsidRPr="00D333AA" w:rsidRDefault="00997F5C" w:rsidP="00FA2543">
      <w:r>
        <w:t>To ensure that Shervice meets recognized software quality benchmarks, the developers established a structured evaluation process. The study used purposive sampling to gather feedback from 10 IT experts and 10 end users, specifically GT Lantin administrators and staff. The evaluation examined whether the Flutter, Python Flask, and PostgreSQL architecture addresses the organization's operational requirements.</w:t>
      </w:r>
    </w:p>
    <w:p ns2:paraId="3CB49771" ns2:textId="3CD8F28A" w:rsidR="0006381F" w:rsidRPr="00D333AA" w:rsidRDefault="00B06C0C" w:rsidP="00FA2543">
      <w:r w:rsidRPr="00D333AA">
        <w:lastRenderedPageBreak/>
        <w:t>The primary tool for gathering these insights was a survey structured around a five-point Likert scale. By basing the questions on standard ISO 25010 software quality characteristics, respondents had a clear, quantifiable way to rate the system's performance. Ultimately, this approach helps guarantee a stable deployment while leaving a solid, documented trail of the platform's reliability.</w:t>
      </w:r>
    </w:p>
    <w:p ns2:paraId="455AE1A5" ns2:textId="4D88F059" w:rsidR="00062861" w:rsidRPr="00D333AA" w:rsidRDefault="006B2C4F" w:rsidP="00FA2543">
      <w:pPr>
        <w:pStyle w:val="Heading5"/>
        <w:numPr>
          <w:ilvl w:val="0"/>
          <w:numId w:val="0"/>
        </w:numPr>
        <w:rPr>
          <w:rFonts w:cs="Times New Roman"/>
        </w:rPr>
      </w:pPr>
      <w:r w:rsidRPr="00D333AA">
        <w:rPr>
          <w:rFonts w:cs="Times New Roman"/>
        </w:rPr>
        <w:tab/>
      </w:r>
      <w:r w:rsidRPr="00D333AA">
        <w:rPr>
          <w:rFonts w:cs="Times New Roman"/>
        </w:rPr>
        <w:tab/>
        <w:t>3.6.4.1 Shervice Evaluation Form for IT Experts</w:t>
      </w:r>
    </w:p>
    <w:p ns2:paraId="51256C2A" ns2:textId="77777777" w:rsidR="00CD6F90" w:rsidRPr="00182A14" w:rsidRDefault="00CD6F90" w:rsidP="00182A14">
      <w:bookmarkStart w:id="151" w:name="_Toc227624391"/>
      <w:bookmarkStart w:id="152" w:name="_Toc229068838"/>
      <w:r w:rsidRPr="00182A14">
        <w:t>This first section focuses on Functional Suitability. We need to validate that the platform's core features, like logging trips and running predictive analytics, actually align with what GT Lantin needs on the ground.</w:t>
      </w:r>
    </w:p>
    <w:p ns2:paraId="275B6F1E" ns2:textId="665F7092" w:rsidR="00BD5D93" w:rsidRPr="0049033D" w:rsidRDefault="0049033D" w:rsidP="007B2E24">
      <w:pPr>
        <w:pStyle w:val="Caption"/>
        <w:spacing w:before="120" w:after="60" w:line="240" w:lineRule="auto"/>
        <w:ind w:firstLine="0"/>
        <w:jc w:val="center"/>
      </w:pPr>
      <w:bookmarkStart w:id="153" w:name="_Toc242911203"/>
      <w:bookmarkEnd w:id="151"/>
      <w:bookmarkEnd w:id="152"/>
      <w:r w:rsidRPr="0049033D">
        <w:t>Table 3-</w:t>
      </w:r>
      <w:fldSimple w:instr=" SEQ Table \* ARABIC \s 1 \* MERGEFORMAT ">
        <w:r w:rsidR="00662026">
          <w:rPr>
            <w:noProof/>
          </w:rPr>
          <w:t>12</w:t>
        </w:r>
      </w:fldSimple>
      <w:r w:rsidR="00662026">
        <w:t xml:space="preserve"> Functional Suitability Questionnaire</w:t>
      </w:r>
      <w:bookmarkEnd w:id="153"/>
    </w:p>
    <w:tbl>
      <w:tblPr>
        <w:tblStyle w:val="TableGrid"/>
        <w:tblW w:w="0" w:type="auto"/>
        <w:tblLook w:val="04A0" w:firstRow="1" w:lastRow="0" w:firstColumn="1" w:lastColumn="0" w:noHBand="0" w:noVBand="1"/>
      </w:tblPr>
      <w:tblGrid>
        <w:gridCol w:w="5812"/>
        <w:gridCol w:w="562"/>
        <w:gridCol w:w="567"/>
        <w:gridCol w:w="567"/>
        <w:gridCol w:w="567"/>
        <w:gridCol w:w="555"/>
      </w:tblGrid>
      <w:tr w:rsidR="00191940" w:rsidRPr="002A4716" ns2:paraId="7EDF9034" ns2:textId="77777777" w:rsidTr="007B2E24">
        <w:trPr>
          <w:trHeight w:val="525"/>
          <w:tblHeader/>
        </w:trPr>
        <w:tc>
          <w:tcPr>
            <w:tcW w:w="5812" w:type="dxa"/>
            <w:tcBorders>
              <w:left w:val="nil"/>
              <w:bottom w:val="single" w:sz="4" w:space="0" w:color="auto"/>
            </w:tcBorders>
          </w:tcPr>
          <w:p ns2:paraId="1CF23592" ns2:textId="0ED12B53" w:rsidR="00191940" w:rsidRPr="002A4716" w:rsidRDefault="00997F5C" w:rsidP="00FA2543">
            <w:pPr>
              <w:spacing w:before="0" w:line="240" w:lineRule="auto"/>
              <w:ind w:firstLine="0"/>
              <w:rPr>
                <w:b/>
                <w:bCs/>
                <w:sz w:val="20"/>
                <w:szCs w:val="22"/>
              </w:rPr>
            </w:pPr>
            <w:r>
              <w:rPr>
                <w:b/>
                <w:bCs/>
                <w:sz w:val="20"/>
                <w:szCs w:val="22"/>
              </w:rPr>
              <w:t>Functional Suitability</w:t>
            </w:r>
          </w:p>
        </w:tc>
        <w:tc>
          <w:tcPr>
            <w:tcW w:w="562" w:type="dxa"/>
            <w:tcBorders>
              <w:bottom w:val="single" w:sz="4" w:space="0" w:color="auto"/>
            </w:tcBorders>
          </w:tcPr>
          <w:p ns2:paraId="12FDD585" ns2:textId="3055ED35" w:rsidR="00191940" w:rsidRPr="002A4716" w:rsidRDefault="00797302" w:rsidP="00FA2543">
            <w:pPr>
              <w:spacing w:before="0"/>
              <w:ind w:firstLine="0"/>
              <w:rPr>
                <w:b/>
                <w:bCs/>
                <w:sz w:val="20"/>
                <w:szCs w:val="22"/>
              </w:rPr>
            </w:pPr>
            <w:r w:rsidRPr="002A4716">
              <w:rPr>
                <w:b/>
                <w:bCs/>
                <w:sz w:val="20"/>
                <w:szCs w:val="22"/>
              </w:rPr>
              <w:t>5</w:t>
            </w:r>
          </w:p>
        </w:tc>
        <w:tc>
          <w:tcPr>
            <w:tcW w:w="567" w:type="dxa"/>
            <w:tcBorders>
              <w:bottom w:val="single" w:sz="4" w:space="0" w:color="auto"/>
            </w:tcBorders>
          </w:tcPr>
          <w:p ns2:paraId="2EF4FAA0" ns2:textId="6B79DDB9" w:rsidR="00191940" w:rsidRPr="002A4716" w:rsidRDefault="00797302" w:rsidP="00FA2543">
            <w:pPr>
              <w:spacing w:before="0"/>
              <w:ind w:firstLine="0"/>
              <w:rPr>
                <w:b/>
                <w:bCs/>
                <w:sz w:val="20"/>
                <w:szCs w:val="22"/>
              </w:rPr>
            </w:pPr>
            <w:r w:rsidRPr="002A4716">
              <w:rPr>
                <w:b/>
                <w:bCs/>
                <w:sz w:val="20"/>
                <w:szCs w:val="22"/>
              </w:rPr>
              <w:t>4</w:t>
            </w:r>
          </w:p>
        </w:tc>
        <w:tc>
          <w:tcPr>
            <w:tcW w:w="567" w:type="dxa"/>
            <w:tcBorders>
              <w:bottom w:val="single" w:sz="4" w:space="0" w:color="auto"/>
            </w:tcBorders>
          </w:tcPr>
          <w:p ns2:paraId="073FA585" ns2:textId="3135AEB5" w:rsidR="00191940" w:rsidRPr="002A4716" w:rsidRDefault="00797302" w:rsidP="00FA2543">
            <w:pPr>
              <w:spacing w:before="0"/>
              <w:ind w:firstLine="0"/>
              <w:rPr>
                <w:b/>
                <w:bCs/>
                <w:sz w:val="20"/>
                <w:szCs w:val="22"/>
              </w:rPr>
            </w:pPr>
            <w:r w:rsidRPr="002A4716">
              <w:rPr>
                <w:b/>
                <w:bCs/>
                <w:sz w:val="20"/>
                <w:szCs w:val="22"/>
              </w:rPr>
              <w:t>3</w:t>
            </w:r>
          </w:p>
        </w:tc>
        <w:tc>
          <w:tcPr>
            <w:tcW w:w="567" w:type="dxa"/>
            <w:tcBorders>
              <w:bottom w:val="single" w:sz="4" w:space="0" w:color="auto"/>
            </w:tcBorders>
          </w:tcPr>
          <w:p ns2:paraId="2FBD872E" ns2:textId="737C15D1" w:rsidR="00191940" w:rsidRPr="002A4716" w:rsidRDefault="00797302" w:rsidP="00FA2543">
            <w:pPr>
              <w:spacing w:before="0"/>
              <w:ind w:firstLine="0"/>
              <w:rPr>
                <w:b/>
                <w:bCs/>
                <w:sz w:val="20"/>
                <w:szCs w:val="22"/>
              </w:rPr>
            </w:pPr>
            <w:r w:rsidRPr="002A4716">
              <w:rPr>
                <w:b/>
                <w:bCs/>
                <w:sz w:val="20"/>
                <w:szCs w:val="22"/>
              </w:rPr>
              <w:t>2</w:t>
            </w:r>
          </w:p>
        </w:tc>
        <w:tc>
          <w:tcPr>
            <w:tcW w:w="555" w:type="dxa"/>
            <w:tcBorders>
              <w:bottom w:val="single" w:sz="4" w:space="0" w:color="auto"/>
              <w:right w:val="nil"/>
            </w:tcBorders>
          </w:tcPr>
          <w:p ns2:paraId="14F7BB77" ns2:textId="7A5DD860" w:rsidR="00191940" w:rsidRPr="002A4716" w:rsidRDefault="00797302" w:rsidP="00FA2543">
            <w:pPr>
              <w:spacing w:before="0"/>
              <w:ind w:firstLine="0"/>
              <w:rPr>
                <w:b/>
                <w:bCs/>
                <w:sz w:val="20"/>
                <w:szCs w:val="22"/>
              </w:rPr>
            </w:pPr>
            <w:r w:rsidRPr="002A4716">
              <w:rPr>
                <w:b/>
                <w:bCs/>
                <w:sz w:val="20"/>
                <w:szCs w:val="22"/>
              </w:rPr>
              <w:t>1</w:t>
            </w:r>
          </w:p>
        </w:tc>
      </w:tr>
      <w:tr w:rsidR="00191940" w:rsidRPr="002A4716" ns2:paraId="3921FF04" ns2:textId="77777777" w:rsidTr="007B2E24">
        <w:trPr>
          <w:trHeight w:val="272"/>
        </w:trPr>
        <w:tc>
          <w:tcPr>
            <w:tcW w:w="5812" w:type="dxa"/>
            <w:tcBorders>
              <w:top w:val="single" w:sz="4" w:space="0" w:color="auto"/>
              <w:left w:val="nil"/>
              <w:bottom w:val="nil"/>
            </w:tcBorders>
          </w:tcPr>
          <w:p ns2:paraId="61AC2222" ns2:textId="1F15220A" w:rsidR="00C22F69" w:rsidRPr="002A4716" w:rsidRDefault="00884A6A" w:rsidP="00FA2543">
            <w:pPr>
              <w:spacing w:before="0" w:line="240" w:lineRule="auto"/>
              <w:ind w:firstLine="0"/>
              <w:rPr>
                <w:sz w:val="20"/>
                <w:szCs w:val="20"/>
                <w:lang w:val="en-PH"/>
              </w:rPr>
            </w:pPr>
            <w:r w:rsidRPr="002A4716">
              <w:rPr>
                <w:sz w:val="20"/>
                <w:szCs w:val="20"/>
              </w:rPr>
              <w:t>1. The system accurately generates and displays actionable business intelligence (e.g., K-Means Destination Demand Profiling) to support strategic fleet allocation and resource planning.</w:t>
            </w:r>
          </w:p>
        </w:tc>
        <w:tc>
          <w:tcPr>
            <w:tcW w:w="562" w:type="dxa"/>
            <w:tcBorders>
              <w:top w:val="single" w:sz="4" w:space="0" w:color="auto"/>
              <w:bottom w:val="nil"/>
            </w:tcBorders>
          </w:tcPr>
          <w:p ns2:paraId="23A66D50" ns2:textId="77777777" w:rsidR="00191940" w:rsidRPr="002A4716" w:rsidRDefault="00191940" w:rsidP="00FA2543">
            <w:pPr>
              <w:spacing w:before="0"/>
              <w:ind w:firstLine="0"/>
              <w:rPr>
                <w:sz w:val="20"/>
                <w:szCs w:val="22"/>
              </w:rPr>
            </w:pPr>
          </w:p>
        </w:tc>
        <w:tc>
          <w:tcPr>
            <w:tcW w:w="567" w:type="dxa"/>
            <w:tcBorders>
              <w:top w:val="single" w:sz="4" w:space="0" w:color="auto"/>
              <w:bottom w:val="nil"/>
            </w:tcBorders>
          </w:tcPr>
          <w:p ns2:paraId="42BC4C50" ns2:textId="77777777" w:rsidR="00191940" w:rsidRPr="002A4716" w:rsidRDefault="00191940" w:rsidP="00FA2543">
            <w:pPr>
              <w:spacing w:before="0"/>
              <w:ind w:firstLine="0"/>
              <w:rPr>
                <w:sz w:val="20"/>
                <w:szCs w:val="22"/>
              </w:rPr>
            </w:pPr>
          </w:p>
        </w:tc>
        <w:tc>
          <w:tcPr>
            <w:tcW w:w="567" w:type="dxa"/>
            <w:tcBorders>
              <w:top w:val="single" w:sz="4" w:space="0" w:color="auto"/>
              <w:bottom w:val="nil"/>
            </w:tcBorders>
          </w:tcPr>
          <w:p ns2:paraId="4CC86005" ns2:textId="77777777" w:rsidR="00191940" w:rsidRPr="002A4716" w:rsidRDefault="00191940" w:rsidP="00FA2543">
            <w:pPr>
              <w:spacing w:before="0"/>
              <w:ind w:firstLine="0"/>
              <w:rPr>
                <w:sz w:val="20"/>
                <w:szCs w:val="22"/>
              </w:rPr>
            </w:pPr>
          </w:p>
        </w:tc>
        <w:tc>
          <w:tcPr>
            <w:tcW w:w="567" w:type="dxa"/>
            <w:tcBorders>
              <w:top w:val="single" w:sz="4" w:space="0" w:color="auto"/>
              <w:bottom w:val="nil"/>
            </w:tcBorders>
          </w:tcPr>
          <w:p ns2:paraId="3E187A2E" ns2:textId="77777777" w:rsidR="00191940" w:rsidRPr="002A4716" w:rsidRDefault="00191940" w:rsidP="00FA2543">
            <w:pPr>
              <w:spacing w:before="0"/>
              <w:ind w:firstLine="0"/>
              <w:rPr>
                <w:sz w:val="20"/>
                <w:szCs w:val="22"/>
              </w:rPr>
            </w:pPr>
          </w:p>
        </w:tc>
        <w:tc>
          <w:tcPr>
            <w:tcW w:w="555" w:type="dxa"/>
            <w:tcBorders>
              <w:top w:val="single" w:sz="4" w:space="0" w:color="auto"/>
              <w:bottom w:val="nil"/>
              <w:right w:val="nil"/>
            </w:tcBorders>
          </w:tcPr>
          <w:p ns2:paraId="4C1412CC" ns2:textId="77777777" w:rsidR="00191940" w:rsidRPr="002A4716" w:rsidRDefault="00191940" w:rsidP="00FA2543">
            <w:pPr>
              <w:spacing w:before="0"/>
              <w:ind w:firstLine="0"/>
              <w:rPr>
                <w:sz w:val="20"/>
                <w:szCs w:val="22"/>
              </w:rPr>
            </w:pPr>
          </w:p>
        </w:tc>
      </w:tr>
      <w:tr w:rsidR="00191940" w:rsidRPr="002A4716" ns2:paraId="63881308" ns2:textId="77777777" w:rsidTr="007B2E24">
        <w:tc>
          <w:tcPr>
            <w:tcW w:w="5812" w:type="dxa"/>
            <w:tcBorders>
              <w:top w:val="nil"/>
              <w:left w:val="nil"/>
              <w:bottom w:val="nil"/>
            </w:tcBorders>
          </w:tcPr>
          <w:p ns2:paraId="68410D4C" ns2:textId="357EE172" w:rsidR="00191940" w:rsidRPr="002A4716" w:rsidRDefault="00F7385D" w:rsidP="00FA2543">
            <w:pPr>
              <w:spacing w:before="0" w:line="240" w:lineRule="auto"/>
              <w:ind w:firstLine="0"/>
              <w:rPr>
                <w:sz w:val="20"/>
                <w:szCs w:val="20"/>
              </w:rPr>
            </w:pPr>
            <w:r w:rsidRPr="002A4716">
              <w:rPr>
                <w:sz w:val="20"/>
                <w:szCs w:val="20"/>
              </w:rPr>
              <w:t>2. The system correctly aggregates the weekly Thursday/</w:t>
            </w:r>
            <w:r w:rsidR="00CD6F90" w:rsidRPr="002A4716">
              <w:rPr>
                <w:sz w:val="20"/>
                <w:szCs w:val="20"/>
              </w:rPr>
              <w:t>Wednesday</w:t>
            </w:r>
            <w:r w:rsidRPr="002A4716">
              <w:rPr>
                <w:sz w:val="20"/>
                <w:szCs w:val="20"/>
              </w:rPr>
              <w:t xml:space="preserve"> operational data (biometric attendance and completed trips) to accurately process baseline payroll and financial extras without calculation errors.</w:t>
            </w:r>
          </w:p>
        </w:tc>
        <w:tc>
          <w:tcPr>
            <w:tcW w:w="562" w:type="dxa"/>
            <w:tcBorders>
              <w:top w:val="nil"/>
              <w:bottom w:val="nil"/>
            </w:tcBorders>
          </w:tcPr>
          <w:p ns2:paraId="22A81C70" ns2:textId="77777777" w:rsidR="00191940" w:rsidRPr="002A4716" w:rsidRDefault="00191940" w:rsidP="00FA2543">
            <w:pPr>
              <w:spacing w:before="0"/>
              <w:ind w:firstLine="0"/>
              <w:rPr>
                <w:sz w:val="20"/>
                <w:szCs w:val="22"/>
              </w:rPr>
            </w:pPr>
          </w:p>
        </w:tc>
        <w:tc>
          <w:tcPr>
            <w:tcW w:w="567" w:type="dxa"/>
            <w:tcBorders>
              <w:top w:val="nil"/>
              <w:bottom w:val="nil"/>
            </w:tcBorders>
          </w:tcPr>
          <w:p ns2:paraId="2657C9E2" ns2:textId="77777777" w:rsidR="00191940" w:rsidRPr="002A4716" w:rsidRDefault="00191940" w:rsidP="00FA2543">
            <w:pPr>
              <w:spacing w:before="0"/>
              <w:ind w:firstLine="0"/>
              <w:rPr>
                <w:sz w:val="20"/>
                <w:szCs w:val="22"/>
              </w:rPr>
            </w:pPr>
          </w:p>
        </w:tc>
        <w:tc>
          <w:tcPr>
            <w:tcW w:w="567" w:type="dxa"/>
            <w:tcBorders>
              <w:top w:val="nil"/>
              <w:bottom w:val="nil"/>
            </w:tcBorders>
          </w:tcPr>
          <w:p ns2:paraId="10E8AABC" ns2:textId="77777777" w:rsidR="00191940" w:rsidRPr="002A4716" w:rsidRDefault="00191940" w:rsidP="00FA2543">
            <w:pPr>
              <w:spacing w:before="0"/>
              <w:ind w:firstLine="0"/>
              <w:rPr>
                <w:sz w:val="20"/>
                <w:szCs w:val="22"/>
              </w:rPr>
            </w:pPr>
          </w:p>
        </w:tc>
        <w:tc>
          <w:tcPr>
            <w:tcW w:w="567" w:type="dxa"/>
            <w:tcBorders>
              <w:top w:val="nil"/>
              <w:bottom w:val="nil"/>
            </w:tcBorders>
          </w:tcPr>
          <w:p ns2:paraId="48EABAA6" ns2:textId="77777777" w:rsidR="00191940" w:rsidRPr="002A4716" w:rsidRDefault="00191940" w:rsidP="00FA2543">
            <w:pPr>
              <w:spacing w:before="0"/>
              <w:ind w:firstLine="0"/>
              <w:rPr>
                <w:sz w:val="20"/>
                <w:szCs w:val="22"/>
              </w:rPr>
            </w:pPr>
          </w:p>
        </w:tc>
        <w:tc>
          <w:tcPr>
            <w:tcW w:w="555" w:type="dxa"/>
            <w:tcBorders>
              <w:top w:val="nil"/>
              <w:bottom w:val="nil"/>
              <w:right w:val="nil"/>
            </w:tcBorders>
          </w:tcPr>
          <w:p ns2:paraId="70074FAA" ns2:textId="77777777" w:rsidR="00191940" w:rsidRPr="002A4716" w:rsidRDefault="00191940" w:rsidP="00FA2543">
            <w:pPr>
              <w:spacing w:before="0"/>
              <w:ind w:firstLine="0"/>
              <w:rPr>
                <w:sz w:val="20"/>
                <w:szCs w:val="22"/>
              </w:rPr>
            </w:pPr>
          </w:p>
        </w:tc>
      </w:tr>
      <w:tr w:rsidR="00191940" w:rsidRPr="002A4716" ns2:paraId="72E0D058" ns2:textId="77777777" w:rsidTr="007B2E24">
        <w:tc>
          <w:tcPr>
            <w:tcW w:w="5812" w:type="dxa"/>
            <w:tcBorders>
              <w:top w:val="nil"/>
              <w:left w:val="nil"/>
              <w:bottom w:val="single" w:sz="4" w:space="0" w:color="auto"/>
            </w:tcBorders>
          </w:tcPr>
          <w:p ns2:paraId="764F17DC" ns2:textId="6A72A626" w:rsidR="00191940" w:rsidRPr="002A4716" w:rsidRDefault="00F7385D" w:rsidP="00FA2543">
            <w:pPr>
              <w:spacing w:before="0" w:line="240" w:lineRule="auto"/>
              <w:ind w:firstLine="0"/>
              <w:rPr>
                <w:sz w:val="20"/>
                <w:szCs w:val="20"/>
              </w:rPr>
            </w:pPr>
            <w:r w:rsidRPr="002A4716">
              <w:rPr>
                <w:sz w:val="20"/>
                <w:szCs w:val="20"/>
              </w:rPr>
              <w:t>3. The system correctly performs calculations without errors, such as computing a driver’s exact average rating from multiple evaluations.</w:t>
            </w:r>
          </w:p>
        </w:tc>
        <w:tc>
          <w:tcPr>
            <w:tcW w:w="562" w:type="dxa"/>
            <w:tcBorders>
              <w:top w:val="nil"/>
              <w:bottom w:val="single" w:sz="4" w:space="0" w:color="auto"/>
            </w:tcBorders>
          </w:tcPr>
          <w:p ns2:paraId="535339B9" ns2:textId="77777777" w:rsidR="00191940" w:rsidRPr="002A4716" w:rsidRDefault="00191940" w:rsidP="00FA2543">
            <w:pPr>
              <w:spacing w:before="0"/>
              <w:ind w:firstLine="0"/>
              <w:rPr>
                <w:sz w:val="20"/>
                <w:szCs w:val="22"/>
              </w:rPr>
            </w:pPr>
          </w:p>
        </w:tc>
        <w:tc>
          <w:tcPr>
            <w:tcW w:w="567" w:type="dxa"/>
            <w:tcBorders>
              <w:top w:val="nil"/>
              <w:bottom w:val="single" w:sz="4" w:space="0" w:color="auto"/>
            </w:tcBorders>
          </w:tcPr>
          <w:p ns2:paraId="3ADA5024" ns2:textId="77777777" w:rsidR="00191940" w:rsidRPr="002A4716" w:rsidRDefault="00191940" w:rsidP="00FA2543">
            <w:pPr>
              <w:spacing w:before="0"/>
              <w:ind w:firstLine="0"/>
              <w:rPr>
                <w:sz w:val="20"/>
                <w:szCs w:val="22"/>
              </w:rPr>
            </w:pPr>
          </w:p>
        </w:tc>
        <w:tc>
          <w:tcPr>
            <w:tcW w:w="567" w:type="dxa"/>
            <w:tcBorders>
              <w:top w:val="nil"/>
              <w:bottom w:val="single" w:sz="4" w:space="0" w:color="auto"/>
            </w:tcBorders>
          </w:tcPr>
          <w:p ns2:paraId="64413810" ns2:textId="77777777" w:rsidR="00191940" w:rsidRPr="002A4716" w:rsidRDefault="00191940" w:rsidP="00FA2543">
            <w:pPr>
              <w:spacing w:before="0"/>
              <w:ind w:firstLine="0"/>
              <w:rPr>
                <w:sz w:val="20"/>
                <w:szCs w:val="22"/>
              </w:rPr>
            </w:pPr>
          </w:p>
        </w:tc>
        <w:tc>
          <w:tcPr>
            <w:tcW w:w="567" w:type="dxa"/>
            <w:tcBorders>
              <w:top w:val="nil"/>
              <w:bottom w:val="single" w:sz="4" w:space="0" w:color="auto"/>
            </w:tcBorders>
          </w:tcPr>
          <w:p ns2:paraId="3510A67D" ns2:textId="77777777" w:rsidR="00191940" w:rsidRPr="002A4716" w:rsidRDefault="00191940" w:rsidP="00FA2543">
            <w:pPr>
              <w:spacing w:before="0"/>
              <w:ind w:firstLine="0"/>
              <w:rPr>
                <w:sz w:val="20"/>
                <w:szCs w:val="22"/>
              </w:rPr>
            </w:pPr>
          </w:p>
        </w:tc>
        <w:tc>
          <w:tcPr>
            <w:tcW w:w="555" w:type="dxa"/>
            <w:tcBorders>
              <w:top w:val="nil"/>
              <w:bottom w:val="single" w:sz="4" w:space="0" w:color="auto"/>
              <w:right w:val="nil"/>
            </w:tcBorders>
          </w:tcPr>
          <w:p ns2:paraId="5ACFD9BB" ns2:textId="77777777" w:rsidR="00191940" w:rsidRPr="002A4716" w:rsidRDefault="00191940" w:rsidP="00FA2543">
            <w:pPr>
              <w:spacing w:before="0"/>
              <w:ind w:firstLine="0"/>
              <w:rPr>
                <w:sz w:val="20"/>
                <w:szCs w:val="22"/>
              </w:rPr>
            </w:pPr>
          </w:p>
        </w:tc>
      </w:tr>
    </w:tbl>
    <w:p ns2:paraId="61E2F28A" ns2:textId="1D4FB87C" w:rsidR="00496014" w:rsidRPr="00D333AA" w:rsidRDefault="00344ED3" w:rsidP="00FA2543">
      <w:r w:rsidRPr="00D333AA">
        <w:t>This questionnaire is to evaluate the Performance Efficiency by measuring time-behavior and resource utilization under real-world conditions.</w:t>
      </w:r>
    </w:p>
    <w:p ns2:paraId="69899E25" ns2:textId="77777777" w:rsidR="00073FEC" w:rsidRPr="00D333AA" w:rsidRDefault="00073FEC" w:rsidP="00FA2543"/>
    <w:p ns2:paraId="646882F1" ns2:textId="3E2D488A" w:rsidR="00BD5D93" w:rsidRPr="00D333AA" w:rsidRDefault="00BD5D93" w:rsidP="007B2E24">
      <w:pPr>
        <w:pStyle w:val="Caption"/>
        <w:keepNext/>
        <w:spacing w:before="120" w:after="60" w:line="240" w:lineRule="auto"/>
        <w:ind w:firstLine="0"/>
        <w:jc w:val="center"/>
      </w:pPr>
      <w:bookmarkStart w:id="154" w:name="_Toc227624392"/>
      <w:bookmarkStart w:id="155" w:name="_Toc229068839"/>
      <w:bookmarkStart w:id="156" w:name="_Toc242911204"/>
      <w:r w:rsidRPr="00D333AA">
        <w:lastRenderedPageBreak/>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13</w:t>
      </w:r>
      <w:r w:rsidRPr="00D333AA">
        <w:fldChar w:fldCharType="end"/>
      </w:r>
      <w:r w:rsidRPr="00D333AA">
        <w:t xml:space="preserve"> Performance Efficiency Questionnaire</w:t>
      </w:r>
      <w:bookmarkEnd w:id="154"/>
      <w:bookmarkEnd w:id="155"/>
      <w:bookmarkEnd w:id="156"/>
    </w:p>
    <w:tbl>
      <w:tblPr>
        <w:tblStyle w:val="TableGrid"/>
        <w:tblW w:w="0" w:type="auto"/>
        <w:tblBorders>
          <w:left w:val="none" w:sz="0" w:space="0" w:color="auto"/>
          <w:right w:val="none" w:sz="0" w:space="0" w:color="auto"/>
        </w:tblBorders>
        <w:tblLook w:val="04A0" w:firstRow="1" w:lastRow="0" w:firstColumn="1" w:lastColumn="0" w:noHBand="0" w:noVBand="1"/>
      </w:tblPr>
      <w:tblGrid>
        <w:gridCol w:w="5812"/>
        <w:gridCol w:w="562"/>
        <w:gridCol w:w="567"/>
        <w:gridCol w:w="567"/>
        <w:gridCol w:w="567"/>
        <w:gridCol w:w="555"/>
      </w:tblGrid>
      <w:tr w:rsidR="009C0F69" w:rsidRPr="002A4716" ns2:paraId="5717AE76" ns2:textId="77777777" w:rsidTr="007B2E24">
        <w:trPr>
          <w:trHeight w:val="525"/>
          <w:tblHeader/>
        </w:trPr>
        <w:tc>
          <w:tcPr>
            <w:tcW w:w="5812" w:type="dxa"/>
            <w:tcBorders>
              <w:bottom w:val="single" w:sz="4" w:space="0" w:color="auto"/>
            </w:tcBorders>
          </w:tcPr>
          <w:p ns2:paraId="46EC2343" ns2:textId="210B2ABC" w:rsidR="009C0F69" w:rsidRPr="002A4716" w:rsidRDefault="009C0F69" w:rsidP="00FA2543">
            <w:pPr>
              <w:spacing w:before="0" w:line="240" w:lineRule="auto"/>
              <w:ind w:firstLine="0"/>
              <w:rPr>
                <w:b/>
                <w:bCs/>
                <w:sz w:val="20"/>
                <w:szCs w:val="22"/>
              </w:rPr>
            </w:pPr>
            <w:r w:rsidRPr="002A4716">
              <w:rPr>
                <w:b/>
                <w:bCs/>
                <w:sz w:val="20"/>
                <w:szCs w:val="22"/>
              </w:rPr>
              <w:t>Performance Efficien</w:t>
            </w:r>
            <w:r w:rsidR="00FD54E7" w:rsidRPr="002A4716">
              <w:rPr>
                <w:b/>
                <w:bCs/>
                <w:sz w:val="20"/>
                <w:szCs w:val="22"/>
              </w:rPr>
              <w:t>cy</w:t>
            </w:r>
          </w:p>
        </w:tc>
        <w:tc>
          <w:tcPr>
            <w:tcW w:w="562" w:type="dxa"/>
            <w:tcBorders>
              <w:bottom w:val="single" w:sz="4" w:space="0" w:color="auto"/>
            </w:tcBorders>
          </w:tcPr>
          <w:p ns2:paraId="6C1189CB" ns2:textId="77777777" w:rsidR="009C0F69" w:rsidRPr="002A4716" w:rsidRDefault="009C0F69" w:rsidP="00FA2543">
            <w:pPr>
              <w:spacing w:before="0"/>
              <w:ind w:firstLine="0"/>
              <w:rPr>
                <w:b/>
                <w:bCs/>
                <w:sz w:val="20"/>
                <w:szCs w:val="22"/>
              </w:rPr>
            </w:pPr>
            <w:r w:rsidRPr="002A4716">
              <w:rPr>
                <w:b/>
                <w:bCs/>
                <w:sz w:val="20"/>
                <w:szCs w:val="22"/>
              </w:rPr>
              <w:t>5</w:t>
            </w:r>
          </w:p>
        </w:tc>
        <w:tc>
          <w:tcPr>
            <w:tcW w:w="567" w:type="dxa"/>
            <w:tcBorders>
              <w:bottom w:val="single" w:sz="4" w:space="0" w:color="auto"/>
            </w:tcBorders>
          </w:tcPr>
          <w:p ns2:paraId="77E02362" ns2:textId="77777777" w:rsidR="009C0F69" w:rsidRPr="002A4716" w:rsidRDefault="009C0F69" w:rsidP="00FA2543">
            <w:pPr>
              <w:spacing w:before="0"/>
              <w:ind w:firstLine="0"/>
              <w:rPr>
                <w:b/>
                <w:bCs/>
                <w:sz w:val="20"/>
                <w:szCs w:val="22"/>
              </w:rPr>
            </w:pPr>
            <w:r w:rsidRPr="002A4716">
              <w:rPr>
                <w:b/>
                <w:bCs/>
                <w:sz w:val="20"/>
                <w:szCs w:val="22"/>
              </w:rPr>
              <w:t>4</w:t>
            </w:r>
          </w:p>
        </w:tc>
        <w:tc>
          <w:tcPr>
            <w:tcW w:w="567" w:type="dxa"/>
            <w:tcBorders>
              <w:bottom w:val="single" w:sz="4" w:space="0" w:color="auto"/>
            </w:tcBorders>
          </w:tcPr>
          <w:p ns2:paraId="6CBA6381" ns2:textId="77777777" w:rsidR="009C0F69" w:rsidRPr="002A4716" w:rsidRDefault="009C0F69" w:rsidP="00FA2543">
            <w:pPr>
              <w:spacing w:before="0"/>
              <w:ind w:firstLine="0"/>
              <w:rPr>
                <w:b/>
                <w:bCs/>
                <w:sz w:val="20"/>
                <w:szCs w:val="22"/>
              </w:rPr>
            </w:pPr>
            <w:r w:rsidRPr="002A4716">
              <w:rPr>
                <w:b/>
                <w:bCs/>
                <w:sz w:val="20"/>
                <w:szCs w:val="22"/>
              </w:rPr>
              <w:t>3</w:t>
            </w:r>
          </w:p>
        </w:tc>
        <w:tc>
          <w:tcPr>
            <w:tcW w:w="567" w:type="dxa"/>
            <w:tcBorders>
              <w:bottom w:val="single" w:sz="4" w:space="0" w:color="auto"/>
            </w:tcBorders>
          </w:tcPr>
          <w:p ns2:paraId="45884446" ns2:textId="77777777" w:rsidR="009C0F69" w:rsidRPr="002A4716" w:rsidRDefault="009C0F69" w:rsidP="00FA2543">
            <w:pPr>
              <w:spacing w:before="0"/>
              <w:ind w:firstLine="0"/>
              <w:rPr>
                <w:b/>
                <w:bCs/>
                <w:sz w:val="20"/>
                <w:szCs w:val="22"/>
              </w:rPr>
            </w:pPr>
            <w:r w:rsidRPr="002A4716">
              <w:rPr>
                <w:b/>
                <w:bCs/>
                <w:sz w:val="20"/>
                <w:szCs w:val="22"/>
              </w:rPr>
              <w:t>2</w:t>
            </w:r>
          </w:p>
        </w:tc>
        <w:tc>
          <w:tcPr>
            <w:tcW w:w="555" w:type="dxa"/>
            <w:tcBorders>
              <w:bottom w:val="single" w:sz="4" w:space="0" w:color="auto"/>
            </w:tcBorders>
          </w:tcPr>
          <w:p ns2:paraId="17B00760" ns2:textId="77777777" w:rsidR="009C0F69" w:rsidRPr="002A4716" w:rsidRDefault="009C0F69" w:rsidP="00FA2543">
            <w:pPr>
              <w:spacing w:before="0"/>
              <w:ind w:firstLine="0"/>
              <w:rPr>
                <w:b/>
                <w:bCs/>
                <w:sz w:val="20"/>
                <w:szCs w:val="22"/>
              </w:rPr>
            </w:pPr>
            <w:r w:rsidRPr="002A4716">
              <w:rPr>
                <w:b/>
                <w:bCs/>
                <w:sz w:val="20"/>
                <w:szCs w:val="22"/>
              </w:rPr>
              <w:t>1</w:t>
            </w:r>
          </w:p>
        </w:tc>
      </w:tr>
      <w:tr w:rsidR="009C0F69" w:rsidRPr="002A4716" ns2:paraId="506EE50D" ns2:textId="77777777" w:rsidTr="007B2E24">
        <w:tc>
          <w:tcPr>
            <w:tcW w:w="5812" w:type="dxa"/>
            <w:tcBorders>
              <w:bottom w:val="nil"/>
            </w:tcBorders>
          </w:tcPr>
          <w:p ns2:paraId="2FCA1168" ns2:textId="7C2DAB0B" w:rsidR="009C0F69" w:rsidRPr="002A4716" w:rsidRDefault="00F7385D" w:rsidP="00FA2543">
            <w:pPr>
              <w:spacing w:before="0" w:line="240" w:lineRule="auto"/>
              <w:ind w:firstLine="0"/>
              <w:rPr>
                <w:sz w:val="20"/>
                <w:szCs w:val="20"/>
                <w:lang w:val="en-PH"/>
              </w:rPr>
            </w:pPr>
            <w:r w:rsidRPr="002A4716">
              <w:rPr>
                <w:sz w:val="20"/>
                <w:szCs w:val="20"/>
              </w:rPr>
              <w:t>4. The analytics dashboards and predictive machine learning models (e.g., maintenance forecasting) process historical data and generate visual reports quickly without disrupting daily administrative workflows.</w:t>
            </w:r>
          </w:p>
        </w:tc>
        <w:tc>
          <w:tcPr>
            <w:tcW w:w="562" w:type="dxa"/>
            <w:tcBorders>
              <w:bottom w:val="nil"/>
            </w:tcBorders>
          </w:tcPr>
          <w:p ns2:paraId="760A85D7" ns2:textId="77777777" w:rsidR="009C0F69" w:rsidRPr="002A4716" w:rsidRDefault="009C0F69" w:rsidP="00FA2543">
            <w:pPr>
              <w:spacing w:before="0"/>
              <w:ind w:firstLine="0"/>
              <w:rPr>
                <w:sz w:val="20"/>
                <w:szCs w:val="22"/>
              </w:rPr>
            </w:pPr>
          </w:p>
        </w:tc>
        <w:tc>
          <w:tcPr>
            <w:tcW w:w="567" w:type="dxa"/>
            <w:tcBorders>
              <w:bottom w:val="nil"/>
            </w:tcBorders>
          </w:tcPr>
          <w:p ns2:paraId="0CBD78C1" ns2:textId="77777777" w:rsidR="009C0F69" w:rsidRPr="002A4716" w:rsidRDefault="009C0F69" w:rsidP="00FA2543">
            <w:pPr>
              <w:spacing w:before="0"/>
              <w:ind w:firstLine="0"/>
              <w:rPr>
                <w:sz w:val="20"/>
                <w:szCs w:val="22"/>
              </w:rPr>
            </w:pPr>
          </w:p>
        </w:tc>
        <w:tc>
          <w:tcPr>
            <w:tcW w:w="567" w:type="dxa"/>
            <w:tcBorders>
              <w:bottom w:val="nil"/>
            </w:tcBorders>
          </w:tcPr>
          <w:p ns2:paraId="5BCE2A1A" ns2:textId="77777777" w:rsidR="009C0F69" w:rsidRPr="002A4716" w:rsidRDefault="009C0F69" w:rsidP="00FA2543">
            <w:pPr>
              <w:spacing w:before="0"/>
              <w:ind w:firstLine="0"/>
              <w:rPr>
                <w:sz w:val="20"/>
                <w:szCs w:val="22"/>
              </w:rPr>
            </w:pPr>
          </w:p>
        </w:tc>
        <w:tc>
          <w:tcPr>
            <w:tcW w:w="567" w:type="dxa"/>
            <w:tcBorders>
              <w:bottom w:val="nil"/>
            </w:tcBorders>
          </w:tcPr>
          <w:p ns2:paraId="0F3204CF" ns2:textId="77777777" w:rsidR="009C0F69" w:rsidRPr="002A4716" w:rsidRDefault="009C0F69" w:rsidP="00FA2543">
            <w:pPr>
              <w:spacing w:before="0"/>
              <w:ind w:firstLine="0"/>
              <w:rPr>
                <w:sz w:val="20"/>
                <w:szCs w:val="22"/>
              </w:rPr>
            </w:pPr>
          </w:p>
        </w:tc>
        <w:tc>
          <w:tcPr>
            <w:tcW w:w="555" w:type="dxa"/>
            <w:tcBorders>
              <w:bottom w:val="nil"/>
            </w:tcBorders>
          </w:tcPr>
          <w:p ns2:paraId="0CEF391E" ns2:textId="77777777" w:rsidR="009C0F69" w:rsidRPr="002A4716" w:rsidRDefault="009C0F69" w:rsidP="00FA2543">
            <w:pPr>
              <w:spacing w:before="0"/>
              <w:ind w:firstLine="0"/>
              <w:rPr>
                <w:sz w:val="20"/>
                <w:szCs w:val="22"/>
              </w:rPr>
            </w:pPr>
          </w:p>
        </w:tc>
      </w:tr>
      <w:tr w:rsidR="009C0F69" w:rsidRPr="002A4716" ns2:paraId="2589D7AB" ns2:textId="77777777" w:rsidTr="007B2E24">
        <w:tc>
          <w:tcPr>
            <w:tcW w:w="5812" w:type="dxa"/>
            <w:tcBorders>
              <w:top w:val="nil"/>
              <w:bottom w:val="nil"/>
            </w:tcBorders>
          </w:tcPr>
          <w:p ns2:paraId="4956038E" ns2:textId="2B777E79" w:rsidR="009C0F69" w:rsidRPr="002A4716" w:rsidRDefault="00A85918" w:rsidP="00FA2543">
            <w:pPr>
              <w:spacing w:before="0" w:line="240" w:lineRule="auto"/>
              <w:ind w:firstLine="0"/>
              <w:rPr>
                <w:sz w:val="20"/>
                <w:szCs w:val="20"/>
              </w:rPr>
            </w:pPr>
            <w:r w:rsidRPr="002A4716">
              <w:rPr>
                <w:sz w:val="20"/>
                <w:szCs w:val="20"/>
              </w:rPr>
              <w:t>5. The application remains smooth and responsive when rapidly navigating between different tabs (like Fleet, Drivers, and Schedules).</w:t>
            </w:r>
          </w:p>
        </w:tc>
        <w:tc>
          <w:tcPr>
            <w:tcW w:w="562" w:type="dxa"/>
            <w:tcBorders>
              <w:top w:val="nil"/>
              <w:bottom w:val="nil"/>
            </w:tcBorders>
          </w:tcPr>
          <w:p ns2:paraId="03D344A4" ns2:textId="77777777" w:rsidR="009C0F69" w:rsidRPr="002A4716" w:rsidRDefault="009C0F69" w:rsidP="00FA2543">
            <w:pPr>
              <w:spacing w:before="0"/>
              <w:ind w:firstLine="0"/>
              <w:rPr>
                <w:sz w:val="20"/>
                <w:szCs w:val="22"/>
              </w:rPr>
            </w:pPr>
          </w:p>
        </w:tc>
        <w:tc>
          <w:tcPr>
            <w:tcW w:w="567" w:type="dxa"/>
            <w:tcBorders>
              <w:top w:val="nil"/>
              <w:bottom w:val="nil"/>
            </w:tcBorders>
          </w:tcPr>
          <w:p ns2:paraId="5AFD0A30" ns2:textId="77777777" w:rsidR="009C0F69" w:rsidRPr="002A4716" w:rsidRDefault="009C0F69" w:rsidP="00FA2543">
            <w:pPr>
              <w:spacing w:before="0"/>
              <w:ind w:firstLine="0"/>
              <w:rPr>
                <w:sz w:val="20"/>
                <w:szCs w:val="22"/>
              </w:rPr>
            </w:pPr>
          </w:p>
        </w:tc>
        <w:tc>
          <w:tcPr>
            <w:tcW w:w="567" w:type="dxa"/>
            <w:tcBorders>
              <w:top w:val="nil"/>
              <w:bottom w:val="nil"/>
            </w:tcBorders>
          </w:tcPr>
          <w:p ns2:paraId="387CBFA2" ns2:textId="77777777" w:rsidR="009C0F69" w:rsidRPr="002A4716" w:rsidRDefault="009C0F69" w:rsidP="00FA2543">
            <w:pPr>
              <w:spacing w:before="0"/>
              <w:ind w:firstLine="0"/>
              <w:rPr>
                <w:sz w:val="20"/>
                <w:szCs w:val="22"/>
              </w:rPr>
            </w:pPr>
          </w:p>
        </w:tc>
        <w:tc>
          <w:tcPr>
            <w:tcW w:w="567" w:type="dxa"/>
            <w:tcBorders>
              <w:top w:val="nil"/>
              <w:bottom w:val="nil"/>
            </w:tcBorders>
          </w:tcPr>
          <w:p ns2:paraId="24D08EC8" ns2:textId="77777777" w:rsidR="009C0F69" w:rsidRPr="002A4716" w:rsidRDefault="009C0F69" w:rsidP="00FA2543">
            <w:pPr>
              <w:spacing w:before="0"/>
              <w:ind w:firstLine="0"/>
              <w:rPr>
                <w:sz w:val="20"/>
                <w:szCs w:val="22"/>
              </w:rPr>
            </w:pPr>
          </w:p>
        </w:tc>
        <w:tc>
          <w:tcPr>
            <w:tcW w:w="555" w:type="dxa"/>
            <w:tcBorders>
              <w:top w:val="nil"/>
              <w:bottom w:val="nil"/>
            </w:tcBorders>
          </w:tcPr>
          <w:p ns2:paraId="70025BD4" ns2:textId="77777777" w:rsidR="009C0F69" w:rsidRPr="002A4716" w:rsidRDefault="009C0F69" w:rsidP="00FA2543">
            <w:pPr>
              <w:spacing w:before="0"/>
              <w:ind w:firstLine="0"/>
              <w:rPr>
                <w:sz w:val="20"/>
                <w:szCs w:val="22"/>
              </w:rPr>
            </w:pPr>
          </w:p>
        </w:tc>
      </w:tr>
      <w:tr w:rsidR="009C0F69" w:rsidRPr="002A4716" ns2:paraId="02A1B09F" ns2:textId="77777777" w:rsidTr="007B2E24">
        <w:tc>
          <w:tcPr>
            <w:tcW w:w="5812" w:type="dxa"/>
            <w:tcBorders>
              <w:top w:val="nil"/>
            </w:tcBorders>
          </w:tcPr>
          <w:p ns2:paraId="34237424" ns2:textId="51221AD9" w:rsidR="009C0F69" w:rsidRPr="002A4716" w:rsidRDefault="00A85918" w:rsidP="00FA2543">
            <w:pPr>
              <w:spacing w:before="0" w:line="240" w:lineRule="auto"/>
              <w:ind w:firstLine="0"/>
              <w:rPr>
                <w:sz w:val="20"/>
                <w:szCs w:val="20"/>
              </w:rPr>
            </w:pPr>
            <w:r w:rsidRPr="002A4716">
              <w:rPr>
                <w:sz w:val="20"/>
                <w:szCs w:val="20"/>
              </w:rPr>
              <w:t>6. The system does not noticeably slow down, freeze, or cause the device to lag after being used for an extended period.</w:t>
            </w:r>
          </w:p>
        </w:tc>
        <w:tc>
          <w:tcPr>
            <w:tcW w:w="562" w:type="dxa"/>
            <w:tcBorders>
              <w:top w:val="nil"/>
            </w:tcBorders>
          </w:tcPr>
          <w:p ns2:paraId="4F2B6BAF" ns2:textId="77777777" w:rsidR="009C0F69" w:rsidRPr="002A4716" w:rsidRDefault="009C0F69" w:rsidP="00FA2543">
            <w:pPr>
              <w:spacing w:before="0"/>
              <w:ind w:firstLine="0"/>
              <w:rPr>
                <w:sz w:val="20"/>
                <w:szCs w:val="22"/>
              </w:rPr>
            </w:pPr>
          </w:p>
        </w:tc>
        <w:tc>
          <w:tcPr>
            <w:tcW w:w="567" w:type="dxa"/>
            <w:tcBorders>
              <w:top w:val="nil"/>
            </w:tcBorders>
          </w:tcPr>
          <w:p ns2:paraId="4FCEF3E9" ns2:textId="77777777" w:rsidR="009C0F69" w:rsidRPr="002A4716" w:rsidRDefault="009C0F69" w:rsidP="00FA2543">
            <w:pPr>
              <w:spacing w:before="0"/>
              <w:ind w:firstLine="0"/>
              <w:rPr>
                <w:sz w:val="20"/>
                <w:szCs w:val="22"/>
              </w:rPr>
            </w:pPr>
          </w:p>
        </w:tc>
        <w:tc>
          <w:tcPr>
            <w:tcW w:w="567" w:type="dxa"/>
            <w:tcBorders>
              <w:top w:val="nil"/>
            </w:tcBorders>
          </w:tcPr>
          <w:p ns2:paraId="51701B98" ns2:textId="77777777" w:rsidR="009C0F69" w:rsidRPr="002A4716" w:rsidRDefault="009C0F69" w:rsidP="00FA2543">
            <w:pPr>
              <w:spacing w:before="0"/>
              <w:ind w:firstLine="0"/>
              <w:rPr>
                <w:sz w:val="20"/>
                <w:szCs w:val="22"/>
              </w:rPr>
            </w:pPr>
          </w:p>
        </w:tc>
        <w:tc>
          <w:tcPr>
            <w:tcW w:w="567" w:type="dxa"/>
            <w:tcBorders>
              <w:top w:val="nil"/>
            </w:tcBorders>
          </w:tcPr>
          <w:p ns2:paraId="54DF69EA" ns2:textId="77777777" w:rsidR="009C0F69" w:rsidRPr="002A4716" w:rsidRDefault="009C0F69" w:rsidP="00FA2543">
            <w:pPr>
              <w:spacing w:before="0"/>
              <w:ind w:firstLine="0"/>
              <w:rPr>
                <w:sz w:val="20"/>
                <w:szCs w:val="22"/>
              </w:rPr>
            </w:pPr>
          </w:p>
        </w:tc>
        <w:tc>
          <w:tcPr>
            <w:tcW w:w="555" w:type="dxa"/>
            <w:tcBorders>
              <w:top w:val="nil"/>
            </w:tcBorders>
          </w:tcPr>
          <w:p ns2:paraId="19EF0BBA" ns2:textId="77777777" w:rsidR="009C0F69" w:rsidRPr="002A4716" w:rsidRDefault="009C0F69" w:rsidP="00FA2543">
            <w:pPr>
              <w:spacing w:before="0"/>
              <w:ind w:firstLine="0"/>
              <w:rPr>
                <w:sz w:val="20"/>
                <w:szCs w:val="22"/>
              </w:rPr>
            </w:pPr>
          </w:p>
        </w:tc>
      </w:tr>
    </w:tbl>
    <w:p ns2:paraId="6D30D67B" ns2:textId="6F23C310" w:rsidR="00267B36" w:rsidRPr="00D333AA" w:rsidRDefault="067C6F43" w:rsidP="00FA2543">
      <w:r w:rsidRPr="00D333AA">
        <w:t>This questionnaire is to evaluate the Usability of the interface, focusing on operability and learnability for the Staff who operate in fast-paced environments. By enforcing a "three-click rule," the evaluation ensures the interface is intuitive enough for use with minimal training.</w:t>
      </w:r>
    </w:p>
    <w:p ns2:paraId="7C148738" ns2:textId="0D3C57E9" w:rsidR="00BD5D93" w:rsidRPr="00D333AA" w:rsidRDefault="00BD5D93" w:rsidP="007B2E24">
      <w:pPr>
        <w:pStyle w:val="Caption"/>
        <w:keepNext/>
        <w:spacing w:before="120" w:after="60" w:line="240" w:lineRule="auto"/>
        <w:ind w:firstLine="0"/>
        <w:jc w:val="center"/>
      </w:pPr>
      <w:bookmarkStart w:id="157" w:name="_Toc227624393"/>
      <w:bookmarkStart w:id="158" w:name="_Toc229068840"/>
      <w:bookmarkStart w:id="159" w:name="_Toc242911205"/>
      <w:r w:rsidRPr="00D333AA">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14</w:t>
      </w:r>
      <w:r w:rsidRPr="00D333AA">
        <w:fldChar w:fldCharType="end"/>
      </w:r>
      <w:r w:rsidRPr="00D333AA">
        <w:t xml:space="preserve"> Usability Questionnaire</w:t>
      </w:r>
      <w:bookmarkEnd w:id="157"/>
      <w:bookmarkEnd w:id="158"/>
      <w:bookmarkEnd w:id="159"/>
    </w:p>
    <w:tbl>
      <w:tblPr>
        <w:tblStyle w:val="TableGrid"/>
        <w:tblW w:w="0" w:type="auto"/>
        <w:tblBorders>
          <w:left w:val="none" w:sz="0" w:space="0" w:color="auto"/>
          <w:right w:val="none" w:sz="0" w:space="0" w:color="auto"/>
        </w:tblBorders>
        <w:tblLook w:val="04A0" w:firstRow="1" w:lastRow="0" w:firstColumn="1" w:lastColumn="0" w:noHBand="0" w:noVBand="1"/>
      </w:tblPr>
      <w:tblGrid>
        <w:gridCol w:w="5812"/>
        <w:gridCol w:w="562"/>
        <w:gridCol w:w="567"/>
        <w:gridCol w:w="567"/>
        <w:gridCol w:w="567"/>
        <w:gridCol w:w="555"/>
      </w:tblGrid>
      <w:tr w:rsidR="000214F2" w:rsidRPr="002A4716" ns2:paraId="6E0AC62C" ns2:textId="77777777" w:rsidTr="007B2E24">
        <w:trPr>
          <w:trHeight w:val="525"/>
          <w:tblHeader/>
        </w:trPr>
        <w:tc>
          <w:tcPr>
            <w:tcW w:w="5812" w:type="dxa"/>
            <w:tcBorders>
              <w:bottom w:val="single" w:sz="4" w:space="0" w:color="auto"/>
            </w:tcBorders>
          </w:tcPr>
          <w:p ns2:paraId="0D2F8822" ns2:textId="391635A5" w:rsidR="000214F2" w:rsidRPr="002A4716" w:rsidRDefault="000214F2" w:rsidP="00FA2543">
            <w:pPr>
              <w:spacing w:before="0" w:line="240" w:lineRule="auto"/>
              <w:ind w:firstLine="0"/>
              <w:rPr>
                <w:b/>
                <w:bCs/>
                <w:sz w:val="20"/>
                <w:szCs w:val="22"/>
              </w:rPr>
            </w:pPr>
            <w:r w:rsidRPr="002A4716">
              <w:rPr>
                <w:b/>
                <w:bCs/>
                <w:sz w:val="20"/>
                <w:szCs w:val="22"/>
              </w:rPr>
              <w:t>Usability</w:t>
            </w:r>
          </w:p>
        </w:tc>
        <w:tc>
          <w:tcPr>
            <w:tcW w:w="562" w:type="dxa"/>
            <w:tcBorders>
              <w:bottom w:val="single" w:sz="4" w:space="0" w:color="auto"/>
            </w:tcBorders>
          </w:tcPr>
          <w:p ns2:paraId="738646A2" ns2:textId="77777777" w:rsidR="000214F2" w:rsidRPr="002A4716" w:rsidRDefault="000214F2" w:rsidP="00FA2543">
            <w:pPr>
              <w:spacing w:before="0"/>
              <w:ind w:firstLine="0"/>
              <w:rPr>
                <w:b/>
                <w:bCs/>
                <w:sz w:val="20"/>
                <w:szCs w:val="22"/>
              </w:rPr>
            </w:pPr>
            <w:r w:rsidRPr="002A4716">
              <w:rPr>
                <w:b/>
                <w:bCs/>
                <w:sz w:val="20"/>
                <w:szCs w:val="22"/>
              </w:rPr>
              <w:t>5</w:t>
            </w:r>
          </w:p>
        </w:tc>
        <w:tc>
          <w:tcPr>
            <w:tcW w:w="567" w:type="dxa"/>
            <w:tcBorders>
              <w:bottom w:val="single" w:sz="4" w:space="0" w:color="auto"/>
            </w:tcBorders>
          </w:tcPr>
          <w:p ns2:paraId="01509D3B" ns2:textId="77777777" w:rsidR="000214F2" w:rsidRPr="002A4716" w:rsidRDefault="000214F2" w:rsidP="00FA2543">
            <w:pPr>
              <w:spacing w:before="0"/>
              <w:ind w:firstLine="0"/>
              <w:rPr>
                <w:b/>
                <w:bCs/>
                <w:sz w:val="20"/>
                <w:szCs w:val="22"/>
              </w:rPr>
            </w:pPr>
            <w:r w:rsidRPr="002A4716">
              <w:rPr>
                <w:b/>
                <w:bCs/>
                <w:sz w:val="20"/>
                <w:szCs w:val="22"/>
              </w:rPr>
              <w:t>4</w:t>
            </w:r>
          </w:p>
        </w:tc>
        <w:tc>
          <w:tcPr>
            <w:tcW w:w="567" w:type="dxa"/>
            <w:tcBorders>
              <w:bottom w:val="single" w:sz="4" w:space="0" w:color="auto"/>
            </w:tcBorders>
          </w:tcPr>
          <w:p ns2:paraId="0CAC94F6" ns2:textId="77777777" w:rsidR="000214F2" w:rsidRPr="002A4716" w:rsidRDefault="000214F2" w:rsidP="00FA2543">
            <w:pPr>
              <w:spacing w:before="0"/>
              <w:ind w:firstLine="0"/>
              <w:rPr>
                <w:b/>
                <w:bCs/>
                <w:sz w:val="20"/>
                <w:szCs w:val="22"/>
              </w:rPr>
            </w:pPr>
            <w:r w:rsidRPr="002A4716">
              <w:rPr>
                <w:b/>
                <w:bCs/>
                <w:sz w:val="20"/>
                <w:szCs w:val="22"/>
              </w:rPr>
              <w:t>3</w:t>
            </w:r>
          </w:p>
        </w:tc>
        <w:tc>
          <w:tcPr>
            <w:tcW w:w="567" w:type="dxa"/>
            <w:tcBorders>
              <w:bottom w:val="single" w:sz="4" w:space="0" w:color="auto"/>
            </w:tcBorders>
          </w:tcPr>
          <w:p ns2:paraId="53DB6182" ns2:textId="77777777" w:rsidR="000214F2" w:rsidRPr="002A4716" w:rsidRDefault="000214F2" w:rsidP="00FA2543">
            <w:pPr>
              <w:spacing w:before="0"/>
              <w:ind w:firstLine="0"/>
              <w:rPr>
                <w:b/>
                <w:bCs/>
                <w:sz w:val="20"/>
                <w:szCs w:val="22"/>
              </w:rPr>
            </w:pPr>
            <w:r w:rsidRPr="002A4716">
              <w:rPr>
                <w:b/>
                <w:bCs/>
                <w:sz w:val="20"/>
                <w:szCs w:val="22"/>
              </w:rPr>
              <w:t>2</w:t>
            </w:r>
          </w:p>
        </w:tc>
        <w:tc>
          <w:tcPr>
            <w:tcW w:w="555" w:type="dxa"/>
            <w:tcBorders>
              <w:bottom w:val="single" w:sz="4" w:space="0" w:color="auto"/>
            </w:tcBorders>
          </w:tcPr>
          <w:p ns2:paraId="223889CA" ns2:textId="77777777" w:rsidR="000214F2" w:rsidRPr="002A4716" w:rsidRDefault="000214F2" w:rsidP="00FA2543">
            <w:pPr>
              <w:spacing w:before="0"/>
              <w:ind w:firstLine="0"/>
              <w:rPr>
                <w:b/>
                <w:bCs/>
                <w:sz w:val="20"/>
                <w:szCs w:val="22"/>
              </w:rPr>
            </w:pPr>
            <w:r w:rsidRPr="002A4716">
              <w:rPr>
                <w:b/>
                <w:bCs/>
                <w:sz w:val="20"/>
                <w:szCs w:val="22"/>
              </w:rPr>
              <w:t>1</w:t>
            </w:r>
          </w:p>
        </w:tc>
      </w:tr>
      <w:tr w:rsidR="00267B36" w:rsidRPr="002A4716" ns2:paraId="506C7830" ns2:textId="77777777" w:rsidTr="007B2E24">
        <w:tc>
          <w:tcPr>
            <w:tcW w:w="5812" w:type="dxa"/>
            <w:tcBorders>
              <w:bottom w:val="nil"/>
            </w:tcBorders>
          </w:tcPr>
          <w:p ns2:paraId="4E529BCD" ns2:textId="6DE4FB99" w:rsidR="00267B36" w:rsidRPr="002A4716" w:rsidRDefault="00A85918" w:rsidP="00FA2543">
            <w:pPr>
              <w:spacing w:before="0" w:line="240" w:lineRule="auto"/>
              <w:ind w:firstLine="0"/>
              <w:rPr>
                <w:sz w:val="20"/>
                <w:szCs w:val="22"/>
                <w:lang w:val="en-PH"/>
              </w:rPr>
            </w:pPr>
            <w:r w:rsidRPr="002A4716">
              <w:rPr>
                <w:sz w:val="20"/>
                <w:szCs w:val="22"/>
              </w:rPr>
              <w:t>7. The analytics dashboards visually communicate Key Performance Indicators (KPIs) clearly and logically, enabling management to immediately interpret trends and make informed business decisions.</w:t>
            </w:r>
          </w:p>
        </w:tc>
        <w:tc>
          <w:tcPr>
            <w:tcW w:w="562" w:type="dxa"/>
            <w:tcBorders>
              <w:bottom w:val="nil"/>
            </w:tcBorders>
          </w:tcPr>
          <w:p ns2:paraId="522FD399" ns2:textId="77777777" w:rsidR="00267B36" w:rsidRPr="002A4716" w:rsidRDefault="00267B36" w:rsidP="00FA2543">
            <w:pPr>
              <w:spacing w:before="0"/>
              <w:ind w:firstLine="0"/>
              <w:rPr>
                <w:sz w:val="20"/>
                <w:szCs w:val="22"/>
              </w:rPr>
            </w:pPr>
          </w:p>
        </w:tc>
        <w:tc>
          <w:tcPr>
            <w:tcW w:w="567" w:type="dxa"/>
            <w:tcBorders>
              <w:bottom w:val="nil"/>
            </w:tcBorders>
          </w:tcPr>
          <w:p ns2:paraId="0FD58367" ns2:textId="77777777" w:rsidR="00267B36" w:rsidRPr="002A4716" w:rsidRDefault="00267B36" w:rsidP="00FA2543">
            <w:pPr>
              <w:spacing w:before="0"/>
              <w:ind w:firstLine="0"/>
              <w:rPr>
                <w:sz w:val="20"/>
                <w:szCs w:val="22"/>
              </w:rPr>
            </w:pPr>
          </w:p>
        </w:tc>
        <w:tc>
          <w:tcPr>
            <w:tcW w:w="567" w:type="dxa"/>
            <w:tcBorders>
              <w:bottom w:val="nil"/>
            </w:tcBorders>
          </w:tcPr>
          <w:p ns2:paraId="0D1ED2B3" ns2:textId="77777777" w:rsidR="00267B36" w:rsidRPr="002A4716" w:rsidRDefault="00267B36" w:rsidP="00FA2543">
            <w:pPr>
              <w:spacing w:before="0"/>
              <w:ind w:firstLine="0"/>
              <w:rPr>
                <w:sz w:val="20"/>
                <w:szCs w:val="22"/>
              </w:rPr>
            </w:pPr>
          </w:p>
        </w:tc>
        <w:tc>
          <w:tcPr>
            <w:tcW w:w="567" w:type="dxa"/>
            <w:tcBorders>
              <w:bottom w:val="nil"/>
            </w:tcBorders>
          </w:tcPr>
          <w:p ns2:paraId="7285CD0E" ns2:textId="77777777" w:rsidR="00267B36" w:rsidRPr="002A4716" w:rsidRDefault="00267B36" w:rsidP="00FA2543">
            <w:pPr>
              <w:spacing w:before="0"/>
              <w:ind w:firstLine="0"/>
              <w:rPr>
                <w:sz w:val="20"/>
                <w:szCs w:val="22"/>
              </w:rPr>
            </w:pPr>
          </w:p>
        </w:tc>
        <w:tc>
          <w:tcPr>
            <w:tcW w:w="555" w:type="dxa"/>
            <w:tcBorders>
              <w:bottom w:val="nil"/>
            </w:tcBorders>
          </w:tcPr>
          <w:p ns2:paraId="12187C7D" ns2:textId="77777777" w:rsidR="00267B36" w:rsidRPr="002A4716" w:rsidRDefault="00267B36" w:rsidP="00FA2543">
            <w:pPr>
              <w:spacing w:before="0"/>
              <w:ind w:firstLine="0"/>
              <w:rPr>
                <w:sz w:val="20"/>
                <w:szCs w:val="22"/>
              </w:rPr>
            </w:pPr>
          </w:p>
        </w:tc>
      </w:tr>
      <w:tr w:rsidR="00267B36" w:rsidRPr="002A4716" ns2:paraId="31AED52A" ns2:textId="77777777" w:rsidTr="007B2E24">
        <w:tc>
          <w:tcPr>
            <w:tcW w:w="5812" w:type="dxa"/>
            <w:tcBorders>
              <w:top w:val="nil"/>
              <w:bottom w:val="nil"/>
            </w:tcBorders>
          </w:tcPr>
          <w:p ns2:paraId="6C4BACCA" ns2:textId="08D05B15" w:rsidR="00267B36" w:rsidRPr="002A4716" w:rsidRDefault="00A85918" w:rsidP="00FA2543">
            <w:pPr>
              <w:spacing w:before="0" w:line="240" w:lineRule="auto"/>
              <w:ind w:firstLine="0"/>
              <w:rPr>
                <w:sz w:val="20"/>
                <w:szCs w:val="22"/>
              </w:rPr>
            </w:pPr>
            <w:r w:rsidRPr="002A4716">
              <w:rPr>
                <w:sz w:val="20"/>
                <w:szCs w:val="22"/>
              </w:rPr>
              <w:t>8. The system clearly alerts the user if they enter incorrect information (like typing letters in a number field) and explains how to fix it.</w:t>
            </w:r>
          </w:p>
        </w:tc>
        <w:tc>
          <w:tcPr>
            <w:tcW w:w="562" w:type="dxa"/>
            <w:tcBorders>
              <w:top w:val="nil"/>
              <w:bottom w:val="nil"/>
            </w:tcBorders>
          </w:tcPr>
          <w:p ns2:paraId="2E30BC0B" ns2:textId="77777777" w:rsidR="00267B36" w:rsidRPr="002A4716" w:rsidRDefault="00267B36" w:rsidP="00FA2543">
            <w:pPr>
              <w:spacing w:before="0"/>
              <w:ind w:firstLine="0"/>
              <w:rPr>
                <w:sz w:val="20"/>
                <w:szCs w:val="22"/>
              </w:rPr>
            </w:pPr>
          </w:p>
        </w:tc>
        <w:tc>
          <w:tcPr>
            <w:tcW w:w="567" w:type="dxa"/>
            <w:tcBorders>
              <w:top w:val="nil"/>
              <w:bottom w:val="nil"/>
            </w:tcBorders>
          </w:tcPr>
          <w:p ns2:paraId="1EAAB2D0" ns2:textId="77777777" w:rsidR="00267B36" w:rsidRPr="002A4716" w:rsidRDefault="00267B36" w:rsidP="00FA2543">
            <w:pPr>
              <w:spacing w:before="0"/>
              <w:ind w:firstLine="0"/>
              <w:rPr>
                <w:sz w:val="20"/>
                <w:szCs w:val="22"/>
              </w:rPr>
            </w:pPr>
          </w:p>
        </w:tc>
        <w:tc>
          <w:tcPr>
            <w:tcW w:w="567" w:type="dxa"/>
            <w:tcBorders>
              <w:top w:val="nil"/>
              <w:bottom w:val="nil"/>
            </w:tcBorders>
          </w:tcPr>
          <w:p ns2:paraId="159A8D9D" ns2:textId="77777777" w:rsidR="00267B36" w:rsidRPr="002A4716" w:rsidRDefault="00267B36" w:rsidP="00FA2543">
            <w:pPr>
              <w:spacing w:before="0"/>
              <w:ind w:firstLine="0"/>
              <w:rPr>
                <w:sz w:val="20"/>
                <w:szCs w:val="22"/>
              </w:rPr>
            </w:pPr>
          </w:p>
        </w:tc>
        <w:tc>
          <w:tcPr>
            <w:tcW w:w="567" w:type="dxa"/>
            <w:tcBorders>
              <w:top w:val="nil"/>
              <w:bottom w:val="nil"/>
            </w:tcBorders>
          </w:tcPr>
          <w:p ns2:paraId="65376E6A" ns2:textId="77777777" w:rsidR="00267B36" w:rsidRPr="002A4716" w:rsidRDefault="00267B36" w:rsidP="00FA2543">
            <w:pPr>
              <w:spacing w:before="0"/>
              <w:ind w:firstLine="0"/>
              <w:rPr>
                <w:sz w:val="20"/>
                <w:szCs w:val="22"/>
              </w:rPr>
            </w:pPr>
          </w:p>
        </w:tc>
        <w:tc>
          <w:tcPr>
            <w:tcW w:w="555" w:type="dxa"/>
            <w:tcBorders>
              <w:top w:val="nil"/>
              <w:bottom w:val="nil"/>
            </w:tcBorders>
          </w:tcPr>
          <w:p ns2:paraId="1A93C30F" ns2:textId="77777777" w:rsidR="00267B36" w:rsidRPr="002A4716" w:rsidRDefault="00267B36" w:rsidP="00FA2543">
            <w:pPr>
              <w:spacing w:before="0"/>
              <w:ind w:firstLine="0"/>
              <w:rPr>
                <w:sz w:val="20"/>
                <w:szCs w:val="22"/>
              </w:rPr>
            </w:pPr>
          </w:p>
        </w:tc>
      </w:tr>
      <w:tr w:rsidR="00267B36" w:rsidRPr="002A4716" ns2:paraId="44463350" ns2:textId="77777777" w:rsidTr="007B2E24">
        <w:tc>
          <w:tcPr>
            <w:tcW w:w="5812" w:type="dxa"/>
            <w:tcBorders>
              <w:top w:val="nil"/>
            </w:tcBorders>
          </w:tcPr>
          <w:p ns2:paraId="1B348760" ns2:textId="62D42C16" w:rsidR="00267B36" w:rsidRPr="002A4716" w:rsidRDefault="00A85918" w:rsidP="00FA2543">
            <w:pPr>
              <w:spacing w:before="0" w:line="240" w:lineRule="auto"/>
              <w:ind w:firstLine="0"/>
              <w:rPr>
                <w:sz w:val="20"/>
                <w:szCs w:val="22"/>
              </w:rPr>
            </w:pPr>
            <w:r w:rsidRPr="002A4716">
              <w:rPr>
                <w:sz w:val="20"/>
                <w:szCs w:val="22"/>
              </w:rPr>
              <w:t>9. The layout, colors, and text are organized logically, making it easy to find specific buttons, records, or menus.</w:t>
            </w:r>
          </w:p>
        </w:tc>
        <w:tc>
          <w:tcPr>
            <w:tcW w:w="562" w:type="dxa"/>
            <w:tcBorders>
              <w:top w:val="nil"/>
            </w:tcBorders>
          </w:tcPr>
          <w:p ns2:paraId="493A1C8E" ns2:textId="77777777" w:rsidR="00267B36" w:rsidRPr="002A4716" w:rsidRDefault="00267B36" w:rsidP="00FA2543">
            <w:pPr>
              <w:spacing w:before="0"/>
              <w:ind w:firstLine="0"/>
              <w:rPr>
                <w:sz w:val="20"/>
                <w:szCs w:val="22"/>
              </w:rPr>
            </w:pPr>
          </w:p>
        </w:tc>
        <w:tc>
          <w:tcPr>
            <w:tcW w:w="567" w:type="dxa"/>
            <w:tcBorders>
              <w:top w:val="nil"/>
            </w:tcBorders>
          </w:tcPr>
          <w:p ns2:paraId="556653A5" ns2:textId="77777777" w:rsidR="00267B36" w:rsidRPr="002A4716" w:rsidRDefault="00267B36" w:rsidP="00FA2543">
            <w:pPr>
              <w:spacing w:before="0"/>
              <w:ind w:firstLine="0"/>
              <w:rPr>
                <w:sz w:val="20"/>
                <w:szCs w:val="22"/>
              </w:rPr>
            </w:pPr>
          </w:p>
        </w:tc>
        <w:tc>
          <w:tcPr>
            <w:tcW w:w="567" w:type="dxa"/>
            <w:tcBorders>
              <w:top w:val="nil"/>
            </w:tcBorders>
          </w:tcPr>
          <w:p ns2:paraId="51A3B589" ns2:textId="77777777" w:rsidR="00267B36" w:rsidRPr="002A4716" w:rsidRDefault="00267B36" w:rsidP="00FA2543">
            <w:pPr>
              <w:spacing w:before="0"/>
              <w:ind w:firstLine="0"/>
              <w:rPr>
                <w:sz w:val="20"/>
                <w:szCs w:val="22"/>
              </w:rPr>
            </w:pPr>
          </w:p>
        </w:tc>
        <w:tc>
          <w:tcPr>
            <w:tcW w:w="567" w:type="dxa"/>
            <w:tcBorders>
              <w:top w:val="nil"/>
            </w:tcBorders>
          </w:tcPr>
          <w:p ns2:paraId="10782562" ns2:textId="77777777" w:rsidR="00267B36" w:rsidRPr="002A4716" w:rsidRDefault="00267B36" w:rsidP="00FA2543">
            <w:pPr>
              <w:spacing w:before="0"/>
              <w:ind w:firstLine="0"/>
              <w:rPr>
                <w:sz w:val="20"/>
                <w:szCs w:val="22"/>
              </w:rPr>
            </w:pPr>
          </w:p>
        </w:tc>
        <w:tc>
          <w:tcPr>
            <w:tcW w:w="555" w:type="dxa"/>
            <w:tcBorders>
              <w:top w:val="nil"/>
            </w:tcBorders>
          </w:tcPr>
          <w:p ns2:paraId="6C3EE78E" ns2:textId="77777777" w:rsidR="00267B36" w:rsidRPr="002A4716" w:rsidRDefault="00267B36" w:rsidP="00FA2543">
            <w:pPr>
              <w:spacing w:before="0"/>
              <w:ind w:firstLine="0"/>
              <w:rPr>
                <w:sz w:val="20"/>
                <w:szCs w:val="22"/>
              </w:rPr>
            </w:pPr>
          </w:p>
        </w:tc>
      </w:tr>
    </w:tbl>
    <w:p ns2:paraId="479AE117" ns2:textId="33CE6A64" w:rsidR="00374CA3" w:rsidRPr="00D333AA" w:rsidRDefault="002A7591" w:rsidP="00FA2543">
      <w:r w:rsidRPr="00D333AA">
        <w:t>This questionnaire is to evaluate the Security &amp; Reliability of shuttle operations involving sensitive personnel data and proprietary fleet KPIs. This section validates confidentiality and integrity through Role-Based Access Control (RBAC) and SSL/TLS encryption.</w:t>
      </w:r>
    </w:p>
    <w:p ns2:paraId="43BACD0E" ns2:textId="6AE2F336" w:rsidR="00BD5D93" w:rsidRPr="00D333AA" w:rsidRDefault="00BD5D93" w:rsidP="007B2E24">
      <w:pPr>
        <w:pStyle w:val="Caption"/>
        <w:keepNext/>
        <w:spacing w:before="120" w:after="60" w:line="240" w:lineRule="auto"/>
        <w:ind w:firstLine="0"/>
        <w:jc w:val="center"/>
      </w:pPr>
      <w:bookmarkStart w:id="160" w:name="_Toc227624394"/>
      <w:bookmarkStart w:id="161" w:name="_Toc229068841"/>
      <w:bookmarkStart w:id="162" w:name="_Toc242911206"/>
      <w:r w:rsidRPr="00D333AA">
        <w:lastRenderedPageBreak/>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15</w:t>
      </w:r>
      <w:r w:rsidRPr="00D333AA">
        <w:fldChar w:fldCharType="end"/>
      </w:r>
      <w:r w:rsidRPr="00D333AA">
        <w:t xml:space="preserve"> Security &amp; Reliability Questionnaire</w:t>
      </w:r>
      <w:bookmarkEnd w:id="160"/>
      <w:bookmarkEnd w:id="161"/>
      <w:bookmarkEnd w:id="162"/>
    </w:p>
    <w:tbl>
      <w:tblPr>
        <w:tblStyle w:val="TableGrid"/>
        <w:tblW w:w="0" w:type="auto"/>
        <w:tblBorders>
          <w:left w:val="none" w:sz="0" w:space="0" w:color="auto"/>
          <w:right w:val="none" w:sz="0" w:space="0" w:color="auto"/>
        </w:tblBorders>
        <w:tblLook w:val="04A0" w:firstRow="1" w:lastRow="0" w:firstColumn="1" w:lastColumn="0" w:noHBand="0" w:noVBand="1"/>
      </w:tblPr>
      <w:tblGrid>
        <w:gridCol w:w="5812"/>
        <w:gridCol w:w="562"/>
        <w:gridCol w:w="567"/>
        <w:gridCol w:w="567"/>
        <w:gridCol w:w="567"/>
        <w:gridCol w:w="555"/>
      </w:tblGrid>
      <w:tr w:rsidR="000F339B" w:rsidRPr="002A4716" ns2:paraId="0828B0EC" ns2:textId="77777777" w:rsidTr="007B2E24">
        <w:trPr>
          <w:trHeight w:val="525"/>
          <w:tblHeader/>
        </w:trPr>
        <w:tc>
          <w:tcPr>
            <w:tcW w:w="5812" w:type="dxa"/>
            <w:tcBorders>
              <w:bottom w:val="single" w:sz="4" w:space="0" w:color="auto"/>
            </w:tcBorders>
          </w:tcPr>
          <w:p ns2:paraId="0FC5A714" ns2:textId="47E74BED" w:rsidR="000F339B" w:rsidRPr="002A4716" w:rsidRDefault="005E41A5" w:rsidP="00FA2543">
            <w:pPr>
              <w:spacing w:before="0" w:line="240" w:lineRule="auto"/>
              <w:ind w:firstLine="0"/>
              <w:rPr>
                <w:b/>
                <w:bCs/>
                <w:sz w:val="20"/>
                <w:szCs w:val="22"/>
              </w:rPr>
            </w:pPr>
            <w:r w:rsidRPr="002A4716">
              <w:rPr>
                <w:b/>
                <w:bCs/>
                <w:sz w:val="20"/>
                <w:szCs w:val="22"/>
              </w:rPr>
              <w:t>Security &amp; Reliability</w:t>
            </w:r>
          </w:p>
        </w:tc>
        <w:tc>
          <w:tcPr>
            <w:tcW w:w="562" w:type="dxa"/>
            <w:tcBorders>
              <w:bottom w:val="single" w:sz="4" w:space="0" w:color="auto"/>
            </w:tcBorders>
          </w:tcPr>
          <w:p ns2:paraId="2CA76F5A" ns2:textId="77777777" w:rsidR="000F339B" w:rsidRPr="002A4716" w:rsidRDefault="000F339B" w:rsidP="00FA2543">
            <w:pPr>
              <w:spacing w:before="0"/>
              <w:ind w:firstLine="0"/>
              <w:rPr>
                <w:b/>
                <w:bCs/>
                <w:sz w:val="20"/>
                <w:szCs w:val="22"/>
              </w:rPr>
            </w:pPr>
            <w:r w:rsidRPr="002A4716">
              <w:rPr>
                <w:b/>
                <w:bCs/>
                <w:sz w:val="20"/>
                <w:szCs w:val="22"/>
              </w:rPr>
              <w:t>5</w:t>
            </w:r>
          </w:p>
        </w:tc>
        <w:tc>
          <w:tcPr>
            <w:tcW w:w="567" w:type="dxa"/>
            <w:tcBorders>
              <w:bottom w:val="single" w:sz="4" w:space="0" w:color="auto"/>
            </w:tcBorders>
          </w:tcPr>
          <w:p ns2:paraId="2E67954E" ns2:textId="77777777" w:rsidR="000F339B" w:rsidRPr="002A4716" w:rsidRDefault="000F339B" w:rsidP="00FA2543">
            <w:pPr>
              <w:spacing w:before="0"/>
              <w:ind w:firstLine="0"/>
              <w:rPr>
                <w:b/>
                <w:bCs/>
                <w:sz w:val="20"/>
                <w:szCs w:val="22"/>
              </w:rPr>
            </w:pPr>
            <w:r w:rsidRPr="002A4716">
              <w:rPr>
                <w:b/>
                <w:bCs/>
                <w:sz w:val="20"/>
                <w:szCs w:val="22"/>
              </w:rPr>
              <w:t>4</w:t>
            </w:r>
          </w:p>
        </w:tc>
        <w:tc>
          <w:tcPr>
            <w:tcW w:w="567" w:type="dxa"/>
            <w:tcBorders>
              <w:bottom w:val="single" w:sz="4" w:space="0" w:color="auto"/>
            </w:tcBorders>
          </w:tcPr>
          <w:p ns2:paraId="56D7A15C" ns2:textId="77777777" w:rsidR="000F339B" w:rsidRPr="002A4716" w:rsidRDefault="000F339B" w:rsidP="00FA2543">
            <w:pPr>
              <w:spacing w:before="0"/>
              <w:ind w:firstLine="0"/>
              <w:rPr>
                <w:b/>
                <w:bCs/>
                <w:sz w:val="20"/>
                <w:szCs w:val="22"/>
              </w:rPr>
            </w:pPr>
            <w:r w:rsidRPr="002A4716">
              <w:rPr>
                <w:b/>
                <w:bCs/>
                <w:sz w:val="20"/>
                <w:szCs w:val="22"/>
              </w:rPr>
              <w:t>3</w:t>
            </w:r>
          </w:p>
        </w:tc>
        <w:tc>
          <w:tcPr>
            <w:tcW w:w="567" w:type="dxa"/>
            <w:tcBorders>
              <w:bottom w:val="single" w:sz="4" w:space="0" w:color="auto"/>
            </w:tcBorders>
          </w:tcPr>
          <w:p ns2:paraId="29561FF7" ns2:textId="77777777" w:rsidR="000F339B" w:rsidRPr="002A4716" w:rsidRDefault="000F339B" w:rsidP="00FA2543">
            <w:pPr>
              <w:spacing w:before="0"/>
              <w:ind w:firstLine="0"/>
              <w:rPr>
                <w:b/>
                <w:bCs/>
                <w:sz w:val="20"/>
                <w:szCs w:val="22"/>
              </w:rPr>
            </w:pPr>
            <w:r w:rsidRPr="002A4716">
              <w:rPr>
                <w:b/>
                <w:bCs/>
                <w:sz w:val="20"/>
                <w:szCs w:val="22"/>
              </w:rPr>
              <w:t>2</w:t>
            </w:r>
          </w:p>
        </w:tc>
        <w:tc>
          <w:tcPr>
            <w:tcW w:w="555" w:type="dxa"/>
            <w:tcBorders>
              <w:bottom w:val="single" w:sz="4" w:space="0" w:color="auto"/>
            </w:tcBorders>
          </w:tcPr>
          <w:p ns2:paraId="6814FC87" ns2:textId="77777777" w:rsidR="000F339B" w:rsidRPr="002A4716" w:rsidRDefault="000F339B" w:rsidP="00FA2543">
            <w:pPr>
              <w:spacing w:before="0"/>
              <w:ind w:firstLine="0"/>
              <w:rPr>
                <w:b/>
                <w:bCs/>
                <w:sz w:val="20"/>
                <w:szCs w:val="22"/>
              </w:rPr>
            </w:pPr>
            <w:r w:rsidRPr="002A4716">
              <w:rPr>
                <w:b/>
                <w:bCs/>
                <w:sz w:val="20"/>
                <w:szCs w:val="22"/>
              </w:rPr>
              <w:t>1</w:t>
            </w:r>
          </w:p>
        </w:tc>
      </w:tr>
      <w:tr w:rsidR="000F339B" w:rsidRPr="002A4716" ns2:paraId="7105AB7D" ns2:textId="77777777" w:rsidTr="007B2E24">
        <w:tc>
          <w:tcPr>
            <w:tcW w:w="5812" w:type="dxa"/>
            <w:tcBorders>
              <w:bottom w:val="nil"/>
            </w:tcBorders>
          </w:tcPr>
          <w:p ns2:paraId="1C17F41A" ns2:textId="688AD0D0" w:rsidR="000F339B" w:rsidRPr="002A4716" w:rsidRDefault="00A62DAE" w:rsidP="00FA2543">
            <w:pPr>
              <w:spacing w:before="0" w:line="240" w:lineRule="auto"/>
              <w:ind w:firstLine="0"/>
              <w:rPr>
                <w:sz w:val="20"/>
                <w:szCs w:val="22"/>
                <w:lang w:val="en-PH"/>
              </w:rPr>
            </w:pPr>
            <w:r w:rsidRPr="002A4716">
              <w:rPr>
                <w:sz w:val="20"/>
                <w:szCs w:val="22"/>
              </w:rPr>
              <w:t>10. The system enforces strict data governance by ensuring that sensitive operational and financial records are exclusively accessible to authorized Admin and Staff roles.</w:t>
            </w:r>
          </w:p>
        </w:tc>
        <w:tc>
          <w:tcPr>
            <w:tcW w:w="562" w:type="dxa"/>
            <w:tcBorders>
              <w:bottom w:val="nil"/>
            </w:tcBorders>
          </w:tcPr>
          <w:p ns2:paraId="5DFC3CEB" ns2:textId="77777777" w:rsidR="000F339B" w:rsidRPr="002A4716" w:rsidRDefault="000F339B" w:rsidP="00FA2543">
            <w:pPr>
              <w:spacing w:before="0"/>
              <w:ind w:firstLine="0"/>
              <w:rPr>
                <w:sz w:val="20"/>
                <w:szCs w:val="22"/>
              </w:rPr>
            </w:pPr>
          </w:p>
        </w:tc>
        <w:tc>
          <w:tcPr>
            <w:tcW w:w="567" w:type="dxa"/>
            <w:tcBorders>
              <w:bottom w:val="nil"/>
            </w:tcBorders>
          </w:tcPr>
          <w:p ns2:paraId="30B9FB68" ns2:textId="77777777" w:rsidR="000F339B" w:rsidRPr="002A4716" w:rsidRDefault="000F339B" w:rsidP="00FA2543">
            <w:pPr>
              <w:spacing w:before="0"/>
              <w:ind w:firstLine="0"/>
              <w:rPr>
                <w:sz w:val="20"/>
                <w:szCs w:val="22"/>
              </w:rPr>
            </w:pPr>
          </w:p>
        </w:tc>
        <w:tc>
          <w:tcPr>
            <w:tcW w:w="567" w:type="dxa"/>
            <w:tcBorders>
              <w:bottom w:val="nil"/>
            </w:tcBorders>
          </w:tcPr>
          <w:p ns2:paraId="69EE9E2B" ns2:textId="77777777" w:rsidR="000F339B" w:rsidRPr="002A4716" w:rsidRDefault="000F339B" w:rsidP="00FA2543">
            <w:pPr>
              <w:spacing w:before="0"/>
              <w:ind w:firstLine="0"/>
              <w:rPr>
                <w:sz w:val="20"/>
                <w:szCs w:val="22"/>
              </w:rPr>
            </w:pPr>
          </w:p>
        </w:tc>
        <w:tc>
          <w:tcPr>
            <w:tcW w:w="567" w:type="dxa"/>
            <w:tcBorders>
              <w:bottom w:val="nil"/>
            </w:tcBorders>
          </w:tcPr>
          <w:p ns2:paraId="0236CC37" ns2:textId="77777777" w:rsidR="000F339B" w:rsidRPr="002A4716" w:rsidRDefault="000F339B" w:rsidP="00FA2543">
            <w:pPr>
              <w:spacing w:before="0"/>
              <w:ind w:firstLine="0"/>
              <w:rPr>
                <w:sz w:val="20"/>
                <w:szCs w:val="22"/>
              </w:rPr>
            </w:pPr>
          </w:p>
        </w:tc>
        <w:tc>
          <w:tcPr>
            <w:tcW w:w="555" w:type="dxa"/>
            <w:tcBorders>
              <w:bottom w:val="nil"/>
            </w:tcBorders>
          </w:tcPr>
          <w:p ns2:paraId="0B44FF60" ns2:textId="77777777" w:rsidR="000F339B" w:rsidRPr="002A4716" w:rsidRDefault="000F339B" w:rsidP="00FA2543">
            <w:pPr>
              <w:spacing w:before="0"/>
              <w:ind w:firstLine="0"/>
              <w:rPr>
                <w:sz w:val="20"/>
                <w:szCs w:val="22"/>
              </w:rPr>
            </w:pPr>
          </w:p>
        </w:tc>
      </w:tr>
      <w:tr w:rsidR="008E7ACD" w:rsidRPr="002A4716" ns2:paraId="629AFDE2" ns2:textId="77777777" w:rsidTr="007B2E24">
        <w:tc>
          <w:tcPr>
            <w:tcW w:w="5812" w:type="dxa"/>
            <w:tcBorders>
              <w:top w:val="nil"/>
              <w:bottom w:val="nil"/>
            </w:tcBorders>
          </w:tcPr>
          <w:p ns2:paraId="3E4F7400" ns2:textId="46FF7821" w:rsidR="008E7ACD" w:rsidRPr="002A4716" w:rsidRDefault="00951590" w:rsidP="00FA2543">
            <w:pPr>
              <w:spacing w:before="0" w:line="240" w:lineRule="auto"/>
              <w:ind w:firstLine="0"/>
              <w:rPr>
                <w:sz w:val="20"/>
                <w:szCs w:val="22"/>
              </w:rPr>
            </w:pPr>
            <w:r w:rsidRPr="002A4716">
              <w:rPr>
                <w:sz w:val="20"/>
                <w:szCs w:val="22"/>
              </w:rPr>
              <w:t>11. The system correctly restricts access so that different users (Admin and Dispatch Staff) can only view and edit the specific pages meant for their role.</w:t>
            </w:r>
          </w:p>
        </w:tc>
        <w:tc>
          <w:tcPr>
            <w:tcW w:w="562" w:type="dxa"/>
            <w:tcBorders>
              <w:top w:val="nil"/>
              <w:bottom w:val="nil"/>
            </w:tcBorders>
          </w:tcPr>
          <w:p ns2:paraId="0921E843" ns2:textId="77777777" w:rsidR="008E7ACD" w:rsidRPr="002A4716" w:rsidRDefault="008E7ACD" w:rsidP="00FA2543">
            <w:pPr>
              <w:spacing w:before="0"/>
              <w:ind w:firstLine="0"/>
              <w:rPr>
                <w:sz w:val="20"/>
                <w:szCs w:val="22"/>
              </w:rPr>
            </w:pPr>
          </w:p>
        </w:tc>
        <w:tc>
          <w:tcPr>
            <w:tcW w:w="567" w:type="dxa"/>
            <w:tcBorders>
              <w:top w:val="nil"/>
              <w:bottom w:val="nil"/>
            </w:tcBorders>
          </w:tcPr>
          <w:p ns2:paraId="74D81805" ns2:textId="77777777" w:rsidR="008E7ACD" w:rsidRPr="002A4716" w:rsidRDefault="008E7ACD" w:rsidP="00FA2543">
            <w:pPr>
              <w:spacing w:before="0"/>
              <w:ind w:firstLine="0"/>
              <w:rPr>
                <w:sz w:val="20"/>
                <w:szCs w:val="22"/>
              </w:rPr>
            </w:pPr>
          </w:p>
        </w:tc>
        <w:tc>
          <w:tcPr>
            <w:tcW w:w="567" w:type="dxa"/>
            <w:tcBorders>
              <w:top w:val="nil"/>
              <w:bottom w:val="nil"/>
            </w:tcBorders>
          </w:tcPr>
          <w:p ns2:paraId="211E752C" ns2:textId="77777777" w:rsidR="008E7ACD" w:rsidRPr="002A4716" w:rsidRDefault="008E7ACD" w:rsidP="00FA2543">
            <w:pPr>
              <w:spacing w:before="0"/>
              <w:ind w:firstLine="0"/>
              <w:rPr>
                <w:sz w:val="20"/>
                <w:szCs w:val="22"/>
              </w:rPr>
            </w:pPr>
          </w:p>
        </w:tc>
        <w:tc>
          <w:tcPr>
            <w:tcW w:w="567" w:type="dxa"/>
            <w:tcBorders>
              <w:top w:val="nil"/>
              <w:bottom w:val="nil"/>
            </w:tcBorders>
          </w:tcPr>
          <w:p ns2:paraId="2881EE7B" ns2:textId="77777777" w:rsidR="008E7ACD" w:rsidRPr="002A4716" w:rsidRDefault="008E7ACD" w:rsidP="00FA2543">
            <w:pPr>
              <w:spacing w:before="0"/>
              <w:ind w:firstLine="0"/>
              <w:rPr>
                <w:sz w:val="20"/>
                <w:szCs w:val="22"/>
              </w:rPr>
            </w:pPr>
          </w:p>
        </w:tc>
        <w:tc>
          <w:tcPr>
            <w:tcW w:w="555" w:type="dxa"/>
            <w:tcBorders>
              <w:top w:val="nil"/>
              <w:bottom w:val="nil"/>
            </w:tcBorders>
          </w:tcPr>
          <w:p ns2:paraId="1BA6A1D4" ns2:textId="77777777" w:rsidR="008E7ACD" w:rsidRPr="002A4716" w:rsidRDefault="008E7ACD" w:rsidP="00FA2543">
            <w:pPr>
              <w:spacing w:before="0"/>
              <w:ind w:firstLine="0"/>
              <w:rPr>
                <w:sz w:val="20"/>
                <w:szCs w:val="22"/>
              </w:rPr>
            </w:pPr>
          </w:p>
        </w:tc>
      </w:tr>
      <w:tr w:rsidR="008E7ACD" w:rsidRPr="002A4716" ns2:paraId="53EA93EA" ns2:textId="77777777" w:rsidTr="007B2E24">
        <w:tc>
          <w:tcPr>
            <w:tcW w:w="5812" w:type="dxa"/>
            <w:tcBorders>
              <w:top w:val="nil"/>
              <w:bottom w:val="nil"/>
            </w:tcBorders>
          </w:tcPr>
          <w:p ns2:paraId="105729CC" ns2:textId="559387B9" w:rsidR="008E7ACD" w:rsidRPr="002A4716" w:rsidRDefault="00951590" w:rsidP="00FA2543">
            <w:pPr>
              <w:spacing w:before="0" w:line="240" w:lineRule="auto"/>
              <w:ind w:firstLine="0"/>
              <w:rPr>
                <w:sz w:val="20"/>
                <w:szCs w:val="22"/>
              </w:rPr>
            </w:pPr>
            <w:r w:rsidRPr="002A4716">
              <w:rPr>
                <w:sz w:val="20"/>
                <w:szCs w:val="22"/>
              </w:rPr>
              <w:t>12. The system securely masks passwords during login or registration and does not expose sensitive authentication tokens in plain text.</w:t>
            </w:r>
          </w:p>
        </w:tc>
        <w:tc>
          <w:tcPr>
            <w:tcW w:w="562" w:type="dxa"/>
            <w:tcBorders>
              <w:top w:val="nil"/>
              <w:bottom w:val="nil"/>
            </w:tcBorders>
          </w:tcPr>
          <w:p ns2:paraId="7AEB415D" ns2:textId="77777777" w:rsidR="008E7ACD" w:rsidRPr="002A4716" w:rsidRDefault="008E7ACD" w:rsidP="00FA2543">
            <w:pPr>
              <w:spacing w:before="0"/>
              <w:ind w:firstLine="0"/>
              <w:rPr>
                <w:sz w:val="20"/>
                <w:szCs w:val="22"/>
              </w:rPr>
            </w:pPr>
          </w:p>
        </w:tc>
        <w:tc>
          <w:tcPr>
            <w:tcW w:w="567" w:type="dxa"/>
            <w:tcBorders>
              <w:top w:val="nil"/>
              <w:bottom w:val="nil"/>
            </w:tcBorders>
          </w:tcPr>
          <w:p ns2:paraId="2E377DDA" ns2:textId="77777777" w:rsidR="008E7ACD" w:rsidRPr="002A4716" w:rsidRDefault="008E7ACD" w:rsidP="00FA2543">
            <w:pPr>
              <w:spacing w:before="0"/>
              <w:ind w:firstLine="0"/>
              <w:rPr>
                <w:sz w:val="20"/>
                <w:szCs w:val="22"/>
              </w:rPr>
            </w:pPr>
          </w:p>
        </w:tc>
        <w:tc>
          <w:tcPr>
            <w:tcW w:w="567" w:type="dxa"/>
            <w:tcBorders>
              <w:top w:val="nil"/>
              <w:bottom w:val="nil"/>
            </w:tcBorders>
          </w:tcPr>
          <w:p ns2:paraId="21E3F1C8" ns2:textId="77777777" w:rsidR="008E7ACD" w:rsidRPr="002A4716" w:rsidRDefault="008E7ACD" w:rsidP="00FA2543">
            <w:pPr>
              <w:spacing w:before="0"/>
              <w:ind w:firstLine="0"/>
              <w:rPr>
                <w:sz w:val="20"/>
                <w:szCs w:val="22"/>
              </w:rPr>
            </w:pPr>
          </w:p>
        </w:tc>
        <w:tc>
          <w:tcPr>
            <w:tcW w:w="567" w:type="dxa"/>
            <w:tcBorders>
              <w:top w:val="nil"/>
              <w:bottom w:val="nil"/>
            </w:tcBorders>
          </w:tcPr>
          <w:p ns2:paraId="40BF5A7A" ns2:textId="77777777" w:rsidR="008E7ACD" w:rsidRPr="002A4716" w:rsidRDefault="008E7ACD" w:rsidP="00FA2543">
            <w:pPr>
              <w:spacing w:before="0"/>
              <w:ind w:firstLine="0"/>
              <w:rPr>
                <w:sz w:val="20"/>
                <w:szCs w:val="22"/>
              </w:rPr>
            </w:pPr>
          </w:p>
        </w:tc>
        <w:tc>
          <w:tcPr>
            <w:tcW w:w="555" w:type="dxa"/>
            <w:tcBorders>
              <w:top w:val="nil"/>
              <w:bottom w:val="nil"/>
            </w:tcBorders>
          </w:tcPr>
          <w:p ns2:paraId="07FEC57A" ns2:textId="77777777" w:rsidR="008E7ACD" w:rsidRPr="002A4716" w:rsidRDefault="008E7ACD" w:rsidP="00FA2543">
            <w:pPr>
              <w:spacing w:before="0"/>
              <w:ind w:firstLine="0"/>
              <w:rPr>
                <w:sz w:val="20"/>
                <w:szCs w:val="22"/>
              </w:rPr>
            </w:pPr>
          </w:p>
        </w:tc>
      </w:tr>
      <w:tr w:rsidR="0000308E" w:rsidRPr="002A4716" ns2:paraId="676AC48B" ns2:textId="77777777" w:rsidTr="007B2E24">
        <w:tc>
          <w:tcPr>
            <w:tcW w:w="5812" w:type="dxa"/>
            <w:tcBorders>
              <w:top w:val="nil"/>
              <w:bottom w:val="nil"/>
            </w:tcBorders>
          </w:tcPr>
          <w:p ns2:paraId="70B1B11F" ns2:textId="2282E3F7" w:rsidR="0000308E" w:rsidRPr="002A4716" w:rsidRDefault="00951590" w:rsidP="00FA2543">
            <w:pPr>
              <w:spacing w:before="0" w:line="240" w:lineRule="auto"/>
              <w:ind w:firstLine="0"/>
              <w:rPr>
                <w:sz w:val="20"/>
                <w:szCs w:val="22"/>
              </w:rPr>
            </w:pPr>
            <w:r w:rsidRPr="002A4716">
              <w:rPr>
                <w:sz w:val="20"/>
                <w:szCs w:val="22"/>
              </w:rPr>
              <w:t>13. The weekly data pipeline maintains absolute data integrity, ensuring that raw biometric attendance and dispatch logs seamlessly synchronize with the central analytics engine without data loss or corruption.</w:t>
            </w:r>
          </w:p>
        </w:tc>
        <w:tc>
          <w:tcPr>
            <w:tcW w:w="562" w:type="dxa"/>
            <w:tcBorders>
              <w:top w:val="nil"/>
              <w:bottom w:val="nil"/>
            </w:tcBorders>
          </w:tcPr>
          <w:p ns2:paraId="6BE4EDD1" ns2:textId="77777777" w:rsidR="0000308E" w:rsidRPr="002A4716" w:rsidRDefault="0000308E" w:rsidP="00FA2543">
            <w:pPr>
              <w:spacing w:before="0"/>
              <w:ind w:firstLine="0"/>
              <w:rPr>
                <w:sz w:val="20"/>
                <w:szCs w:val="22"/>
              </w:rPr>
            </w:pPr>
          </w:p>
        </w:tc>
        <w:tc>
          <w:tcPr>
            <w:tcW w:w="567" w:type="dxa"/>
            <w:tcBorders>
              <w:top w:val="nil"/>
              <w:bottom w:val="nil"/>
            </w:tcBorders>
          </w:tcPr>
          <w:p ns2:paraId="488458FF" ns2:textId="77777777" w:rsidR="0000308E" w:rsidRPr="002A4716" w:rsidRDefault="0000308E" w:rsidP="00FA2543">
            <w:pPr>
              <w:spacing w:before="0"/>
              <w:ind w:firstLine="0"/>
              <w:rPr>
                <w:sz w:val="20"/>
                <w:szCs w:val="22"/>
              </w:rPr>
            </w:pPr>
          </w:p>
        </w:tc>
        <w:tc>
          <w:tcPr>
            <w:tcW w:w="567" w:type="dxa"/>
            <w:tcBorders>
              <w:top w:val="nil"/>
              <w:bottom w:val="nil"/>
            </w:tcBorders>
          </w:tcPr>
          <w:p ns2:paraId="18570209" ns2:textId="77777777" w:rsidR="0000308E" w:rsidRPr="002A4716" w:rsidRDefault="0000308E" w:rsidP="00FA2543">
            <w:pPr>
              <w:spacing w:before="0"/>
              <w:ind w:firstLine="0"/>
              <w:rPr>
                <w:sz w:val="20"/>
                <w:szCs w:val="22"/>
              </w:rPr>
            </w:pPr>
          </w:p>
        </w:tc>
        <w:tc>
          <w:tcPr>
            <w:tcW w:w="567" w:type="dxa"/>
            <w:tcBorders>
              <w:top w:val="nil"/>
              <w:bottom w:val="nil"/>
            </w:tcBorders>
          </w:tcPr>
          <w:p ns2:paraId="5CF5CD1D" ns2:textId="77777777" w:rsidR="0000308E" w:rsidRPr="002A4716" w:rsidRDefault="0000308E" w:rsidP="00FA2543">
            <w:pPr>
              <w:spacing w:before="0"/>
              <w:ind w:firstLine="0"/>
              <w:rPr>
                <w:sz w:val="20"/>
                <w:szCs w:val="22"/>
              </w:rPr>
            </w:pPr>
          </w:p>
        </w:tc>
        <w:tc>
          <w:tcPr>
            <w:tcW w:w="555" w:type="dxa"/>
            <w:tcBorders>
              <w:top w:val="nil"/>
              <w:bottom w:val="nil"/>
            </w:tcBorders>
          </w:tcPr>
          <w:p ns2:paraId="5CCAB410" ns2:textId="77777777" w:rsidR="0000308E" w:rsidRPr="002A4716" w:rsidRDefault="0000308E" w:rsidP="00FA2543">
            <w:pPr>
              <w:spacing w:before="0"/>
              <w:ind w:firstLine="0"/>
              <w:rPr>
                <w:sz w:val="20"/>
                <w:szCs w:val="22"/>
              </w:rPr>
            </w:pPr>
          </w:p>
        </w:tc>
      </w:tr>
      <w:tr w:rsidR="00F9605C" w:rsidRPr="002A4716" ns2:paraId="2327FE6F" ns2:textId="77777777" w:rsidTr="007B2E24">
        <w:tc>
          <w:tcPr>
            <w:tcW w:w="5812" w:type="dxa"/>
            <w:tcBorders>
              <w:top w:val="nil"/>
              <w:bottom w:val="nil"/>
            </w:tcBorders>
          </w:tcPr>
          <w:p ns2:paraId="60551ED8" ns2:textId="315FBF08" w:rsidR="00F9605C" w:rsidRPr="002A4716" w:rsidRDefault="00951590" w:rsidP="00FA2543">
            <w:pPr>
              <w:spacing w:before="0" w:line="240" w:lineRule="auto"/>
              <w:ind w:firstLine="0"/>
              <w:rPr>
                <w:sz w:val="20"/>
                <w:szCs w:val="22"/>
              </w:rPr>
            </w:pPr>
            <w:r w:rsidRPr="002A4716">
              <w:rPr>
                <w:sz w:val="20"/>
                <w:szCs w:val="22"/>
              </w:rPr>
              <w:t>14. Information remains consistent across the app (e.g., completing a trip schedule immediately updates the dashboard statistics without causing errors).</w:t>
            </w:r>
          </w:p>
        </w:tc>
        <w:tc>
          <w:tcPr>
            <w:tcW w:w="562" w:type="dxa"/>
            <w:tcBorders>
              <w:top w:val="nil"/>
              <w:bottom w:val="nil"/>
            </w:tcBorders>
          </w:tcPr>
          <w:p ns2:paraId="3C8D3A1B" ns2:textId="77777777" w:rsidR="00F9605C" w:rsidRPr="002A4716" w:rsidRDefault="00F9605C" w:rsidP="00FA2543">
            <w:pPr>
              <w:spacing w:before="0"/>
              <w:ind w:firstLine="0"/>
              <w:rPr>
                <w:sz w:val="20"/>
                <w:szCs w:val="22"/>
              </w:rPr>
            </w:pPr>
          </w:p>
        </w:tc>
        <w:tc>
          <w:tcPr>
            <w:tcW w:w="567" w:type="dxa"/>
            <w:tcBorders>
              <w:top w:val="nil"/>
              <w:bottom w:val="nil"/>
            </w:tcBorders>
          </w:tcPr>
          <w:p ns2:paraId="10FAFE65" ns2:textId="77777777" w:rsidR="00F9605C" w:rsidRPr="002A4716" w:rsidRDefault="00F9605C" w:rsidP="00FA2543">
            <w:pPr>
              <w:spacing w:before="0"/>
              <w:ind w:firstLine="0"/>
              <w:rPr>
                <w:sz w:val="20"/>
                <w:szCs w:val="22"/>
              </w:rPr>
            </w:pPr>
          </w:p>
        </w:tc>
        <w:tc>
          <w:tcPr>
            <w:tcW w:w="567" w:type="dxa"/>
            <w:tcBorders>
              <w:top w:val="nil"/>
              <w:bottom w:val="nil"/>
            </w:tcBorders>
          </w:tcPr>
          <w:p ns2:paraId="07FE2157" ns2:textId="77777777" w:rsidR="00F9605C" w:rsidRPr="002A4716" w:rsidRDefault="00F9605C" w:rsidP="00FA2543">
            <w:pPr>
              <w:spacing w:before="0"/>
              <w:ind w:firstLine="0"/>
              <w:rPr>
                <w:sz w:val="20"/>
                <w:szCs w:val="22"/>
              </w:rPr>
            </w:pPr>
          </w:p>
        </w:tc>
        <w:tc>
          <w:tcPr>
            <w:tcW w:w="567" w:type="dxa"/>
            <w:tcBorders>
              <w:top w:val="nil"/>
              <w:bottom w:val="nil"/>
            </w:tcBorders>
          </w:tcPr>
          <w:p ns2:paraId="3B51C65F" ns2:textId="77777777" w:rsidR="00F9605C" w:rsidRPr="002A4716" w:rsidRDefault="00F9605C" w:rsidP="00FA2543">
            <w:pPr>
              <w:spacing w:before="0"/>
              <w:ind w:firstLine="0"/>
              <w:rPr>
                <w:sz w:val="20"/>
                <w:szCs w:val="22"/>
              </w:rPr>
            </w:pPr>
          </w:p>
        </w:tc>
        <w:tc>
          <w:tcPr>
            <w:tcW w:w="555" w:type="dxa"/>
            <w:tcBorders>
              <w:top w:val="nil"/>
              <w:bottom w:val="nil"/>
            </w:tcBorders>
          </w:tcPr>
          <w:p ns2:paraId="4B33F417" ns2:textId="77777777" w:rsidR="00F9605C" w:rsidRPr="002A4716" w:rsidRDefault="00F9605C" w:rsidP="00FA2543">
            <w:pPr>
              <w:spacing w:before="0"/>
              <w:ind w:firstLine="0"/>
              <w:rPr>
                <w:sz w:val="20"/>
                <w:szCs w:val="22"/>
              </w:rPr>
            </w:pPr>
          </w:p>
        </w:tc>
      </w:tr>
      <w:tr w:rsidR="00F9605C" w:rsidRPr="002A4716" ns2:paraId="5A1A8468" ns2:textId="77777777" w:rsidTr="007B2E24">
        <w:tc>
          <w:tcPr>
            <w:tcW w:w="5812" w:type="dxa"/>
            <w:tcBorders>
              <w:top w:val="nil"/>
              <w:bottom w:val="single" w:sz="4" w:space="0" w:color="auto"/>
            </w:tcBorders>
          </w:tcPr>
          <w:p ns2:paraId="47DAE0C1" ns2:textId="0A3D2C74" w:rsidR="00F9605C" w:rsidRPr="002A4716" w:rsidRDefault="00F9605C" w:rsidP="00FA2543">
            <w:pPr>
              <w:spacing w:before="0" w:line="240" w:lineRule="auto"/>
              <w:ind w:firstLine="0"/>
              <w:rPr>
                <w:sz w:val="20"/>
                <w:szCs w:val="22"/>
              </w:rPr>
            </w:pPr>
            <w:r w:rsidRPr="002A4716">
              <w:rPr>
                <w:sz w:val="20"/>
                <w:szCs w:val="22"/>
              </w:rPr>
              <w:t>15. If the application is accidentally refreshed or closed, it recovers gracefully without permanently corrupting recent work or data.</w:t>
            </w:r>
          </w:p>
        </w:tc>
        <w:tc>
          <w:tcPr>
            <w:tcW w:w="562" w:type="dxa"/>
            <w:tcBorders>
              <w:top w:val="nil"/>
              <w:bottom w:val="single" w:sz="4" w:space="0" w:color="auto"/>
            </w:tcBorders>
          </w:tcPr>
          <w:p ns2:paraId="32ED365D" ns2:textId="77777777" w:rsidR="00F9605C" w:rsidRPr="002A4716" w:rsidRDefault="00F9605C" w:rsidP="00FA2543">
            <w:pPr>
              <w:spacing w:before="0"/>
              <w:ind w:firstLine="0"/>
              <w:rPr>
                <w:sz w:val="20"/>
                <w:szCs w:val="22"/>
              </w:rPr>
            </w:pPr>
          </w:p>
        </w:tc>
        <w:tc>
          <w:tcPr>
            <w:tcW w:w="567" w:type="dxa"/>
            <w:tcBorders>
              <w:top w:val="nil"/>
              <w:bottom w:val="single" w:sz="4" w:space="0" w:color="auto"/>
            </w:tcBorders>
          </w:tcPr>
          <w:p ns2:paraId="514B56FD" ns2:textId="77777777" w:rsidR="00F9605C" w:rsidRPr="002A4716" w:rsidRDefault="00F9605C" w:rsidP="00FA2543">
            <w:pPr>
              <w:spacing w:before="0"/>
              <w:ind w:firstLine="0"/>
              <w:rPr>
                <w:sz w:val="20"/>
                <w:szCs w:val="22"/>
              </w:rPr>
            </w:pPr>
          </w:p>
        </w:tc>
        <w:tc>
          <w:tcPr>
            <w:tcW w:w="567" w:type="dxa"/>
            <w:tcBorders>
              <w:top w:val="nil"/>
              <w:bottom w:val="single" w:sz="4" w:space="0" w:color="auto"/>
            </w:tcBorders>
          </w:tcPr>
          <w:p ns2:paraId="52551382" ns2:textId="77777777" w:rsidR="00F9605C" w:rsidRPr="002A4716" w:rsidRDefault="00F9605C" w:rsidP="00FA2543">
            <w:pPr>
              <w:spacing w:before="0"/>
              <w:ind w:firstLine="0"/>
              <w:rPr>
                <w:sz w:val="20"/>
                <w:szCs w:val="22"/>
              </w:rPr>
            </w:pPr>
          </w:p>
        </w:tc>
        <w:tc>
          <w:tcPr>
            <w:tcW w:w="567" w:type="dxa"/>
            <w:tcBorders>
              <w:top w:val="nil"/>
              <w:bottom w:val="single" w:sz="4" w:space="0" w:color="auto"/>
            </w:tcBorders>
          </w:tcPr>
          <w:p ns2:paraId="24DA35C6" ns2:textId="77777777" w:rsidR="00F9605C" w:rsidRPr="002A4716" w:rsidRDefault="00F9605C" w:rsidP="00FA2543">
            <w:pPr>
              <w:spacing w:before="0"/>
              <w:ind w:firstLine="0"/>
              <w:rPr>
                <w:sz w:val="20"/>
                <w:szCs w:val="22"/>
              </w:rPr>
            </w:pPr>
          </w:p>
        </w:tc>
        <w:tc>
          <w:tcPr>
            <w:tcW w:w="555" w:type="dxa"/>
            <w:tcBorders>
              <w:top w:val="nil"/>
              <w:bottom w:val="single" w:sz="4" w:space="0" w:color="auto"/>
            </w:tcBorders>
          </w:tcPr>
          <w:p ns2:paraId="624DB4B6" ns2:textId="77777777" w:rsidR="00F9605C" w:rsidRPr="002A4716" w:rsidRDefault="00F9605C" w:rsidP="00FA2543">
            <w:pPr>
              <w:spacing w:before="0"/>
              <w:ind w:firstLine="0"/>
              <w:rPr>
                <w:sz w:val="20"/>
                <w:szCs w:val="22"/>
              </w:rPr>
            </w:pPr>
          </w:p>
        </w:tc>
      </w:tr>
    </w:tbl>
    <w:p ns2:paraId="3DE8340D" ns2:textId="57FD0FA1" w:rsidR="00C446D9" w:rsidRPr="00D333AA" w:rsidRDefault="00020ECB" w:rsidP="00FA2543">
      <w:r w:rsidRPr="00D333AA">
        <w:t>This questionnaire is to evaluate the Maintainability of the system to ensure the long-term sustainability of the Shervice architecture. This evaluation focuses on the modularity of the dual-engine backend, verifying that updates to Python/Flask logic can be implemented without disrupting the Node.js primary server.</w:t>
      </w:r>
    </w:p>
    <w:p ns2:paraId="41BC543F" ns2:textId="69D1A609" w:rsidR="00BD5D93" w:rsidRPr="00D333AA" w:rsidRDefault="00BD5D93" w:rsidP="007B2E24">
      <w:pPr>
        <w:pStyle w:val="Caption"/>
        <w:keepNext/>
        <w:spacing w:before="120" w:after="60" w:line="240" w:lineRule="auto"/>
        <w:ind w:firstLine="0"/>
        <w:jc w:val="center"/>
      </w:pPr>
      <w:bookmarkStart w:id="163" w:name="_Toc227624395"/>
      <w:bookmarkStart w:id="164" w:name="_Toc229068842"/>
      <w:bookmarkStart w:id="165" w:name="_Toc242911207"/>
      <w:r w:rsidRPr="00D333AA">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16</w:t>
      </w:r>
      <w:r w:rsidRPr="00D333AA">
        <w:fldChar w:fldCharType="end"/>
      </w:r>
      <w:r w:rsidRPr="00D333AA">
        <w:t xml:space="preserve"> Maintainability Questionnaire</w:t>
      </w:r>
      <w:bookmarkEnd w:id="163"/>
      <w:bookmarkEnd w:id="164"/>
      <w:bookmarkEnd w:id="165"/>
    </w:p>
    <w:tbl>
      <w:tblPr>
        <w:tblStyle w:val="TableGrid"/>
        <w:tblW w:w="0" w:type="auto"/>
        <w:tblBorders>
          <w:left w:val="none" w:sz="0" w:space="0" w:color="auto"/>
          <w:right w:val="none" w:sz="0" w:space="0" w:color="auto"/>
        </w:tblBorders>
        <w:tblLook w:val="04A0" w:firstRow="1" w:lastRow="0" w:firstColumn="1" w:lastColumn="0" w:noHBand="0" w:noVBand="1"/>
      </w:tblPr>
      <w:tblGrid>
        <w:gridCol w:w="5812"/>
        <w:gridCol w:w="562"/>
        <w:gridCol w:w="567"/>
        <w:gridCol w:w="567"/>
        <w:gridCol w:w="567"/>
        <w:gridCol w:w="336"/>
      </w:tblGrid>
      <w:tr w:rsidR="005E41A5" w:rsidRPr="002A4716" ns2:paraId="37D5142F" ns2:textId="77777777" w:rsidTr="007B2E24">
        <w:trPr>
          <w:trHeight w:val="525"/>
          <w:tblHeader/>
        </w:trPr>
        <w:tc>
          <w:tcPr>
            <w:tcW w:w="5812" w:type="dxa"/>
            <w:tcBorders>
              <w:bottom w:val="single" w:sz="4" w:space="0" w:color="auto"/>
            </w:tcBorders>
          </w:tcPr>
          <w:p ns2:paraId="2F688565" ns2:textId="3B5FE0F7" w:rsidR="005E41A5" w:rsidRPr="002A4716" w:rsidRDefault="008E7ACD" w:rsidP="00FA2543">
            <w:pPr>
              <w:spacing w:before="0" w:line="240" w:lineRule="auto"/>
              <w:ind w:firstLine="0"/>
              <w:rPr>
                <w:b/>
                <w:bCs/>
                <w:sz w:val="20"/>
                <w:szCs w:val="22"/>
              </w:rPr>
            </w:pPr>
            <w:r w:rsidRPr="002A4716">
              <w:rPr>
                <w:b/>
                <w:bCs/>
                <w:sz w:val="20"/>
                <w:szCs w:val="22"/>
              </w:rPr>
              <w:t>Maintainability</w:t>
            </w:r>
          </w:p>
        </w:tc>
        <w:tc>
          <w:tcPr>
            <w:tcW w:w="562" w:type="dxa"/>
            <w:tcBorders>
              <w:bottom w:val="single" w:sz="4" w:space="0" w:color="auto"/>
            </w:tcBorders>
          </w:tcPr>
          <w:p ns2:paraId="57D23148" ns2:textId="77777777" w:rsidR="005E41A5" w:rsidRPr="002A4716" w:rsidRDefault="005E41A5" w:rsidP="00FA2543">
            <w:pPr>
              <w:spacing w:before="0"/>
              <w:ind w:firstLine="0"/>
              <w:rPr>
                <w:b/>
                <w:bCs/>
                <w:sz w:val="20"/>
                <w:szCs w:val="22"/>
              </w:rPr>
            </w:pPr>
            <w:r w:rsidRPr="002A4716">
              <w:rPr>
                <w:b/>
                <w:bCs/>
                <w:sz w:val="20"/>
                <w:szCs w:val="22"/>
              </w:rPr>
              <w:t>5</w:t>
            </w:r>
          </w:p>
        </w:tc>
        <w:tc>
          <w:tcPr>
            <w:tcW w:w="567" w:type="dxa"/>
            <w:tcBorders>
              <w:bottom w:val="single" w:sz="4" w:space="0" w:color="auto"/>
            </w:tcBorders>
          </w:tcPr>
          <w:p ns2:paraId="35B97CD6" ns2:textId="77777777" w:rsidR="005E41A5" w:rsidRPr="002A4716" w:rsidRDefault="005E41A5" w:rsidP="00FA2543">
            <w:pPr>
              <w:spacing w:before="0"/>
              <w:ind w:firstLine="0"/>
              <w:rPr>
                <w:b/>
                <w:bCs/>
                <w:sz w:val="20"/>
                <w:szCs w:val="22"/>
              </w:rPr>
            </w:pPr>
            <w:r w:rsidRPr="002A4716">
              <w:rPr>
                <w:b/>
                <w:bCs/>
                <w:sz w:val="20"/>
                <w:szCs w:val="22"/>
              </w:rPr>
              <w:t>4</w:t>
            </w:r>
          </w:p>
        </w:tc>
        <w:tc>
          <w:tcPr>
            <w:tcW w:w="567" w:type="dxa"/>
            <w:tcBorders>
              <w:bottom w:val="single" w:sz="4" w:space="0" w:color="auto"/>
            </w:tcBorders>
          </w:tcPr>
          <w:p ns2:paraId="27F6E3E0" ns2:textId="77777777" w:rsidR="005E41A5" w:rsidRPr="002A4716" w:rsidRDefault="005E41A5" w:rsidP="00FA2543">
            <w:pPr>
              <w:spacing w:before="0"/>
              <w:ind w:firstLine="0"/>
              <w:rPr>
                <w:b/>
                <w:bCs/>
                <w:sz w:val="20"/>
                <w:szCs w:val="22"/>
              </w:rPr>
            </w:pPr>
            <w:r w:rsidRPr="002A4716">
              <w:rPr>
                <w:b/>
                <w:bCs/>
                <w:sz w:val="20"/>
                <w:szCs w:val="22"/>
              </w:rPr>
              <w:t>3</w:t>
            </w:r>
          </w:p>
        </w:tc>
        <w:tc>
          <w:tcPr>
            <w:tcW w:w="567" w:type="dxa"/>
            <w:tcBorders>
              <w:bottom w:val="single" w:sz="4" w:space="0" w:color="auto"/>
            </w:tcBorders>
          </w:tcPr>
          <w:p ns2:paraId="4590E2D0" ns2:textId="77777777" w:rsidR="005E41A5" w:rsidRPr="002A4716" w:rsidRDefault="005E41A5" w:rsidP="00FA2543">
            <w:pPr>
              <w:spacing w:before="0"/>
              <w:ind w:firstLine="0"/>
              <w:rPr>
                <w:b/>
                <w:bCs/>
                <w:sz w:val="20"/>
                <w:szCs w:val="22"/>
              </w:rPr>
            </w:pPr>
            <w:r w:rsidRPr="002A4716">
              <w:rPr>
                <w:b/>
                <w:bCs/>
                <w:sz w:val="20"/>
                <w:szCs w:val="22"/>
              </w:rPr>
              <w:t>2</w:t>
            </w:r>
          </w:p>
        </w:tc>
        <w:tc>
          <w:tcPr>
            <w:tcW w:w="336" w:type="dxa"/>
            <w:tcBorders>
              <w:bottom w:val="single" w:sz="4" w:space="0" w:color="auto"/>
            </w:tcBorders>
          </w:tcPr>
          <w:p ns2:paraId="625A289E" ns2:textId="77777777" w:rsidR="005E41A5" w:rsidRPr="002A4716" w:rsidRDefault="005E41A5" w:rsidP="00FA2543">
            <w:pPr>
              <w:spacing w:before="0"/>
              <w:ind w:firstLine="0"/>
              <w:rPr>
                <w:b/>
                <w:bCs/>
                <w:sz w:val="20"/>
                <w:szCs w:val="22"/>
              </w:rPr>
            </w:pPr>
            <w:r w:rsidRPr="002A4716">
              <w:rPr>
                <w:b/>
                <w:bCs/>
                <w:sz w:val="20"/>
                <w:szCs w:val="22"/>
              </w:rPr>
              <w:t>1</w:t>
            </w:r>
          </w:p>
        </w:tc>
      </w:tr>
      <w:tr w:rsidR="005E41A5" w:rsidRPr="002A4716" ns2:paraId="724175BD" ns2:textId="77777777" w:rsidTr="007B2E24">
        <w:tc>
          <w:tcPr>
            <w:tcW w:w="5812" w:type="dxa"/>
            <w:tcBorders>
              <w:bottom w:val="nil"/>
            </w:tcBorders>
          </w:tcPr>
          <w:p ns2:paraId="0474204D" ns2:textId="12BACD45" w:rsidR="005E41A5" w:rsidRPr="002A4716" w:rsidRDefault="00277820" w:rsidP="00FA2543">
            <w:pPr>
              <w:spacing w:before="0" w:line="240" w:lineRule="auto"/>
              <w:ind w:firstLine="0"/>
              <w:rPr>
                <w:sz w:val="20"/>
                <w:lang w:val="en-PH"/>
              </w:rPr>
            </w:pPr>
            <w:r w:rsidRPr="002A4716">
              <w:rPr>
                <w:sz w:val="20"/>
              </w:rPr>
              <w:t>16. The system's predictive modules and analytics thresholds reliably update their risk assessments as new business data, passenger volumes, and repair logs are continuously added over time.</w:t>
            </w:r>
          </w:p>
        </w:tc>
        <w:tc>
          <w:tcPr>
            <w:tcW w:w="562" w:type="dxa"/>
            <w:tcBorders>
              <w:bottom w:val="nil"/>
            </w:tcBorders>
          </w:tcPr>
          <w:p ns2:paraId="7607D98D" ns2:textId="77777777" w:rsidR="005E41A5" w:rsidRPr="002A4716" w:rsidRDefault="005E41A5" w:rsidP="00FA2543">
            <w:pPr>
              <w:spacing w:before="0"/>
              <w:ind w:firstLine="0"/>
              <w:rPr>
                <w:sz w:val="20"/>
                <w:szCs w:val="22"/>
              </w:rPr>
            </w:pPr>
          </w:p>
        </w:tc>
        <w:tc>
          <w:tcPr>
            <w:tcW w:w="567" w:type="dxa"/>
            <w:tcBorders>
              <w:bottom w:val="nil"/>
            </w:tcBorders>
          </w:tcPr>
          <w:p ns2:paraId="2631DD2D" ns2:textId="77777777" w:rsidR="005E41A5" w:rsidRPr="002A4716" w:rsidRDefault="005E41A5" w:rsidP="00FA2543">
            <w:pPr>
              <w:spacing w:before="0"/>
              <w:ind w:firstLine="0"/>
              <w:rPr>
                <w:sz w:val="20"/>
                <w:szCs w:val="22"/>
              </w:rPr>
            </w:pPr>
          </w:p>
        </w:tc>
        <w:tc>
          <w:tcPr>
            <w:tcW w:w="567" w:type="dxa"/>
            <w:tcBorders>
              <w:bottom w:val="nil"/>
            </w:tcBorders>
          </w:tcPr>
          <w:p ns2:paraId="61FED100" ns2:textId="77777777" w:rsidR="005E41A5" w:rsidRPr="002A4716" w:rsidRDefault="005E41A5" w:rsidP="00FA2543">
            <w:pPr>
              <w:spacing w:before="0"/>
              <w:ind w:firstLine="0"/>
              <w:rPr>
                <w:sz w:val="20"/>
                <w:szCs w:val="22"/>
              </w:rPr>
            </w:pPr>
          </w:p>
        </w:tc>
        <w:tc>
          <w:tcPr>
            <w:tcW w:w="567" w:type="dxa"/>
            <w:tcBorders>
              <w:bottom w:val="nil"/>
            </w:tcBorders>
          </w:tcPr>
          <w:p ns2:paraId="07A4DC0C" ns2:textId="77777777" w:rsidR="005E41A5" w:rsidRPr="002A4716" w:rsidRDefault="005E41A5" w:rsidP="00FA2543">
            <w:pPr>
              <w:spacing w:before="0"/>
              <w:ind w:firstLine="0"/>
              <w:rPr>
                <w:sz w:val="20"/>
                <w:szCs w:val="22"/>
              </w:rPr>
            </w:pPr>
          </w:p>
        </w:tc>
        <w:tc>
          <w:tcPr>
            <w:tcW w:w="336" w:type="dxa"/>
            <w:tcBorders>
              <w:bottom w:val="nil"/>
            </w:tcBorders>
          </w:tcPr>
          <w:p ns2:paraId="5A9A732D" ns2:textId="77777777" w:rsidR="005E41A5" w:rsidRPr="002A4716" w:rsidRDefault="005E41A5" w:rsidP="00FA2543">
            <w:pPr>
              <w:spacing w:before="0"/>
              <w:ind w:firstLine="0"/>
              <w:rPr>
                <w:sz w:val="20"/>
                <w:szCs w:val="22"/>
              </w:rPr>
            </w:pPr>
          </w:p>
        </w:tc>
      </w:tr>
      <w:tr w:rsidR="005E41A5" w:rsidRPr="002A4716" ns2:paraId="284177D5" ns2:textId="77777777" w:rsidTr="007B2E24">
        <w:tc>
          <w:tcPr>
            <w:tcW w:w="5812" w:type="dxa"/>
            <w:tcBorders>
              <w:top w:val="nil"/>
              <w:bottom w:val="nil"/>
            </w:tcBorders>
          </w:tcPr>
          <w:p ns2:paraId="6345956E" ns2:textId="3B9AD51E" w:rsidR="005E41A5" w:rsidRPr="002A4716" w:rsidRDefault="00277820" w:rsidP="00FA2543">
            <w:pPr>
              <w:spacing w:before="0" w:line="240" w:lineRule="auto"/>
              <w:ind w:firstLine="0"/>
              <w:rPr>
                <w:sz w:val="20"/>
                <w:szCs w:val="22"/>
              </w:rPr>
            </w:pPr>
            <w:r w:rsidRPr="002A4716">
              <w:rPr>
                <w:sz w:val="20"/>
                <w:szCs w:val="22"/>
              </w:rPr>
              <w:t>17. The system provides clear status indicators (like "Active", "On Leave", or "Maintenance Alert") that make it easy for administrators to monitor fleet health.</w:t>
            </w:r>
          </w:p>
        </w:tc>
        <w:tc>
          <w:tcPr>
            <w:tcW w:w="562" w:type="dxa"/>
            <w:tcBorders>
              <w:top w:val="nil"/>
              <w:bottom w:val="nil"/>
            </w:tcBorders>
          </w:tcPr>
          <w:p ns2:paraId="7F828D5A" ns2:textId="77777777" w:rsidR="005E41A5" w:rsidRPr="002A4716" w:rsidRDefault="005E41A5" w:rsidP="00FA2543">
            <w:pPr>
              <w:spacing w:before="0"/>
              <w:ind w:firstLine="0"/>
              <w:rPr>
                <w:sz w:val="20"/>
                <w:szCs w:val="22"/>
              </w:rPr>
            </w:pPr>
          </w:p>
        </w:tc>
        <w:tc>
          <w:tcPr>
            <w:tcW w:w="567" w:type="dxa"/>
            <w:tcBorders>
              <w:top w:val="nil"/>
              <w:bottom w:val="nil"/>
            </w:tcBorders>
          </w:tcPr>
          <w:p ns2:paraId="4E75A138" ns2:textId="77777777" w:rsidR="005E41A5" w:rsidRPr="002A4716" w:rsidRDefault="005E41A5" w:rsidP="00FA2543">
            <w:pPr>
              <w:spacing w:before="0"/>
              <w:ind w:firstLine="0"/>
              <w:rPr>
                <w:sz w:val="20"/>
                <w:szCs w:val="22"/>
              </w:rPr>
            </w:pPr>
          </w:p>
        </w:tc>
        <w:tc>
          <w:tcPr>
            <w:tcW w:w="567" w:type="dxa"/>
            <w:tcBorders>
              <w:top w:val="nil"/>
              <w:bottom w:val="nil"/>
            </w:tcBorders>
          </w:tcPr>
          <w:p ns2:paraId="11B6AE00" ns2:textId="77777777" w:rsidR="005E41A5" w:rsidRPr="002A4716" w:rsidRDefault="005E41A5" w:rsidP="00FA2543">
            <w:pPr>
              <w:spacing w:before="0"/>
              <w:ind w:firstLine="0"/>
              <w:rPr>
                <w:sz w:val="20"/>
                <w:szCs w:val="22"/>
              </w:rPr>
            </w:pPr>
          </w:p>
        </w:tc>
        <w:tc>
          <w:tcPr>
            <w:tcW w:w="567" w:type="dxa"/>
            <w:tcBorders>
              <w:top w:val="nil"/>
              <w:bottom w:val="nil"/>
            </w:tcBorders>
          </w:tcPr>
          <w:p ns2:paraId="283DE282" ns2:textId="77777777" w:rsidR="005E41A5" w:rsidRPr="002A4716" w:rsidRDefault="005E41A5" w:rsidP="00FA2543">
            <w:pPr>
              <w:spacing w:before="0"/>
              <w:ind w:firstLine="0"/>
              <w:rPr>
                <w:sz w:val="20"/>
                <w:szCs w:val="22"/>
              </w:rPr>
            </w:pPr>
          </w:p>
        </w:tc>
        <w:tc>
          <w:tcPr>
            <w:tcW w:w="336" w:type="dxa"/>
            <w:tcBorders>
              <w:top w:val="nil"/>
              <w:bottom w:val="nil"/>
            </w:tcBorders>
          </w:tcPr>
          <w:p ns2:paraId="69276B04" ns2:textId="77777777" w:rsidR="005E41A5" w:rsidRPr="002A4716" w:rsidRDefault="005E41A5" w:rsidP="00FA2543">
            <w:pPr>
              <w:spacing w:before="0"/>
              <w:ind w:firstLine="0"/>
              <w:rPr>
                <w:sz w:val="20"/>
                <w:szCs w:val="22"/>
              </w:rPr>
            </w:pPr>
          </w:p>
        </w:tc>
      </w:tr>
      <w:tr w:rsidR="00277820" w:rsidRPr="002A4716" ns2:paraId="180DA1D7" ns2:textId="77777777" w:rsidTr="007B2E24">
        <w:tc>
          <w:tcPr>
            <w:tcW w:w="5812" w:type="dxa"/>
            <w:tcBorders>
              <w:top w:val="nil"/>
              <w:bottom w:val="nil"/>
            </w:tcBorders>
          </w:tcPr>
          <w:p ns2:paraId="0AB99947" ns2:textId="0459652B" w:rsidR="00277820" w:rsidRPr="002A4716" w:rsidRDefault="00277820" w:rsidP="00FA2543">
            <w:pPr>
              <w:spacing w:before="0" w:line="240" w:lineRule="auto"/>
              <w:ind w:firstLine="0"/>
              <w:rPr>
                <w:sz w:val="20"/>
                <w:szCs w:val="22"/>
              </w:rPr>
            </w:pPr>
            <w:r w:rsidRPr="002A4716">
              <w:rPr>
                <w:sz w:val="20"/>
                <w:szCs w:val="22"/>
              </w:rPr>
              <w:t>18. The layout of the administrative settings is straightforward, meaning future IT staff could easily learn how to manage and update the database record</w:t>
            </w:r>
          </w:p>
        </w:tc>
        <w:tc>
          <w:tcPr>
            <w:tcW w:w="562" w:type="dxa"/>
            <w:tcBorders>
              <w:top w:val="nil"/>
              <w:bottom w:val="nil"/>
            </w:tcBorders>
          </w:tcPr>
          <w:p ns2:paraId="0D3A0107" ns2:textId="77777777" w:rsidR="00277820" w:rsidRPr="002A4716" w:rsidRDefault="00277820" w:rsidP="00FA2543">
            <w:pPr>
              <w:spacing w:before="0"/>
              <w:ind w:firstLine="0"/>
              <w:rPr>
                <w:sz w:val="20"/>
                <w:szCs w:val="22"/>
              </w:rPr>
            </w:pPr>
          </w:p>
        </w:tc>
        <w:tc>
          <w:tcPr>
            <w:tcW w:w="567" w:type="dxa"/>
            <w:tcBorders>
              <w:top w:val="nil"/>
              <w:bottom w:val="nil"/>
            </w:tcBorders>
          </w:tcPr>
          <w:p ns2:paraId="054620EB" ns2:textId="77777777" w:rsidR="00277820" w:rsidRPr="002A4716" w:rsidRDefault="00277820" w:rsidP="00FA2543">
            <w:pPr>
              <w:spacing w:before="0"/>
              <w:ind w:firstLine="0"/>
              <w:rPr>
                <w:sz w:val="20"/>
                <w:szCs w:val="22"/>
              </w:rPr>
            </w:pPr>
          </w:p>
        </w:tc>
        <w:tc>
          <w:tcPr>
            <w:tcW w:w="567" w:type="dxa"/>
            <w:tcBorders>
              <w:top w:val="nil"/>
              <w:bottom w:val="nil"/>
            </w:tcBorders>
          </w:tcPr>
          <w:p ns2:paraId="6E6993C3" ns2:textId="77777777" w:rsidR="00277820" w:rsidRPr="002A4716" w:rsidRDefault="00277820" w:rsidP="00FA2543">
            <w:pPr>
              <w:spacing w:before="0"/>
              <w:ind w:firstLine="0"/>
              <w:rPr>
                <w:sz w:val="20"/>
                <w:szCs w:val="22"/>
              </w:rPr>
            </w:pPr>
          </w:p>
        </w:tc>
        <w:tc>
          <w:tcPr>
            <w:tcW w:w="567" w:type="dxa"/>
            <w:tcBorders>
              <w:top w:val="nil"/>
              <w:bottom w:val="nil"/>
            </w:tcBorders>
          </w:tcPr>
          <w:p ns2:paraId="6356891D" ns2:textId="77777777" w:rsidR="00277820" w:rsidRPr="002A4716" w:rsidRDefault="00277820" w:rsidP="00FA2543">
            <w:pPr>
              <w:spacing w:before="0"/>
              <w:ind w:firstLine="0"/>
              <w:rPr>
                <w:sz w:val="20"/>
                <w:szCs w:val="22"/>
              </w:rPr>
            </w:pPr>
          </w:p>
        </w:tc>
        <w:tc>
          <w:tcPr>
            <w:tcW w:w="336" w:type="dxa"/>
            <w:tcBorders>
              <w:top w:val="nil"/>
              <w:bottom w:val="nil"/>
            </w:tcBorders>
          </w:tcPr>
          <w:p ns2:paraId="09D6FF52" ns2:textId="77777777" w:rsidR="00277820" w:rsidRPr="002A4716" w:rsidRDefault="00277820" w:rsidP="00FA2543">
            <w:pPr>
              <w:spacing w:before="0"/>
              <w:ind w:firstLine="0"/>
              <w:rPr>
                <w:sz w:val="20"/>
                <w:szCs w:val="22"/>
              </w:rPr>
            </w:pPr>
          </w:p>
        </w:tc>
      </w:tr>
      <w:tr w:rsidR="00277820" w:rsidRPr="002A4716" ns2:paraId="5F46B4CA" ns2:textId="77777777" w:rsidTr="007B2E24">
        <w:tc>
          <w:tcPr>
            <w:tcW w:w="5812" w:type="dxa"/>
            <w:tcBorders>
              <w:top w:val="nil"/>
              <w:bottom w:val="single" w:sz="4" w:space="0" w:color="auto"/>
            </w:tcBorders>
          </w:tcPr>
          <w:p ns2:paraId="37844A95" ns2:textId="32C4EE10" w:rsidR="00277820" w:rsidRPr="002A4716" w:rsidRDefault="00277820" w:rsidP="00FA2543">
            <w:pPr>
              <w:spacing w:before="0" w:line="240" w:lineRule="auto"/>
              <w:ind w:firstLine="0"/>
              <w:rPr>
                <w:sz w:val="20"/>
                <w:szCs w:val="22"/>
              </w:rPr>
            </w:pPr>
          </w:p>
        </w:tc>
        <w:tc>
          <w:tcPr>
            <w:tcW w:w="562" w:type="dxa"/>
            <w:tcBorders>
              <w:top w:val="nil"/>
              <w:bottom w:val="single" w:sz="4" w:space="0" w:color="auto"/>
            </w:tcBorders>
          </w:tcPr>
          <w:p ns2:paraId="692E1237" ns2:textId="77777777" w:rsidR="00277820" w:rsidRPr="002A4716" w:rsidRDefault="00277820" w:rsidP="00FA2543">
            <w:pPr>
              <w:spacing w:before="0"/>
              <w:ind w:firstLine="0"/>
              <w:rPr>
                <w:sz w:val="20"/>
                <w:szCs w:val="22"/>
              </w:rPr>
            </w:pPr>
          </w:p>
        </w:tc>
        <w:tc>
          <w:tcPr>
            <w:tcW w:w="567" w:type="dxa"/>
            <w:tcBorders>
              <w:top w:val="nil"/>
              <w:bottom w:val="single" w:sz="4" w:space="0" w:color="auto"/>
            </w:tcBorders>
          </w:tcPr>
          <w:p ns2:paraId="277DAAE3" ns2:textId="77777777" w:rsidR="00277820" w:rsidRPr="002A4716" w:rsidRDefault="00277820" w:rsidP="00FA2543">
            <w:pPr>
              <w:spacing w:before="0"/>
              <w:ind w:firstLine="0"/>
              <w:rPr>
                <w:sz w:val="20"/>
                <w:szCs w:val="22"/>
              </w:rPr>
            </w:pPr>
          </w:p>
        </w:tc>
        <w:tc>
          <w:tcPr>
            <w:tcW w:w="567" w:type="dxa"/>
            <w:tcBorders>
              <w:top w:val="nil"/>
              <w:bottom w:val="single" w:sz="4" w:space="0" w:color="auto"/>
            </w:tcBorders>
          </w:tcPr>
          <w:p ns2:paraId="1B119751" ns2:textId="77777777" w:rsidR="00277820" w:rsidRPr="002A4716" w:rsidRDefault="00277820" w:rsidP="00FA2543">
            <w:pPr>
              <w:spacing w:before="0"/>
              <w:ind w:firstLine="0"/>
              <w:rPr>
                <w:sz w:val="20"/>
                <w:szCs w:val="22"/>
              </w:rPr>
            </w:pPr>
          </w:p>
        </w:tc>
        <w:tc>
          <w:tcPr>
            <w:tcW w:w="567" w:type="dxa"/>
            <w:tcBorders>
              <w:top w:val="nil"/>
              <w:bottom w:val="single" w:sz="4" w:space="0" w:color="auto"/>
            </w:tcBorders>
          </w:tcPr>
          <w:p ns2:paraId="0CE6B188" ns2:textId="77777777" w:rsidR="00277820" w:rsidRPr="002A4716" w:rsidRDefault="00277820" w:rsidP="00FA2543">
            <w:pPr>
              <w:spacing w:before="0"/>
              <w:ind w:firstLine="0"/>
              <w:rPr>
                <w:sz w:val="20"/>
                <w:szCs w:val="22"/>
              </w:rPr>
            </w:pPr>
          </w:p>
        </w:tc>
        <w:tc>
          <w:tcPr>
            <w:tcW w:w="336" w:type="dxa"/>
            <w:tcBorders>
              <w:top w:val="nil"/>
              <w:bottom w:val="single" w:sz="4" w:space="0" w:color="auto"/>
            </w:tcBorders>
          </w:tcPr>
          <w:p ns2:paraId="09355D3D" ns2:textId="77777777" w:rsidR="00277820" w:rsidRPr="002A4716" w:rsidRDefault="00277820" w:rsidP="00FA2543">
            <w:pPr>
              <w:spacing w:before="0"/>
              <w:ind w:firstLine="0"/>
              <w:rPr>
                <w:sz w:val="20"/>
                <w:szCs w:val="22"/>
              </w:rPr>
            </w:pPr>
          </w:p>
        </w:tc>
      </w:tr>
    </w:tbl>
    <w:p ns2:paraId="1E639F29" ns2:textId="507F48FC" w:rsidR="004B35E7" w:rsidRPr="00D333AA" w:rsidRDefault="00233A62" w:rsidP="00FA2543">
      <w:r w:rsidRPr="00D333AA">
        <w:lastRenderedPageBreak/>
        <w:t>Finally, we test Portability to see how well the system adapts to different screen sizes and hardware setups.</w:t>
      </w:r>
    </w:p>
    <w:p ns2:paraId="4D88C258" ns2:textId="4AE6C740" w:rsidR="00F871C6" w:rsidRPr="00D333AA" w:rsidRDefault="00F871C6" w:rsidP="007B2E24">
      <w:pPr>
        <w:pStyle w:val="Caption"/>
        <w:keepNext/>
        <w:spacing w:before="120" w:after="60" w:line="240" w:lineRule="auto"/>
        <w:ind w:firstLine="0"/>
        <w:jc w:val="center"/>
      </w:pPr>
      <w:bookmarkStart w:id="166" w:name="_Toc242911208"/>
      <w:r w:rsidRPr="00D333AA">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17</w:t>
      </w:r>
      <w:r w:rsidRPr="00D333AA">
        <w:fldChar w:fldCharType="end"/>
      </w:r>
      <w:r w:rsidRPr="00D333AA">
        <w:t xml:space="preserve"> Portability Questio</w:t>
      </w:r>
      <w:r w:rsidR="00DF2DE3" w:rsidRPr="00D333AA">
        <w:t>n</w:t>
      </w:r>
      <w:r w:rsidRPr="00D333AA">
        <w:t>naire</w:t>
      </w:r>
      <w:bookmarkEnd w:id="166"/>
    </w:p>
    <w:tbl>
      <w:tblPr>
        <w:tblStyle w:val="TableGrid"/>
        <w:tblW w:w="0" w:type="auto"/>
        <w:tblLook w:val="04A0" w:firstRow="1" w:lastRow="0" w:firstColumn="1" w:lastColumn="0" w:noHBand="0" w:noVBand="1"/>
      </w:tblPr>
      <w:tblGrid>
        <w:gridCol w:w="5807"/>
        <w:gridCol w:w="567"/>
        <w:gridCol w:w="567"/>
        <w:gridCol w:w="567"/>
        <w:gridCol w:w="567"/>
        <w:gridCol w:w="346"/>
      </w:tblGrid>
      <w:tr w:rsidR="00D76002" w:rsidRPr="002A4716" ns2:paraId="75BC5B1A" ns2:textId="77777777" w:rsidTr="007B2E24">
        <w:trPr>
          <w:tblHeader/>
        </w:trPr>
        <w:tc>
          <w:tcPr>
            <w:tcW w:w="5807" w:type="dxa"/>
            <w:tcBorders>
              <w:left w:val="nil"/>
              <w:bottom w:val="single" w:sz="4" w:space="0" w:color="auto"/>
            </w:tcBorders>
          </w:tcPr>
          <w:p ns2:paraId="17F019DE" ns2:textId="70393768" w:rsidR="00D76002" w:rsidRPr="002A4716" w:rsidRDefault="00D76002" w:rsidP="00FA2543">
            <w:pPr>
              <w:ind w:firstLine="0"/>
              <w:rPr>
                <w:b/>
                <w:bCs/>
                <w:sz w:val="20"/>
              </w:rPr>
            </w:pPr>
            <w:r w:rsidRPr="002A4716">
              <w:rPr>
                <w:b/>
                <w:bCs/>
                <w:sz w:val="20"/>
              </w:rPr>
              <w:t>Portability</w:t>
            </w:r>
          </w:p>
        </w:tc>
        <w:tc>
          <w:tcPr>
            <w:tcW w:w="567" w:type="dxa"/>
            <w:tcBorders>
              <w:bottom w:val="single" w:sz="4" w:space="0" w:color="auto"/>
            </w:tcBorders>
          </w:tcPr>
          <w:p ns2:paraId="711D1BF5" ns2:textId="6537836B" w:rsidR="00D76002" w:rsidRPr="002A4716" w:rsidRDefault="00C777D4" w:rsidP="00FA2543">
            <w:pPr>
              <w:ind w:firstLine="0"/>
              <w:rPr>
                <w:b/>
                <w:bCs/>
                <w:sz w:val="20"/>
              </w:rPr>
            </w:pPr>
            <w:r w:rsidRPr="002A4716">
              <w:rPr>
                <w:b/>
                <w:bCs/>
                <w:sz w:val="20"/>
              </w:rPr>
              <w:t>5</w:t>
            </w:r>
          </w:p>
        </w:tc>
        <w:tc>
          <w:tcPr>
            <w:tcW w:w="567" w:type="dxa"/>
            <w:tcBorders>
              <w:bottom w:val="single" w:sz="4" w:space="0" w:color="auto"/>
            </w:tcBorders>
          </w:tcPr>
          <w:p ns2:paraId="04C67CB2" ns2:textId="1DB98267" w:rsidR="00D76002" w:rsidRPr="002A4716" w:rsidRDefault="00C777D4" w:rsidP="00FA2543">
            <w:pPr>
              <w:ind w:firstLine="0"/>
              <w:rPr>
                <w:b/>
                <w:bCs/>
                <w:sz w:val="20"/>
              </w:rPr>
            </w:pPr>
            <w:r w:rsidRPr="002A4716">
              <w:rPr>
                <w:b/>
                <w:bCs/>
                <w:sz w:val="20"/>
              </w:rPr>
              <w:t>4</w:t>
            </w:r>
          </w:p>
        </w:tc>
        <w:tc>
          <w:tcPr>
            <w:tcW w:w="567" w:type="dxa"/>
            <w:tcBorders>
              <w:bottom w:val="single" w:sz="4" w:space="0" w:color="auto"/>
            </w:tcBorders>
          </w:tcPr>
          <w:p ns2:paraId="4DAA615A" ns2:textId="70CC7DC9" w:rsidR="00D76002" w:rsidRPr="002A4716" w:rsidRDefault="00C777D4" w:rsidP="00FA2543">
            <w:pPr>
              <w:ind w:firstLine="0"/>
              <w:rPr>
                <w:b/>
                <w:bCs/>
                <w:sz w:val="20"/>
              </w:rPr>
            </w:pPr>
            <w:r w:rsidRPr="002A4716">
              <w:rPr>
                <w:b/>
                <w:bCs/>
                <w:sz w:val="20"/>
              </w:rPr>
              <w:t>3</w:t>
            </w:r>
          </w:p>
        </w:tc>
        <w:tc>
          <w:tcPr>
            <w:tcW w:w="567" w:type="dxa"/>
            <w:tcBorders>
              <w:bottom w:val="single" w:sz="4" w:space="0" w:color="auto"/>
            </w:tcBorders>
          </w:tcPr>
          <w:p ns2:paraId="1C658560" ns2:textId="70027616" w:rsidR="00D76002" w:rsidRPr="002A4716" w:rsidRDefault="00C777D4" w:rsidP="00FA2543">
            <w:pPr>
              <w:ind w:firstLine="0"/>
              <w:rPr>
                <w:b/>
                <w:bCs/>
                <w:sz w:val="20"/>
              </w:rPr>
            </w:pPr>
            <w:r w:rsidRPr="002A4716">
              <w:rPr>
                <w:b/>
                <w:bCs/>
                <w:sz w:val="20"/>
              </w:rPr>
              <w:t>2</w:t>
            </w:r>
          </w:p>
        </w:tc>
        <w:tc>
          <w:tcPr>
            <w:tcW w:w="346" w:type="dxa"/>
            <w:tcBorders>
              <w:bottom w:val="single" w:sz="4" w:space="0" w:color="auto"/>
              <w:right w:val="nil"/>
            </w:tcBorders>
          </w:tcPr>
          <w:p ns2:paraId="7DBA78E1" ns2:textId="297923C1" w:rsidR="00D76002" w:rsidRPr="002A4716" w:rsidRDefault="00C777D4" w:rsidP="00FA2543">
            <w:pPr>
              <w:ind w:firstLine="0"/>
              <w:rPr>
                <w:b/>
                <w:bCs/>
                <w:sz w:val="20"/>
              </w:rPr>
            </w:pPr>
            <w:r w:rsidRPr="002A4716">
              <w:rPr>
                <w:b/>
                <w:bCs/>
                <w:sz w:val="20"/>
              </w:rPr>
              <w:t>1</w:t>
            </w:r>
          </w:p>
        </w:tc>
      </w:tr>
      <w:tr w:rsidR="00D76002" w:rsidRPr="002A4716" ns2:paraId="291403A0" ns2:textId="77777777" w:rsidTr="007B2E24">
        <w:tc>
          <w:tcPr>
            <w:tcW w:w="5807" w:type="dxa"/>
            <w:tcBorders>
              <w:left w:val="nil"/>
              <w:bottom w:val="nil"/>
            </w:tcBorders>
          </w:tcPr>
          <w:p ns2:paraId="55FFEEF4" ns2:textId="47EDA82A" w:rsidR="00D76002" w:rsidRPr="002A4716" w:rsidRDefault="000C42CD" w:rsidP="00FA2543">
            <w:pPr>
              <w:spacing w:line="240" w:lineRule="auto"/>
              <w:ind w:firstLine="0"/>
              <w:rPr>
                <w:sz w:val="20"/>
              </w:rPr>
            </w:pPr>
            <w:r w:rsidRPr="002A4716">
              <w:rPr>
                <w:sz w:val="20"/>
              </w:rPr>
              <w:t>19. The application automatically adjusts to fit different screen sizes cleanly, without text overlapping or buttons getting cut off.</w:t>
            </w:r>
          </w:p>
        </w:tc>
        <w:tc>
          <w:tcPr>
            <w:tcW w:w="567" w:type="dxa"/>
            <w:tcBorders>
              <w:bottom w:val="nil"/>
            </w:tcBorders>
          </w:tcPr>
          <w:p ns2:paraId="567EDFE1" ns2:textId="77777777" w:rsidR="00D76002" w:rsidRPr="002A4716" w:rsidRDefault="00D76002" w:rsidP="00FA2543">
            <w:pPr>
              <w:ind w:firstLine="0"/>
              <w:rPr>
                <w:sz w:val="20"/>
              </w:rPr>
            </w:pPr>
          </w:p>
        </w:tc>
        <w:tc>
          <w:tcPr>
            <w:tcW w:w="567" w:type="dxa"/>
            <w:tcBorders>
              <w:bottom w:val="nil"/>
            </w:tcBorders>
          </w:tcPr>
          <w:p ns2:paraId="5C5FA163" ns2:textId="77777777" w:rsidR="00D76002" w:rsidRPr="002A4716" w:rsidRDefault="00D76002" w:rsidP="00FA2543">
            <w:pPr>
              <w:ind w:firstLine="0"/>
              <w:rPr>
                <w:sz w:val="20"/>
              </w:rPr>
            </w:pPr>
          </w:p>
        </w:tc>
        <w:tc>
          <w:tcPr>
            <w:tcW w:w="567" w:type="dxa"/>
            <w:tcBorders>
              <w:bottom w:val="nil"/>
            </w:tcBorders>
          </w:tcPr>
          <w:p ns2:paraId="5BBF4D52" ns2:textId="77777777" w:rsidR="00D76002" w:rsidRPr="002A4716" w:rsidRDefault="00D76002" w:rsidP="00FA2543">
            <w:pPr>
              <w:ind w:firstLine="0"/>
              <w:rPr>
                <w:sz w:val="20"/>
              </w:rPr>
            </w:pPr>
          </w:p>
        </w:tc>
        <w:tc>
          <w:tcPr>
            <w:tcW w:w="567" w:type="dxa"/>
            <w:tcBorders>
              <w:bottom w:val="nil"/>
            </w:tcBorders>
          </w:tcPr>
          <w:p ns2:paraId="55063461" ns2:textId="77777777" w:rsidR="00D76002" w:rsidRPr="002A4716" w:rsidRDefault="00D76002" w:rsidP="00FA2543">
            <w:pPr>
              <w:ind w:firstLine="0"/>
              <w:rPr>
                <w:sz w:val="20"/>
              </w:rPr>
            </w:pPr>
          </w:p>
        </w:tc>
        <w:tc>
          <w:tcPr>
            <w:tcW w:w="346" w:type="dxa"/>
            <w:tcBorders>
              <w:bottom w:val="nil"/>
              <w:right w:val="nil"/>
            </w:tcBorders>
          </w:tcPr>
          <w:p ns2:paraId="6A145529" ns2:textId="77777777" w:rsidR="00D76002" w:rsidRPr="002A4716" w:rsidRDefault="00D76002" w:rsidP="00FA2543">
            <w:pPr>
              <w:ind w:firstLine="0"/>
              <w:rPr>
                <w:sz w:val="20"/>
              </w:rPr>
            </w:pPr>
          </w:p>
        </w:tc>
      </w:tr>
      <w:tr w:rsidR="00D76002" w:rsidRPr="002A4716" ns2:paraId="46F119FE" ns2:textId="77777777" w:rsidTr="007B2E24">
        <w:tc>
          <w:tcPr>
            <w:tcW w:w="5807" w:type="dxa"/>
            <w:tcBorders>
              <w:top w:val="nil"/>
              <w:left w:val="nil"/>
            </w:tcBorders>
          </w:tcPr>
          <w:p ns2:paraId="7FDBE305" ns2:textId="04C45E9F" w:rsidR="00D76002" w:rsidRPr="002A4716" w:rsidRDefault="000C42CD" w:rsidP="00FA2543">
            <w:pPr>
              <w:spacing w:line="240" w:lineRule="auto"/>
              <w:ind w:firstLine="0"/>
              <w:rPr>
                <w:sz w:val="20"/>
              </w:rPr>
            </w:pPr>
            <w:r w:rsidRPr="002A4716">
              <w:rPr>
                <w:sz w:val="20"/>
              </w:rPr>
              <w:t>20. The system functions consistently and reliably whether it is being viewed on a mobile device screen or a larger desktop computer monitor.</w:t>
            </w:r>
          </w:p>
        </w:tc>
        <w:tc>
          <w:tcPr>
            <w:tcW w:w="567" w:type="dxa"/>
            <w:tcBorders>
              <w:top w:val="nil"/>
            </w:tcBorders>
          </w:tcPr>
          <w:p ns2:paraId="31A1251D" ns2:textId="77777777" w:rsidR="00D76002" w:rsidRPr="002A4716" w:rsidRDefault="00D76002" w:rsidP="00FA2543">
            <w:pPr>
              <w:ind w:firstLine="0"/>
              <w:rPr>
                <w:sz w:val="20"/>
              </w:rPr>
            </w:pPr>
          </w:p>
        </w:tc>
        <w:tc>
          <w:tcPr>
            <w:tcW w:w="567" w:type="dxa"/>
            <w:tcBorders>
              <w:top w:val="nil"/>
            </w:tcBorders>
          </w:tcPr>
          <w:p ns2:paraId="0E198B67" ns2:textId="77777777" w:rsidR="00D76002" w:rsidRPr="002A4716" w:rsidRDefault="00D76002" w:rsidP="00FA2543">
            <w:pPr>
              <w:ind w:firstLine="0"/>
              <w:rPr>
                <w:sz w:val="20"/>
              </w:rPr>
            </w:pPr>
          </w:p>
        </w:tc>
        <w:tc>
          <w:tcPr>
            <w:tcW w:w="567" w:type="dxa"/>
            <w:tcBorders>
              <w:top w:val="nil"/>
            </w:tcBorders>
          </w:tcPr>
          <w:p ns2:paraId="050594EF" ns2:textId="77777777" w:rsidR="00D76002" w:rsidRPr="002A4716" w:rsidRDefault="00D76002" w:rsidP="00FA2543">
            <w:pPr>
              <w:ind w:firstLine="0"/>
              <w:rPr>
                <w:sz w:val="20"/>
              </w:rPr>
            </w:pPr>
          </w:p>
        </w:tc>
        <w:tc>
          <w:tcPr>
            <w:tcW w:w="567" w:type="dxa"/>
            <w:tcBorders>
              <w:top w:val="nil"/>
            </w:tcBorders>
          </w:tcPr>
          <w:p ns2:paraId="422F563D" ns2:textId="77777777" w:rsidR="00D76002" w:rsidRPr="002A4716" w:rsidRDefault="00D76002" w:rsidP="00FA2543">
            <w:pPr>
              <w:ind w:firstLine="0"/>
              <w:rPr>
                <w:sz w:val="20"/>
              </w:rPr>
            </w:pPr>
          </w:p>
        </w:tc>
        <w:tc>
          <w:tcPr>
            <w:tcW w:w="346" w:type="dxa"/>
            <w:tcBorders>
              <w:top w:val="nil"/>
              <w:right w:val="nil"/>
            </w:tcBorders>
          </w:tcPr>
          <w:p ns2:paraId="2D0C2B97" ns2:textId="77777777" w:rsidR="00D76002" w:rsidRPr="002A4716" w:rsidRDefault="00D76002" w:rsidP="00FA2543">
            <w:pPr>
              <w:ind w:firstLine="0"/>
              <w:rPr>
                <w:sz w:val="20"/>
              </w:rPr>
            </w:pPr>
          </w:p>
        </w:tc>
      </w:tr>
    </w:tbl>
    <w:p ns2:paraId="18260AE1" ns2:textId="1B8287F9" w:rsidR="005004F5" w:rsidRPr="00D333AA" w:rsidRDefault="009F5B40" w:rsidP="00FA2543">
      <w:pPr>
        <w:pStyle w:val="Heading5"/>
        <w:numPr>
          <w:ilvl w:val="0"/>
          <w:numId w:val="0"/>
        </w:numPr>
        <w:rPr>
          <w:rFonts w:cs="Times New Roman"/>
        </w:rPr>
      </w:pPr>
      <w:r w:rsidRPr="00D333AA">
        <w:rPr>
          <w:rFonts w:cs="Times New Roman"/>
          <w:i/>
          <w:iCs/>
        </w:rPr>
        <w:t xml:space="preserve">3.6.4.2 </w:t>
      </w:r>
      <w:r w:rsidR="003249B2" w:rsidRPr="00D333AA">
        <w:rPr>
          <w:rFonts w:cs="Times New Roman"/>
        </w:rPr>
        <w:t>Shervice Evaluation Form for End Users</w:t>
      </w:r>
    </w:p>
    <w:p ns2:paraId="585F7287" ns2:textId="41DCDBD8" w:rsidR="0099770B" w:rsidRPr="00D333AA" w:rsidRDefault="003249B2" w:rsidP="004B35E7">
      <w:r w:rsidRPr="00D333AA">
        <w:t>For the end users, the focus shifts to Daily Functionality. We want to know how the platform feels for the active dispatch staff and whether real-time updates and notifications actually help them during standard operations.</w:t>
      </w:r>
    </w:p>
    <w:p ns2:paraId="4282F963" ns2:textId="1A760979" w:rsidR="00F871C6" w:rsidRPr="00D333AA" w:rsidRDefault="00F871C6" w:rsidP="007B2E24">
      <w:pPr>
        <w:pStyle w:val="Caption"/>
        <w:keepNext/>
        <w:spacing w:before="120" w:after="60" w:line="240" w:lineRule="auto"/>
        <w:ind w:firstLine="0"/>
        <w:jc w:val="center"/>
      </w:pPr>
      <w:bookmarkStart w:id="167" w:name="_Toc242911209"/>
      <w:r w:rsidRPr="00D333AA">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18</w:t>
      </w:r>
      <w:r w:rsidRPr="00D333AA">
        <w:fldChar w:fldCharType="end"/>
      </w:r>
      <w:r w:rsidRPr="00D333AA">
        <w:t xml:space="preserve"> Daily Functionality Questionnaire</w:t>
      </w:r>
      <w:bookmarkEnd w:id="167"/>
    </w:p>
    <w:tbl>
      <w:tblPr>
        <w:tblStyle w:val="TableGrid"/>
        <w:tblW w:w="0" w:type="auto"/>
        <w:tblBorders>
          <w:left w:val="none" w:sz="0" w:space="0" w:color="auto"/>
          <w:right w:val="none" w:sz="0" w:space="0" w:color="auto"/>
        </w:tblBorders>
        <w:tblLook w:val="04A0" w:firstRow="1" w:lastRow="0" w:firstColumn="1" w:lastColumn="0" w:noHBand="0" w:noVBand="1"/>
      </w:tblPr>
      <w:tblGrid>
        <w:gridCol w:w="5812"/>
        <w:gridCol w:w="562"/>
        <w:gridCol w:w="567"/>
        <w:gridCol w:w="567"/>
        <w:gridCol w:w="567"/>
        <w:gridCol w:w="555"/>
      </w:tblGrid>
      <w:tr w:rsidR="003249B2" w:rsidRPr="002A4716" ns2:paraId="3895BA05" ns2:textId="77777777" w:rsidTr="007B2E24">
        <w:trPr>
          <w:trHeight w:val="525"/>
          <w:tblHeader/>
        </w:trPr>
        <w:tc>
          <w:tcPr>
            <w:tcW w:w="5812" w:type="dxa"/>
            <w:tcBorders>
              <w:bottom w:val="single" w:sz="4" w:space="0" w:color="auto"/>
            </w:tcBorders>
          </w:tcPr>
          <w:p ns2:paraId="3ED108BF" ns2:textId="1137ADED" w:rsidR="003249B2" w:rsidRPr="002A4716" w:rsidRDefault="0099770B">
            <w:pPr>
              <w:spacing w:before="0" w:line="240" w:lineRule="auto"/>
              <w:ind w:firstLine="0"/>
              <w:rPr>
                <w:b/>
                <w:bCs/>
                <w:sz w:val="20"/>
                <w:szCs w:val="22"/>
              </w:rPr>
            </w:pPr>
            <w:r w:rsidRPr="002A4716">
              <w:rPr>
                <w:b/>
                <w:bCs/>
                <w:sz w:val="20"/>
                <w:szCs w:val="22"/>
              </w:rPr>
              <w:t>Daily Functionality</w:t>
            </w:r>
          </w:p>
        </w:tc>
        <w:tc>
          <w:tcPr>
            <w:tcW w:w="562" w:type="dxa"/>
            <w:tcBorders>
              <w:bottom w:val="single" w:sz="4" w:space="0" w:color="auto"/>
            </w:tcBorders>
          </w:tcPr>
          <w:p ns2:paraId="74496532" ns2:textId="77777777" w:rsidR="003249B2" w:rsidRPr="002A4716" w:rsidRDefault="003249B2">
            <w:pPr>
              <w:spacing w:before="0"/>
              <w:ind w:firstLine="0"/>
              <w:rPr>
                <w:b/>
                <w:bCs/>
                <w:sz w:val="20"/>
                <w:szCs w:val="22"/>
              </w:rPr>
            </w:pPr>
            <w:r w:rsidRPr="002A4716">
              <w:rPr>
                <w:b/>
                <w:bCs/>
                <w:sz w:val="20"/>
                <w:szCs w:val="22"/>
              </w:rPr>
              <w:t>5</w:t>
            </w:r>
          </w:p>
        </w:tc>
        <w:tc>
          <w:tcPr>
            <w:tcW w:w="567" w:type="dxa"/>
            <w:tcBorders>
              <w:bottom w:val="single" w:sz="4" w:space="0" w:color="auto"/>
            </w:tcBorders>
          </w:tcPr>
          <w:p ns2:paraId="3EBC18E3" ns2:textId="77777777" w:rsidR="003249B2" w:rsidRPr="002A4716" w:rsidRDefault="003249B2">
            <w:pPr>
              <w:spacing w:before="0"/>
              <w:ind w:firstLine="0"/>
              <w:rPr>
                <w:b/>
                <w:bCs/>
                <w:sz w:val="20"/>
                <w:szCs w:val="22"/>
              </w:rPr>
            </w:pPr>
            <w:r w:rsidRPr="002A4716">
              <w:rPr>
                <w:b/>
                <w:bCs/>
                <w:sz w:val="20"/>
                <w:szCs w:val="22"/>
              </w:rPr>
              <w:t>4</w:t>
            </w:r>
          </w:p>
        </w:tc>
        <w:tc>
          <w:tcPr>
            <w:tcW w:w="567" w:type="dxa"/>
            <w:tcBorders>
              <w:bottom w:val="single" w:sz="4" w:space="0" w:color="auto"/>
            </w:tcBorders>
          </w:tcPr>
          <w:p ns2:paraId="5113A1B1" ns2:textId="77777777" w:rsidR="003249B2" w:rsidRPr="002A4716" w:rsidRDefault="003249B2">
            <w:pPr>
              <w:spacing w:before="0"/>
              <w:ind w:firstLine="0"/>
              <w:rPr>
                <w:b/>
                <w:bCs/>
                <w:sz w:val="20"/>
                <w:szCs w:val="22"/>
              </w:rPr>
            </w:pPr>
            <w:r w:rsidRPr="002A4716">
              <w:rPr>
                <w:b/>
                <w:bCs/>
                <w:sz w:val="20"/>
                <w:szCs w:val="22"/>
              </w:rPr>
              <w:t>3</w:t>
            </w:r>
          </w:p>
        </w:tc>
        <w:tc>
          <w:tcPr>
            <w:tcW w:w="567" w:type="dxa"/>
            <w:tcBorders>
              <w:bottom w:val="single" w:sz="4" w:space="0" w:color="auto"/>
            </w:tcBorders>
          </w:tcPr>
          <w:p ns2:paraId="792EEC59" ns2:textId="77777777" w:rsidR="003249B2" w:rsidRPr="002A4716" w:rsidRDefault="003249B2">
            <w:pPr>
              <w:spacing w:before="0"/>
              <w:ind w:firstLine="0"/>
              <w:rPr>
                <w:b/>
                <w:bCs/>
                <w:sz w:val="20"/>
                <w:szCs w:val="22"/>
              </w:rPr>
            </w:pPr>
            <w:r w:rsidRPr="002A4716">
              <w:rPr>
                <w:b/>
                <w:bCs/>
                <w:sz w:val="20"/>
                <w:szCs w:val="22"/>
              </w:rPr>
              <w:t>2</w:t>
            </w:r>
          </w:p>
        </w:tc>
        <w:tc>
          <w:tcPr>
            <w:tcW w:w="555" w:type="dxa"/>
            <w:tcBorders>
              <w:bottom w:val="single" w:sz="4" w:space="0" w:color="auto"/>
            </w:tcBorders>
          </w:tcPr>
          <w:p ns2:paraId="182E0580" ns2:textId="77777777" w:rsidR="003249B2" w:rsidRPr="002A4716" w:rsidRDefault="003249B2">
            <w:pPr>
              <w:spacing w:before="0"/>
              <w:ind w:firstLine="0"/>
              <w:rPr>
                <w:b/>
                <w:bCs/>
                <w:sz w:val="20"/>
                <w:szCs w:val="22"/>
              </w:rPr>
            </w:pPr>
            <w:r w:rsidRPr="002A4716">
              <w:rPr>
                <w:b/>
                <w:bCs/>
                <w:sz w:val="20"/>
                <w:szCs w:val="22"/>
              </w:rPr>
              <w:t>1</w:t>
            </w:r>
          </w:p>
        </w:tc>
      </w:tr>
      <w:tr w:rsidR="003249B2" w:rsidRPr="002A4716" ns2:paraId="473480AF" ns2:textId="77777777" w:rsidTr="007B2E24">
        <w:tc>
          <w:tcPr>
            <w:tcW w:w="5812" w:type="dxa"/>
            <w:tcBorders>
              <w:bottom w:val="nil"/>
            </w:tcBorders>
          </w:tcPr>
          <w:p ns2:paraId="630E2655" ns2:textId="04A8FDED" w:rsidR="003249B2" w:rsidRPr="002A4716" w:rsidRDefault="0099770B">
            <w:pPr>
              <w:spacing w:before="0" w:line="240" w:lineRule="auto"/>
              <w:ind w:firstLine="0"/>
              <w:rPr>
                <w:sz w:val="20"/>
                <w:szCs w:val="22"/>
                <w:lang w:val="en-PH"/>
              </w:rPr>
            </w:pPr>
            <w:r w:rsidRPr="002A4716">
              <w:rPr>
                <w:sz w:val="20"/>
                <w:szCs w:val="22"/>
              </w:rPr>
              <w:t>1. The notifications keep me informed about how the overall system is performing.</w:t>
            </w:r>
          </w:p>
        </w:tc>
        <w:tc>
          <w:tcPr>
            <w:tcW w:w="562" w:type="dxa"/>
            <w:tcBorders>
              <w:bottom w:val="nil"/>
            </w:tcBorders>
          </w:tcPr>
          <w:p ns2:paraId="30E186E3" ns2:textId="77777777" w:rsidR="003249B2" w:rsidRPr="002A4716" w:rsidRDefault="003249B2">
            <w:pPr>
              <w:spacing w:before="0"/>
              <w:ind w:firstLine="0"/>
              <w:rPr>
                <w:sz w:val="20"/>
                <w:szCs w:val="22"/>
              </w:rPr>
            </w:pPr>
          </w:p>
        </w:tc>
        <w:tc>
          <w:tcPr>
            <w:tcW w:w="567" w:type="dxa"/>
            <w:tcBorders>
              <w:bottom w:val="nil"/>
            </w:tcBorders>
          </w:tcPr>
          <w:p ns2:paraId="57007D8B" ns2:textId="77777777" w:rsidR="003249B2" w:rsidRPr="002A4716" w:rsidRDefault="003249B2">
            <w:pPr>
              <w:spacing w:before="0"/>
              <w:ind w:firstLine="0"/>
              <w:rPr>
                <w:sz w:val="20"/>
                <w:szCs w:val="22"/>
              </w:rPr>
            </w:pPr>
          </w:p>
        </w:tc>
        <w:tc>
          <w:tcPr>
            <w:tcW w:w="567" w:type="dxa"/>
            <w:tcBorders>
              <w:bottom w:val="nil"/>
            </w:tcBorders>
          </w:tcPr>
          <w:p ns2:paraId="48DD177C" ns2:textId="77777777" w:rsidR="003249B2" w:rsidRPr="002A4716" w:rsidRDefault="003249B2">
            <w:pPr>
              <w:spacing w:before="0"/>
              <w:ind w:firstLine="0"/>
              <w:rPr>
                <w:sz w:val="20"/>
                <w:szCs w:val="22"/>
              </w:rPr>
            </w:pPr>
          </w:p>
        </w:tc>
        <w:tc>
          <w:tcPr>
            <w:tcW w:w="567" w:type="dxa"/>
            <w:tcBorders>
              <w:bottom w:val="nil"/>
            </w:tcBorders>
          </w:tcPr>
          <w:p ns2:paraId="64DACFA7" ns2:textId="77777777" w:rsidR="003249B2" w:rsidRPr="002A4716" w:rsidRDefault="003249B2">
            <w:pPr>
              <w:spacing w:before="0"/>
              <w:ind w:firstLine="0"/>
              <w:rPr>
                <w:sz w:val="20"/>
                <w:szCs w:val="22"/>
              </w:rPr>
            </w:pPr>
          </w:p>
        </w:tc>
        <w:tc>
          <w:tcPr>
            <w:tcW w:w="555" w:type="dxa"/>
            <w:tcBorders>
              <w:bottom w:val="nil"/>
            </w:tcBorders>
          </w:tcPr>
          <w:p ns2:paraId="395D312E" ns2:textId="77777777" w:rsidR="003249B2" w:rsidRPr="002A4716" w:rsidRDefault="003249B2">
            <w:pPr>
              <w:spacing w:before="0"/>
              <w:ind w:firstLine="0"/>
              <w:rPr>
                <w:sz w:val="20"/>
                <w:szCs w:val="22"/>
              </w:rPr>
            </w:pPr>
          </w:p>
        </w:tc>
      </w:tr>
      <w:tr w:rsidR="003249B2" w:rsidRPr="002A4716" ns2:paraId="433B8153" ns2:textId="77777777" w:rsidTr="007B2E24">
        <w:tc>
          <w:tcPr>
            <w:tcW w:w="5812" w:type="dxa"/>
            <w:tcBorders>
              <w:top w:val="nil"/>
              <w:bottom w:val="nil"/>
            </w:tcBorders>
          </w:tcPr>
          <w:p ns2:paraId="4439A4A6" ns2:textId="71F35816" w:rsidR="003249B2" w:rsidRPr="002A4716" w:rsidRDefault="0099770B">
            <w:pPr>
              <w:spacing w:before="0" w:line="240" w:lineRule="auto"/>
              <w:ind w:firstLine="0"/>
              <w:rPr>
                <w:sz w:val="20"/>
                <w:szCs w:val="22"/>
              </w:rPr>
            </w:pPr>
            <w:r w:rsidRPr="002A4716">
              <w:rPr>
                <w:sz w:val="20"/>
                <w:szCs w:val="22"/>
              </w:rPr>
              <w:t>2. Automated features, such as driver classifications or predictive maintenance, are accurate based on the data entered.</w:t>
            </w:r>
          </w:p>
        </w:tc>
        <w:tc>
          <w:tcPr>
            <w:tcW w:w="562" w:type="dxa"/>
            <w:tcBorders>
              <w:top w:val="nil"/>
              <w:bottom w:val="nil"/>
            </w:tcBorders>
          </w:tcPr>
          <w:p ns2:paraId="726E3D6F" ns2:textId="77777777" w:rsidR="003249B2" w:rsidRPr="002A4716" w:rsidRDefault="003249B2">
            <w:pPr>
              <w:spacing w:before="0"/>
              <w:ind w:firstLine="0"/>
              <w:rPr>
                <w:sz w:val="20"/>
                <w:szCs w:val="22"/>
              </w:rPr>
            </w:pPr>
          </w:p>
        </w:tc>
        <w:tc>
          <w:tcPr>
            <w:tcW w:w="567" w:type="dxa"/>
            <w:tcBorders>
              <w:top w:val="nil"/>
              <w:bottom w:val="nil"/>
            </w:tcBorders>
          </w:tcPr>
          <w:p ns2:paraId="0A37AFF5" ns2:textId="77777777" w:rsidR="003249B2" w:rsidRPr="002A4716" w:rsidRDefault="003249B2">
            <w:pPr>
              <w:spacing w:before="0"/>
              <w:ind w:firstLine="0"/>
              <w:rPr>
                <w:sz w:val="20"/>
                <w:szCs w:val="22"/>
              </w:rPr>
            </w:pPr>
          </w:p>
        </w:tc>
        <w:tc>
          <w:tcPr>
            <w:tcW w:w="567" w:type="dxa"/>
            <w:tcBorders>
              <w:top w:val="nil"/>
              <w:bottom w:val="nil"/>
            </w:tcBorders>
          </w:tcPr>
          <w:p ns2:paraId="1565FB62" ns2:textId="77777777" w:rsidR="003249B2" w:rsidRPr="002A4716" w:rsidRDefault="003249B2">
            <w:pPr>
              <w:spacing w:before="0"/>
              <w:ind w:firstLine="0"/>
              <w:rPr>
                <w:sz w:val="20"/>
                <w:szCs w:val="22"/>
              </w:rPr>
            </w:pPr>
          </w:p>
        </w:tc>
        <w:tc>
          <w:tcPr>
            <w:tcW w:w="567" w:type="dxa"/>
            <w:tcBorders>
              <w:top w:val="nil"/>
              <w:bottom w:val="nil"/>
            </w:tcBorders>
          </w:tcPr>
          <w:p ns2:paraId="0469ACFB" ns2:textId="77777777" w:rsidR="003249B2" w:rsidRPr="002A4716" w:rsidRDefault="003249B2">
            <w:pPr>
              <w:spacing w:before="0"/>
              <w:ind w:firstLine="0"/>
              <w:rPr>
                <w:sz w:val="20"/>
                <w:szCs w:val="22"/>
              </w:rPr>
            </w:pPr>
          </w:p>
        </w:tc>
        <w:tc>
          <w:tcPr>
            <w:tcW w:w="555" w:type="dxa"/>
            <w:tcBorders>
              <w:top w:val="nil"/>
              <w:bottom w:val="nil"/>
            </w:tcBorders>
          </w:tcPr>
          <w:p ns2:paraId="651DCC82" ns2:textId="77777777" w:rsidR="003249B2" w:rsidRPr="002A4716" w:rsidRDefault="003249B2">
            <w:pPr>
              <w:spacing w:before="0"/>
              <w:ind w:firstLine="0"/>
              <w:rPr>
                <w:sz w:val="20"/>
                <w:szCs w:val="22"/>
              </w:rPr>
            </w:pPr>
          </w:p>
        </w:tc>
      </w:tr>
      <w:tr w:rsidR="003249B2" w:rsidRPr="002A4716" ns2:paraId="177E471E" ns2:textId="77777777" w:rsidTr="007B2E24">
        <w:tc>
          <w:tcPr>
            <w:tcW w:w="5812" w:type="dxa"/>
            <w:tcBorders>
              <w:top w:val="nil"/>
              <w:bottom w:val="single" w:sz="4" w:space="0" w:color="auto"/>
            </w:tcBorders>
          </w:tcPr>
          <w:p ns2:paraId="5CDD2EC8" ns2:textId="3A8B7C6E" w:rsidR="003249B2" w:rsidRPr="002A4716" w:rsidRDefault="00F92863">
            <w:pPr>
              <w:spacing w:before="0" w:line="240" w:lineRule="auto"/>
              <w:ind w:firstLine="0"/>
              <w:rPr>
                <w:sz w:val="20"/>
                <w:szCs w:val="22"/>
              </w:rPr>
            </w:pPr>
            <w:r w:rsidRPr="002A4716">
              <w:rPr>
                <w:sz w:val="20"/>
                <w:szCs w:val="22"/>
              </w:rPr>
              <w:t>3. The dashboard displays updated data immediately after a driver logs a trip.</w:t>
            </w:r>
          </w:p>
        </w:tc>
        <w:tc>
          <w:tcPr>
            <w:tcW w:w="562" w:type="dxa"/>
            <w:tcBorders>
              <w:top w:val="nil"/>
              <w:bottom w:val="single" w:sz="4" w:space="0" w:color="auto"/>
            </w:tcBorders>
          </w:tcPr>
          <w:p ns2:paraId="2C58A27F" ns2:textId="77777777" w:rsidR="003249B2" w:rsidRPr="002A4716" w:rsidRDefault="003249B2">
            <w:pPr>
              <w:spacing w:before="0"/>
              <w:ind w:firstLine="0"/>
              <w:rPr>
                <w:sz w:val="20"/>
                <w:szCs w:val="22"/>
              </w:rPr>
            </w:pPr>
          </w:p>
        </w:tc>
        <w:tc>
          <w:tcPr>
            <w:tcW w:w="567" w:type="dxa"/>
            <w:tcBorders>
              <w:top w:val="nil"/>
              <w:bottom w:val="single" w:sz="4" w:space="0" w:color="auto"/>
            </w:tcBorders>
          </w:tcPr>
          <w:p ns2:paraId="5F5EB4EE" ns2:textId="77777777" w:rsidR="003249B2" w:rsidRPr="002A4716" w:rsidRDefault="003249B2">
            <w:pPr>
              <w:spacing w:before="0"/>
              <w:ind w:firstLine="0"/>
              <w:rPr>
                <w:sz w:val="20"/>
                <w:szCs w:val="22"/>
              </w:rPr>
            </w:pPr>
          </w:p>
        </w:tc>
        <w:tc>
          <w:tcPr>
            <w:tcW w:w="567" w:type="dxa"/>
            <w:tcBorders>
              <w:top w:val="nil"/>
              <w:bottom w:val="single" w:sz="4" w:space="0" w:color="auto"/>
            </w:tcBorders>
          </w:tcPr>
          <w:p ns2:paraId="4F5003A6" ns2:textId="77777777" w:rsidR="003249B2" w:rsidRPr="002A4716" w:rsidRDefault="003249B2">
            <w:pPr>
              <w:spacing w:before="0"/>
              <w:ind w:firstLine="0"/>
              <w:rPr>
                <w:sz w:val="20"/>
                <w:szCs w:val="22"/>
              </w:rPr>
            </w:pPr>
          </w:p>
        </w:tc>
        <w:tc>
          <w:tcPr>
            <w:tcW w:w="567" w:type="dxa"/>
            <w:tcBorders>
              <w:top w:val="nil"/>
              <w:bottom w:val="single" w:sz="4" w:space="0" w:color="auto"/>
            </w:tcBorders>
          </w:tcPr>
          <w:p ns2:paraId="4BA8D471" ns2:textId="77777777" w:rsidR="003249B2" w:rsidRPr="002A4716" w:rsidRDefault="003249B2">
            <w:pPr>
              <w:spacing w:before="0"/>
              <w:ind w:firstLine="0"/>
              <w:rPr>
                <w:sz w:val="20"/>
                <w:szCs w:val="22"/>
              </w:rPr>
            </w:pPr>
          </w:p>
        </w:tc>
        <w:tc>
          <w:tcPr>
            <w:tcW w:w="555" w:type="dxa"/>
            <w:tcBorders>
              <w:top w:val="nil"/>
              <w:bottom w:val="single" w:sz="4" w:space="0" w:color="auto"/>
            </w:tcBorders>
          </w:tcPr>
          <w:p ns2:paraId="26EAC46D" ns2:textId="77777777" w:rsidR="003249B2" w:rsidRPr="002A4716" w:rsidRDefault="003249B2">
            <w:pPr>
              <w:spacing w:before="0"/>
              <w:ind w:firstLine="0"/>
              <w:rPr>
                <w:sz w:val="20"/>
                <w:szCs w:val="22"/>
              </w:rPr>
            </w:pPr>
          </w:p>
        </w:tc>
      </w:tr>
    </w:tbl>
    <w:p ns2:paraId="7F79FBB9" ns2:textId="19D81165" w:rsidR="00B41428" w:rsidRPr="00182A14" w:rsidRDefault="00594F7B" w:rsidP="00182A14">
      <w:r w:rsidRPr="00182A14">
        <w:t>We then look at Speed and Reliability to make sure the app can run continuously through a full shift without draining batteries or randomly dropping connections.</w:t>
      </w:r>
    </w:p>
    <w:p ns2:paraId="6DD10138" ns2:textId="4C14AEEC" w:rsidR="00B41428" w:rsidRPr="00D333AA" w:rsidRDefault="00B41428" w:rsidP="007B2E24">
      <w:pPr>
        <w:pStyle w:val="Caption"/>
        <w:keepNext/>
        <w:spacing w:before="120" w:after="60" w:line="240" w:lineRule="auto"/>
        <w:ind w:firstLine="0"/>
        <w:jc w:val="center"/>
      </w:pPr>
      <w:bookmarkStart w:id="168" w:name="_Toc242911210"/>
      <w:r w:rsidRPr="00D333AA">
        <w:lastRenderedPageBreak/>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19</w:t>
      </w:r>
      <w:r w:rsidRPr="00D333AA">
        <w:fldChar w:fldCharType="end"/>
      </w:r>
      <w:r w:rsidRPr="00D333AA">
        <w:t xml:space="preserve"> Speed &amp; Reliability Questionnaire</w:t>
      </w:r>
      <w:bookmarkEnd w:id="168"/>
    </w:p>
    <w:tbl>
      <w:tblPr>
        <w:tblStyle w:val="TableGrid"/>
        <w:tblW w:w="0" w:type="auto"/>
        <w:tblBorders>
          <w:left w:val="none" w:sz="0" w:space="0" w:color="auto"/>
          <w:right w:val="none" w:sz="0" w:space="0" w:color="auto"/>
        </w:tblBorders>
        <w:tblLook w:val="04A0" w:firstRow="1" w:lastRow="0" w:firstColumn="1" w:lastColumn="0" w:noHBand="0" w:noVBand="1"/>
      </w:tblPr>
      <w:tblGrid>
        <w:gridCol w:w="5812"/>
        <w:gridCol w:w="562"/>
        <w:gridCol w:w="567"/>
        <w:gridCol w:w="567"/>
        <w:gridCol w:w="567"/>
        <w:gridCol w:w="336"/>
      </w:tblGrid>
      <w:tr w:rsidR="00B41428" w:rsidRPr="002A4716" ns2:paraId="70D5E640" ns2:textId="77777777" w:rsidTr="007B2E24">
        <w:trPr>
          <w:trHeight w:val="525"/>
          <w:tblHeader/>
        </w:trPr>
        <w:tc>
          <w:tcPr>
            <w:tcW w:w="5812" w:type="dxa"/>
            <w:tcBorders>
              <w:bottom w:val="single" w:sz="4" w:space="0" w:color="auto"/>
            </w:tcBorders>
          </w:tcPr>
          <w:p ns2:paraId="0628BF28" ns2:textId="2F1DCEE1" w:rsidR="00B41428" w:rsidRPr="002A4716" w:rsidRDefault="00B41428">
            <w:pPr>
              <w:spacing w:before="0" w:line="240" w:lineRule="auto"/>
              <w:ind w:firstLine="0"/>
              <w:rPr>
                <w:b/>
                <w:bCs/>
                <w:sz w:val="20"/>
                <w:szCs w:val="22"/>
              </w:rPr>
            </w:pPr>
            <w:r w:rsidRPr="002A4716">
              <w:rPr>
                <w:b/>
                <w:bCs/>
                <w:sz w:val="20"/>
                <w:szCs w:val="22"/>
              </w:rPr>
              <w:t>Speed &amp; Reliability</w:t>
            </w:r>
          </w:p>
        </w:tc>
        <w:tc>
          <w:tcPr>
            <w:tcW w:w="562" w:type="dxa"/>
            <w:tcBorders>
              <w:bottom w:val="single" w:sz="4" w:space="0" w:color="auto"/>
            </w:tcBorders>
          </w:tcPr>
          <w:p ns2:paraId="643A04AC" ns2:textId="77777777" w:rsidR="00B41428" w:rsidRPr="002A4716" w:rsidRDefault="00B41428">
            <w:pPr>
              <w:spacing w:before="0"/>
              <w:ind w:firstLine="0"/>
              <w:rPr>
                <w:b/>
                <w:bCs/>
                <w:sz w:val="20"/>
                <w:szCs w:val="22"/>
              </w:rPr>
            </w:pPr>
            <w:r w:rsidRPr="002A4716">
              <w:rPr>
                <w:b/>
                <w:bCs/>
                <w:sz w:val="20"/>
                <w:szCs w:val="22"/>
              </w:rPr>
              <w:t>5</w:t>
            </w:r>
          </w:p>
        </w:tc>
        <w:tc>
          <w:tcPr>
            <w:tcW w:w="567" w:type="dxa"/>
            <w:tcBorders>
              <w:bottom w:val="single" w:sz="4" w:space="0" w:color="auto"/>
            </w:tcBorders>
          </w:tcPr>
          <w:p ns2:paraId="20D21B98" ns2:textId="77777777" w:rsidR="00B41428" w:rsidRPr="002A4716" w:rsidRDefault="00B41428">
            <w:pPr>
              <w:spacing w:before="0"/>
              <w:ind w:firstLine="0"/>
              <w:rPr>
                <w:b/>
                <w:bCs/>
                <w:sz w:val="20"/>
                <w:szCs w:val="22"/>
              </w:rPr>
            </w:pPr>
            <w:r w:rsidRPr="002A4716">
              <w:rPr>
                <w:b/>
                <w:bCs/>
                <w:sz w:val="20"/>
                <w:szCs w:val="22"/>
              </w:rPr>
              <w:t>4</w:t>
            </w:r>
          </w:p>
        </w:tc>
        <w:tc>
          <w:tcPr>
            <w:tcW w:w="567" w:type="dxa"/>
            <w:tcBorders>
              <w:bottom w:val="single" w:sz="4" w:space="0" w:color="auto"/>
            </w:tcBorders>
          </w:tcPr>
          <w:p ns2:paraId="37795948" ns2:textId="77777777" w:rsidR="00B41428" w:rsidRPr="002A4716" w:rsidRDefault="00B41428">
            <w:pPr>
              <w:spacing w:before="0"/>
              <w:ind w:firstLine="0"/>
              <w:rPr>
                <w:b/>
                <w:bCs/>
                <w:sz w:val="20"/>
                <w:szCs w:val="22"/>
              </w:rPr>
            </w:pPr>
            <w:r w:rsidRPr="002A4716">
              <w:rPr>
                <w:b/>
                <w:bCs/>
                <w:sz w:val="20"/>
                <w:szCs w:val="22"/>
              </w:rPr>
              <w:t>3</w:t>
            </w:r>
          </w:p>
        </w:tc>
        <w:tc>
          <w:tcPr>
            <w:tcW w:w="567" w:type="dxa"/>
            <w:tcBorders>
              <w:bottom w:val="single" w:sz="4" w:space="0" w:color="auto"/>
            </w:tcBorders>
          </w:tcPr>
          <w:p ns2:paraId="4562E870" ns2:textId="77777777" w:rsidR="00B41428" w:rsidRPr="002A4716" w:rsidRDefault="00B41428">
            <w:pPr>
              <w:spacing w:before="0"/>
              <w:ind w:firstLine="0"/>
              <w:rPr>
                <w:b/>
                <w:bCs/>
                <w:sz w:val="20"/>
                <w:szCs w:val="22"/>
              </w:rPr>
            </w:pPr>
            <w:r w:rsidRPr="002A4716">
              <w:rPr>
                <w:b/>
                <w:bCs/>
                <w:sz w:val="20"/>
                <w:szCs w:val="22"/>
              </w:rPr>
              <w:t>2</w:t>
            </w:r>
          </w:p>
        </w:tc>
        <w:tc>
          <w:tcPr>
            <w:tcW w:w="336" w:type="dxa"/>
            <w:tcBorders>
              <w:bottom w:val="single" w:sz="4" w:space="0" w:color="auto"/>
            </w:tcBorders>
          </w:tcPr>
          <w:p ns2:paraId="7E7BDCE3" ns2:textId="77777777" w:rsidR="00B41428" w:rsidRPr="002A4716" w:rsidRDefault="00B41428">
            <w:pPr>
              <w:spacing w:before="0"/>
              <w:ind w:firstLine="0"/>
              <w:rPr>
                <w:b/>
                <w:bCs/>
                <w:sz w:val="20"/>
                <w:szCs w:val="22"/>
              </w:rPr>
            </w:pPr>
            <w:r w:rsidRPr="002A4716">
              <w:rPr>
                <w:b/>
                <w:bCs/>
                <w:sz w:val="20"/>
                <w:szCs w:val="22"/>
              </w:rPr>
              <w:t>1</w:t>
            </w:r>
          </w:p>
        </w:tc>
      </w:tr>
      <w:tr w:rsidR="00B41428" w:rsidRPr="002A4716" ns2:paraId="60250F07" ns2:textId="77777777" w:rsidTr="007B2E24">
        <w:tc>
          <w:tcPr>
            <w:tcW w:w="5812" w:type="dxa"/>
            <w:tcBorders>
              <w:bottom w:val="nil"/>
            </w:tcBorders>
          </w:tcPr>
          <w:p ns2:paraId="58EF13C5" ns2:textId="2B516B23" w:rsidR="00B41428" w:rsidRPr="002A4716" w:rsidRDefault="005A0E78">
            <w:pPr>
              <w:spacing w:before="0" w:line="240" w:lineRule="auto"/>
              <w:ind w:firstLine="0"/>
              <w:rPr>
                <w:sz w:val="20"/>
                <w:lang w:val="en-PH"/>
              </w:rPr>
            </w:pPr>
            <w:r w:rsidRPr="002A4716">
              <w:rPr>
                <w:sz w:val="20"/>
              </w:rPr>
              <w:t>4. The application and its charts load very quickly (under 3 seconds) without making me wait.</w:t>
            </w:r>
          </w:p>
        </w:tc>
        <w:tc>
          <w:tcPr>
            <w:tcW w:w="562" w:type="dxa"/>
            <w:tcBorders>
              <w:bottom w:val="nil"/>
            </w:tcBorders>
          </w:tcPr>
          <w:p ns2:paraId="66D64368" ns2:textId="77777777" w:rsidR="00B41428" w:rsidRPr="002A4716" w:rsidRDefault="00B41428">
            <w:pPr>
              <w:spacing w:before="0"/>
              <w:ind w:firstLine="0"/>
              <w:rPr>
                <w:sz w:val="20"/>
                <w:szCs w:val="22"/>
              </w:rPr>
            </w:pPr>
          </w:p>
        </w:tc>
        <w:tc>
          <w:tcPr>
            <w:tcW w:w="567" w:type="dxa"/>
            <w:tcBorders>
              <w:bottom w:val="nil"/>
            </w:tcBorders>
          </w:tcPr>
          <w:p ns2:paraId="44E4DAA0" ns2:textId="77777777" w:rsidR="00B41428" w:rsidRPr="002A4716" w:rsidRDefault="00B41428">
            <w:pPr>
              <w:spacing w:before="0"/>
              <w:ind w:firstLine="0"/>
              <w:rPr>
                <w:sz w:val="20"/>
                <w:szCs w:val="22"/>
              </w:rPr>
            </w:pPr>
          </w:p>
        </w:tc>
        <w:tc>
          <w:tcPr>
            <w:tcW w:w="567" w:type="dxa"/>
            <w:tcBorders>
              <w:bottom w:val="nil"/>
            </w:tcBorders>
          </w:tcPr>
          <w:p ns2:paraId="1AA410E8" ns2:textId="77777777" w:rsidR="00B41428" w:rsidRPr="002A4716" w:rsidRDefault="00B41428">
            <w:pPr>
              <w:spacing w:before="0"/>
              <w:ind w:firstLine="0"/>
              <w:rPr>
                <w:sz w:val="20"/>
                <w:szCs w:val="22"/>
              </w:rPr>
            </w:pPr>
          </w:p>
        </w:tc>
        <w:tc>
          <w:tcPr>
            <w:tcW w:w="567" w:type="dxa"/>
            <w:tcBorders>
              <w:bottom w:val="nil"/>
            </w:tcBorders>
          </w:tcPr>
          <w:p ns2:paraId="23295386" ns2:textId="77777777" w:rsidR="00B41428" w:rsidRPr="002A4716" w:rsidRDefault="00B41428">
            <w:pPr>
              <w:spacing w:before="0"/>
              <w:ind w:firstLine="0"/>
              <w:rPr>
                <w:sz w:val="20"/>
                <w:szCs w:val="22"/>
              </w:rPr>
            </w:pPr>
          </w:p>
        </w:tc>
        <w:tc>
          <w:tcPr>
            <w:tcW w:w="336" w:type="dxa"/>
            <w:tcBorders>
              <w:bottom w:val="nil"/>
            </w:tcBorders>
          </w:tcPr>
          <w:p ns2:paraId="0375FAD9" ns2:textId="77777777" w:rsidR="00B41428" w:rsidRPr="002A4716" w:rsidRDefault="00B41428">
            <w:pPr>
              <w:spacing w:before="0"/>
              <w:ind w:firstLine="0"/>
              <w:rPr>
                <w:sz w:val="20"/>
                <w:szCs w:val="22"/>
              </w:rPr>
            </w:pPr>
          </w:p>
        </w:tc>
      </w:tr>
      <w:tr w:rsidR="00B41428" w:rsidRPr="002A4716" ns2:paraId="72840094" ns2:textId="77777777" w:rsidTr="007B2E24">
        <w:tc>
          <w:tcPr>
            <w:tcW w:w="5812" w:type="dxa"/>
            <w:tcBorders>
              <w:top w:val="nil"/>
              <w:bottom w:val="nil"/>
            </w:tcBorders>
          </w:tcPr>
          <w:p ns2:paraId="08BE623A" ns2:textId="076DBCAC" w:rsidR="00B41428" w:rsidRPr="002A4716" w:rsidRDefault="005A0E78">
            <w:pPr>
              <w:spacing w:before="0" w:line="240" w:lineRule="auto"/>
              <w:ind w:firstLine="0"/>
              <w:rPr>
                <w:sz w:val="20"/>
                <w:szCs w:val="22"/>
              </w:rPr>
            </w:pPr>
            <w:r w:rsidRPr="002A4716">
              <w:rPr>
                <w:sz w:val="20"/>
                <w:szCs w:val="22"/>
              </w:rPr>
              <w:t>5. The system doesn't delete my entered data when there are temporary internet interruptions.</w:t>
            </w:r>
          </w:p>
        </w:tc>
        <w:tc>
          <w:tcPr>
            <w:tcW w:w="562" w:type="dxa"/>
            <w:tcBorders>
              <w:top w:val="nil"/>
              <w:bottom w:val="nil"/>
            </w:tcBorders>
          </w:tcPr>
          <w:p ns2:paraId="0ACB0704" ns2:textId="77777777" w:rsidR="00B41428" w:rsidRPr="002A4716" w:rsidRDefault="00B41428">
            <w:pPr>
              <w:spacing w:before="0"/>
              <w:ind w:firstLine="0"/>
              <w:rPr>
                <w:sz w:val="20"/>
                <w:szCs w:val="22"/>
              </w:rPr>
            </w:pPr>
          </w:p>
        </w:tc>
        <w:tc>
          <w:tcPr>
            <w:tcW w:w="567" w:type="dxa"/>
            <w:tcBorders>
              <w:top w:val="nil"/>
              <w:bottom w:val="nil"/>
            </w:tcBorders>
          </w:tcPr>
          <w:p ns2:paraId="29D8E3EB" ns2:textId="77777777" w:rsidR="00B41428" w:rsidRPr="002A4716" w:rsidRDefault="00B41428">
            <w:pPr>
              <w:spacing w:before="0"/>
              <w:ind w:firstLine="0"/>
              <w:rPr>
                <w:sz w:val="20"/>
                <w:szCs w:val="22"/>
              </w:rPr>
            </w:pPr>
          </w:p>
        </w:tc>
        <w:tc>
          <w:tcPr>
            <w:tcW w:w="567" w:type="dxa"/>
            <w:tcBorders>
              <w:top w:val="nil"/>
              <w:bottom w:val="nil"/>
            </w:tcBorders>
          </w:tcPr>
          <w:p ns2:paraId="00AC8272" ns2:textId="77777777" w:rsidR="00B41428" w:rsidRPr="002A4716" w:rsidRDefault="00B41428">
            <w:pPr>
              <w:spacing w:before="0"/>
              <w:ind w:firstLine="0"/>
              <w:rPr>
                <w:sz w:val="20"/>
                <w:szCs w:val="22"/>
              </w:rPr>
            </w:pPr>
          </w:p>
        </w:tc>
        <w:tc>
          <w:tcPr>
            <w:tcW w:w="567" w:type="dxa"/>
            <w:tcBorders>
              <w:top w:val="nil"/>
              <w:bottom w:val="nil"/>
            </w:tcBorders>
          </w:tcPr>
          <w:p ns2:paraId="7514FB3F" ns2:textId="77777777" w:rsidR="00B41428" w:rsidRPr="002A4716" w:rsidRDefault="00B41428">
            <w:pPr>
              <w:spacing w:before="0"/>
              <w:ind w:firstLine="0"/>
              <w:rPr>
                <w:sz w:val="20"/>
                <w:szCs w:val="22"/>
              </w:rPr>
            </w:pPr>
          </w:p>
        </w:tc>
        <w:tc>
          <w:tcPr>
            <w:tcW w:w="336" w:type="dxa"/>
            <w:tcBorders>
              <w:top w:val="nil"/>
              <w:bottom w:val="nil"/>
            </w:tcBorders>
          </w:tcPr>
          <w:p ns2:paraId="40F783B1" ns2:textId="77777777" w:rsidR="00B41428" w:rsidRPr="002A4716" w:rsidRDefault="00B41428">
            <w:pPr>
              <w:spacing w:before="0"/>
              <w:ind w:firstLine="0"/>
              <w:rPr>
                <w:sz w:val="20"/>
                <w:szCs w:val="22"/>
              </w:rPr>
            </w:pPr>
          </w:p>
        </w:tc>
      </w:tr>
      <w:tr w:rsidR="00B41428" w:rsidRPr="002A4716" ns2:paraId="3FBEABAC" ns2:textId="77777777" w:rsidTr="007B2E24">
        <w:tc>
          <w:tcPr>
            <w:tcW w:w="5812" w:type="dxa"/>
            <w:tcBorders>
              <w:top w:val="nil"/>
              <w:bottom w:val="single" w:sz="4" w:space="0" w:color="auto"/>
            </w:tcBorders>
          </w:tcPr>
          <w:p ns2:paraId="4D172174" ns2:textId="5F890465" w:rsidR="00B41428" w:rsidRPr="002A4716" w:rsidRDefault="005A0E78">
            <w:pPr>
              <w:spacing w:before="0" w:line="240" w:lineRule="auto"/>
              <w:ind w:firstLine="0"/>
              <w:rPr>
                <w:sz w:val="20"/>
                <w:szCs w:val="22"/>
              </w:rPr>
            </w:pPr>
            <w:r w:rsidRPr="002A4716">
              <w:rPr>
                <w:sz w:val="20"/>
                <w:szCs w:val="22"/>
              </w:rPr>
              <w:t>6. I can leave the app open during my shift without it freezing or draining my battery unusually fast.</w:t>
            </w:r>
          </w:p>
        </w:tc>
        <w:tc>
          <w:tcPr>
            <w:tcW w:w="562" w:type="dxa"/>
            <w:tcBorders>
              <w:top w:val="nil"/>
              <w:bottom w:val="single" w:sz="4" w:space="0" w:color="auto"/>
            </w:tcBorders>
          </w:tcPr>
          <w:p ns2:paraId="0B6B4A5E" ns2:textId="77777777" w:rsidR="00B41428" w:rsidRPr="002A4716" w:rsidRDefault="00B41428">
            <w:pPr>
              <w:spacing w:before="0"/>
              <w:ind w:firstLine="0"/>
              <w:rPr>
                <w:sz w:val="20"/>
                <w:szCs w:val="22"/>
              </w:rPr>
            </w:pPr>
          </w:p>
        </w:tc>
        <w:tc>
          <w:tcPr>
            <w:tcW w:w="567" w:type="dxa"/>
            <w:tcBorders>
              <w:top w:val="nil"/>
              <w:bottom w:val="single" w:sz="4" w:space="0" w:color="auto"/>
            </w:tcBorders>
          </w:tcPr>
          <w:p ns2:paraId="2E10A8DA" ns2:textId="77777777" w:rsidR="00B41428" w:rsidRPr="002A4716" w:rsidRDefault="00B41428">
            <w:pPr>
              <w:spacing w:before="0"/>
              <w:ind w:firstLine="0"/>
              <w:rPr>
                <w:sz w:val="20"/>
                <w:szCs w:val="22"/>
              </w:rPr>
            </w:pPr>
          </w:p>
        </w:tc>
        <w:tc>
          <w:tcPr>
            <w:tcW w:w="567" w:type="dxa"/>
            <w:tcBorders>
              <w:top w:val="nil"/>
              <w:bottom w:val="single" w:sz="4" w:space="0" w:color="auto"/>
            </w:tcBorders>
          </w:tcPr>
          <w:p ns2:paraId="502A8F95" ns2:textId="77777777" w:rsidR="00B41428" w:rsidRPr="002A4716" w:rsidRDefault="00B41428">
            <w:pPr>
              <w:spacing w:before="0"/>
              <w:ind w:firstLine="0"/>
              <w:rPr>
                <w:sz w:val="20"/>
                <w:szCs w:val="22"/>
              </w:rPr>
            </w:pPr>
          </w:p>
        </w:tc>
        <w:tc>
          <w:tcPr>
            <w:tcW w:w="567" w:type="dxa"/>
            <w:tcBorders>
              <w:top w:val="nil"/>
              <w:bottom w:val="single" w:sz="4" w:space="0" w:color="auto"/>
            </w:tcBorders>
          </w:tcPr>
          <w:p ns2:paraId="0BD31F8C" ns2:textId="77777777" w:rsidR="00B41428" w:rsidRPr="002A4716" w:rsidRDefault="00B41428">
            <w:pPr>
              <w:spacing w:before="0"/>
              <w:ind w:firstLine="0"/>
              <w:rPr>
                <w:sz w:val="20"/>
                <w:szCs w:val="22"/>
              </w:rPr>
            </w:pPr>
          </w:p>
        </w:tc>
        <w:tc>
          <w:tcPr>
            <w:tcW w:w="336" w:type="dxa"/>
            <w:tcBorders>
              <w:top w:val="nil"/>
              <w:bottom w:val="single" w:sz="4" w:space="0" w:color="auto"/>
            </w:tcBorders>
          </w:tcPr>
          <w:p ns2:paraId="3D6DFE39" ns2:textId="77777777" w:rsidR="00B41428" w:rsidRPr="002A4716" w:rsidRDefault="00B41428">
            <w:pPr>
              <w:spacing w:before="0"/>
              <w:ind w:firstLine="0"/>
              <w:rPr>
                <w:sz w:val="20"/>
                <w:szCs w:val="22"/>
              </w:rPr>
            </w:pPr>
          </w:p>
        </w:tc>
      </w:tr>
    </w:tbl>
    <w:p ns2:paraId="6CC27AD1" ns2:textId="368E2BCC" w:rsidR="005004F5" w:rsidRPr="00D333AA" w:rsidRDefault="00741639" w:rsidP="004B35E7">
      <w:r w:rsidRPr="00D333AA">
        <w:t>The Ease of Use section checks if the visual contrast and data entry rules hold up in a busy, on-the-go work environment.</w:t>
      </w:r>
    </w:p>
    <w:p ns2:paraId="65F32D5F" ns2:textId="335054AC" w:rsidR="005A0E78" w:rsidRPr="00D333AA" w:rsidRDefault="005A0E78" w:rsidP="007B2E24">
      <w:pPr>
        <w:pStyle w:val="Caption"/>
        <w:keepNext/>
        <w:spacing w:before="120" w:after="60" w:line="240" w:lineRule="auto"/>
        <w:ind w:firstLine="0"/>
        <w:jc w:val="center"/>
      </w:pPr>
      <w:bookmarkStart w:id="169" w:name="_Toc242911211"/>
      <w:r w:rsidRPr="00D333AA">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20</w:t>
      </w:r>
      <w:r w:rsidRPr="00D333AA">
        <w:fldChar w:fldCharType="end"/>
      </w:r>
      <w:r w:rsidRPr="00D333AA">
        <w:t xml:space="preserve"> </w:t>
      </w:r>
      <w:r w:rsidR="00EE22DD" w:rsidRPr="00D333AA">
        <w:t>Ease of Use</w:t>
      </w:r>
      <w:r w:rsidRPr="00D333AA">
        <w:t xml:space="preserve"> Questionnaire</w:t>
      </w:r>
      <w:bookmarkEnd w:id="169"/>
    </w:p>
    <w:tbl>
      <w:tblPr>
        <w:tblStyle w:val="TableGrid"/>
        <w:tblW w:w="0" w:type="auto"/>
        <w:tblBorders>
          <w:left w:val="none" w:sz="0" w:space="0" w:color="auto"/>
          <w:right w:val="none" w:sz="0" w:space="0" w:color="auto"/>
        </w:tblBorders>
        <w:tblLook w:val="04A0" w:firstRow="1" w:lastRow="0" w:firstColumn="1" w:lastColumn="0" w:noHBand="0" w:noVBand="1"/>
      </w:tblPr>
      <w:tblGrid>
        <w:gridCol w:w="5812"/>
        <w:gridCol w:w="562"/>
        <w:gridCol w:w="567"/>
        <w:gridCol w:w="567"/>
        <w:gridCol w:w="567"/>
        <w:gridCol w:w="336"/>
      </w:tblGrid>
      <w:tr w:rsidR="005A0E78" w:rsidRPr="002A4716" ns2:paraId="2F594359" ns2:textId="77777777" w:rsidTr="007B2E24">
        <w:trPr>
          <w:trHeight w:val="525"/>
          <w:tblHeader/>
        </w:trPr>
        <w:tc>
          <w:tcPr>
            <w:tcW w:w="5812" w:type="dxa"/>
            <w:tcBorders>
              <w:bottom w:val="single" w:sz="4" w:space="0" w:color="auto"/>
            </w:tcBorders>
          </w:tcPr>
          <w:p ns2:paraId="3D208C20" ns2:textId="6665C7CB" w:rsidR="005A0E78" w:rsidRPr="002A4716" w:rsidRDefault="00EE22DD">
            <w:pPr>
              <w:spacing w:before="0" w:line="240" w:lineRule="auto"/>
              <w:ind w:firstLine="0"/>
              <w:rPr>
                <w:b/>
                <w:bCs/>
                <w:sz w:val="20"/>
                <w:szCs w:val="22"/>
              </w:rPr>
            </w:pPr>
            <w:r w:rsidRPr="002A4716">
              <w:rPr>
                <w:b/>
                <w:bCs/>
                <w:sz w:val="20"/>
                <w:szCs w:val="22"/>
              </w:rPr>
              <w:t>Ease of Use</w:t>
            </w:r>
          </w:p>
        </w:tc>
        <w:tc>
          <w:tcPr>
            <w:tcW w:w="562" w:type="dxa"/>
            <w:tcBorders>
              <w:bottom w:val="single" w:sz="4" w:space="0" w:color="auto"/>
            </w:tcBorders>
          </w:tcPr>
          <w:p ns2:paraId="24AC6FB5" ns2:textId="77777777" w:rsidR="005A0E78" w:rsidRPr="002A4716" w:rsidRDefault="005A0E78">
            <w:pPr>
              <w:spacing w:before="0"/>
              <w:ind w:firstLine="0"/>
              <w:rPr>
                <w:b/>
                <w:bCs/>
                <w:sz w:val="20"/>
                <w:szCs w:val="22"/>
              </w:rPr>
            </w:pPr>
            <w:r w:rsidRPr="002A4716">
              <w:rPr>
                <w:b/>
                <w:bCs/>
                <w:sz w:val="20"/>
                <w:szCs w:val="22"/>
              </w:rPr>
              <w:t>5</w:t>
            </w:r>
          </w:p>
        </w:tc>
        <w:tc>
          <w:tcPr>
            <w:tcW w:w="567" w:type="dxa"/>
            <w:tcBorders>
              <w:bottom w:val="single" w:sz="4" w:space="0" w:color="auto"/>
            </w:tcBorders>
          </w:tcPr>
          <w:p ns2:paraId="0646428E" ns2:textId="77777777" w:rsidR="005A0E78" w:rsidRPr="002A4716" w:rsidRDefault="005A0E78">
            <w:pPr>
              <w:spacing w:before="0"/>
              <w:ind w:firstLine="0"/>
              <w:rPr>
                <w:b/>
                <w:bCs/>
                <w:sz w:val="20"/>
                <w:szCs w:val="22"/>
              </w:rPr>
            </w:pPr>
            <w:r w:rsidRPr="002A4716">
              <w:rPr>
                <w:b/>
                <w:bCs/>
                <w:sz w:val="20"/>
                <w:szCs w:val="22"/>
              </w:rPr>
              <w:t>4</w:t>
            </w:r>
          </w:p>
        </w:tc>
        <w:tc>
          <w:tcPr>
            <w:tcW w:w="567" w:type="dxa"/>
            <w:tcBorders>
              <w:bottom w:val="single" w:sz="4" w:space="0" w:color="auto"/>
            </w:tcBorders>
          </w:tcPr>
          <w:p ns2:paraId="50740638" ns2:textId="77777777" w:rsidR="005A0E78" w:rsidRPr="002A4716" w:rsidRDefault="005A0E78">
            <w:pPr>
              <w:spacing w:before="0"/>
              <w:ind w:firstLine="0"/>
              <w:rPr>
                <w:b/>
                <w:bCs/>
                <w:sz w:val="20"/>
                <w:szCs w:val="22"/>
              </w:rPr>
            </w:pPr>
            <w:r w:rsidRPr="002A4716">
              <w:rPr>
                <w:b/>
                <w:bCs/>
                <w:sz w:val="20"/>
                <w:szCs w:val="22"/>
              </w:rPr>
              <w:t>3</w:t>
            </w:r>
          </w:p>
        </w:tc>
        <w:tc>
          <w:tcPr>
            <w:tcW w:w="567" w:type="dxa"/>
            <w:tcBorders>
              <w:bottom w:val="single" w:sz="4" w:space="0" w:color="auto"/>
            </w:tcBorders>
          </w:tcPr>
          <w:p ns2:paraId="0E1F7ADF" ns2:textId="77777777" w:rsidR="005A0E78" w:rsidRPr="002A4716" w:rsidRDefault="005A0E78">
            <w:pPr>
              <w:spacing w:before="0"/>
              <w:ind w:firstLine="0"/>
              <w:rPr>
                <w:b/>
                <w:bCs/>
                <w:sz w:val="20"/>
                <w:szCs w:val="22"/>
              </w:rPr>
            </w:pPr>
            <w:r w:rsidRPr="002A4716">
              <w:rPr>
                <w:b/>
                <w:bCs/>
                <w:sz w:val="20"/>
                <w:szCs w:val="22"/>
              </w:rPr>
              <w:t>2</w:t>
            </w:r>
          </w:p>
        </w:tc>
        <w:tc>
          <w:tcPr>
            <w:tcW w:w="336" w:type="dxa"/>
            <w:tcBorders>
              <w:bottom w:val="single" w:sz="4" w:space="0" w:color="auto"/>
            </w:tcBorders>
          </w:tcPr>
          <w:p ns2:paraId="68B97F65" ns2:textId="77777777" w:rsidR="005A0E78" w:rsidRPr="002A4716" w:rsidRDefault="005A0E78">
            <w:pPr>
              <w:spacing w:before="0"/>
              <w:ind w:firstLine="0"/>
              <w:rPr>
                <w:b/>
                <w:bCs/>
                <w:sz w:val="20"/>
                <w:szCs w:val="22"/>
              </w:rPr>
            </w:pPr>
            <w:r w:rsidRPr="002A4716">
              <w:rPr>
                <w:b/>
                <w:bCs/>
                <w:sz w:val="20"/>
                <w:szCs w:val="22"/>
              </w:rPr>
              <w:t>1</w:t>
            </w:r>
          </w:p>
        </w:tc>
      </w:tr>
      <w:tr w:rsidR="005A0E78" w:rsidRPr="002A4716" ns2:paraId="703F9CCE" ns2:textId="77777777" w:rsidTr="007B2E24">
        <w:tc>
          <w:tcPr>
            <w:tcW w:w="5812" w:type="dxa"/>
            <w:tcBorders>
              <w:bottom w:val="nil"/>
            </w:tcBorders>
          </w:tcPr>
          <w:p ns2:paraId="0E797844" ns2:textId="06E2FA85" w:rsidR="005A0E78" w:rsidRPr="002A4716" w:rsidRDefault="00EE22DD">
            <w:pPr>
              <w:spacing w:before="0" w:line="240" w:lineRule="auto"/>
              <w:ind w:firstLine="0"/>
              <w:rPr>
                <w:sz w:val="20"/>
                <w:lang w:val="en-PH"/>
              </w:rPr>
            </w:pPr>
            <w:r w:rsidRPr="002A4716">
              <w:rPr>
                <w:sz w:val="20"/>
              </w:rPr>
              <w:t>7. I can find the critical information I need in three taps/clicks.</w:t>
            </w:r>
          </w:p>
        </w:tc>
        <w:tc>
          <w:tcPr>
            <w:tcW w:w="562" w:type="dxa"/>
            <w:tcBorders>
              <w:bottom w:val="nil"/>
            </w:tcBorders>
          </w:tcPr>
          <w:p ns2:paraId="65076E64" ns2:textId="77777777" w:rsidR="005A0E78" w:rsidRPr="002A4716" w:rsidRDefault="005A0E78">
            <w:pPr>
              <w:spacing w:before="0"/>
              <w:ind w:firstLine="0"/>
              <w:rPr>
                <w:sz w:val="20"/>
                <w:szCs w:val="22"/>
              </w:rPr>
            </w:pPr>
          </w:p>
        </w:tc>
        <w:tc>
          <w:tcPr>
            <w:tcW w:w="567" w:type="dxa"/>
            <w:tcBorders>
              <w:bottom w:val="nil"/>
            </w:tcBorders>
          </w:tcPr>
          <w:p ns2:paraId="6922DA2D" ns2:textId="77777777" w:rsidR="005A0E78" w:rsidRPr="002A4716" w:rsidRDefault="005A0E78">
            <w:pPr>
              <w:spacing w:before="0"/>
              <w:ind w:firstLine="0"/>
              <w:rPr>
                <w:sz w:val="20"/>
                <w:szCs w:val="22"/>
              </w:rPr>
            </w:pPr>
          </w:p>
        </w:tc>
        <w:tc>
          <w:tcPr>
            <w:tcW w:w="567" w:type="dxa"/>
            <w:tcBorders>
              <w:bottom w:val="nil"/>
            </w:tcBorders>
          </w:tcPr>
          <w:p ns2:paraId="7918E71B" ns2:textId="77777777" w:rsidR="005A0E78" w:rsidRPr="002A4716" w:rsidRDefault="005A0E78">
            <w:pPr>
              <w:spacing w:before="0"/>
              <w:ind w:firstLine="0"/>
              <w:rPr>
                <w:sz w:val="20"/>
                <w:szCs w:val="22"/>
              </w:rPr>
            </w:pPr>
          </w:p>
        </w:tc>
        <w:tc>
          <w:tcPr>
            <w:tcW w:w="567" w:type="dxa"/>
            <w:tcBorders>
              <w:bottom w:val="nil"/>
            </w:tcBorders>
          </w:tcPr>
          <w:p ns2:paraId="4B66F330" ns2:textId="77777777" w:rsidR="005A0E78" w:rsidRPr="002A4716" w:rsidRDefault="005A0E78">
            <w:pPr>
              <w:spacing w:before="0"/>
              <w:ind w:firstLine="0"/>
              <w:rPr>
                <w:sz w:val="20"/>
                <w:szCs w:val="22"/>
              </w:rPr>
            </w:pPr>
          </w:p>
        </w:tc>
        <w:tc>
          <w:tcPr>
            <w:tcW w:w="336" w:type="dxa"/>
            <w:tcBorders>
              <w:bottom w:val="nil"/>
            </w:tcBorders>
          </w:tcPr>
          <w:p ns2:paraId="478C665B" ns2:textId="77777777" w:rsidR="005A0E78" w:rsidRPr="002A4716" w:rsidRDefault="005A0E78">
            <w:pPr>
              <w:spacing w:before="0"/>
              <w:ind w:firstLine="0"/>
              <w:rPr>
                <w:sz w:val="20"/>
                <w:szCs w:val="22"/>
              </w:rPr>
            </w:pPr>
          </w:p>
        </w:tc>
      </w:tr>
      <w:tr w:rsidR="005A0E78" w:rsidRPr="002A4716" ns2:paraId="500C3FCD" ns2:textId="77777777" w:rsidTr="007B2E24">
        <w:tc>
          <w:tcPr>
            <w:tcW w:w="5812" w:type="dxa"/>
            <w:tcBorders>
              <w:top w:val="nil"/>
              <w:bottom w:val="nil"/>
            </w:tcBorders>
          </w:tcPr>
          <w:p ns2:paraId="536F6C51" ns2:textId="112C32C3" w:rsidR="005A0E78" w:rsidRPr="002A4716" w:rsidRDefault="00EE22DD">
            <w:pPr>
              <w:spacing w:before="0" w:line="240" w:lineRule="auto"/>
              <w:ind w:firstLine="0"/>
              <w:rPr>
                <w:sz w:val="20"/>
                <w:szCs w:val="22"/>
              </w:rPr>
            </w:pPr>
            <w:r w:rsidRPr="002A4716">
              <w:rPr>
                <w:sz w:val="20"/>
                <w:szCs w:val="22"/>
              </w:rPr>
              <w:t>8. If I make a mistake (like typing letters instead of numbers), the system stops me and clearly explains how to fix it.</w:t>
            </w:r>
          </w:p>
        </w:tc>
        <w:tc>
          <w:tcPr>
            <w:tcW w:w="562" w:type="dxa"/>
            <w:tcBorders>
              <w:top w:val="nil"/>
              <w:bottom w:val="nil"/>
            </w:tcBorders>
          </w:tcPr>
          <w:p ns2:paraId="749B4566" ns2:textId="77777777" w:rsidR="005A0E78" w:rsidRPr="002A4716" w:rsidRDefault="005A0E78">
            <w:pPr>
              <w:spacing w:before="0"/>
              <w:ind w:firstLine="0"/>
              <w:rPr>
                <w:sz w:val="20"/>
                <w:szCs w:val="22"/>
              </w:rPr>
            </w:pPr>
          </w:p>
        </w:tc>
        <w:tc>
          <w:tcPr>
            <w:tcW w:w="567" w:type="dxa"/>
            <w:tcBorders>
              <w:top w:val="nil"/>
              <w:bottom w:val="nil"/>
            </w:tcBorders>
          </w:tcPr>
          <w:p ns2:paraId="03C2626E" ns2:textId="77777777" w:rsidR="005A0E78" w:rsidRPr="002A4716" w:rsidRDefault="005A0E78">
            <w:pPr>
              <w:spacing w:before="0"/>
              <w:ind w:firstLine="0"/>
              <w:rPr>
                <w:sz w:val="20"/>
                <w:szCs w:val="22"/>
              </w:rPr>
            </w:pPr>
          </w:p>
        </w:tc>
        <w:tc>
          <w:tcPr>
            <w:tcW w:w="567" w:type="dxa"/>
            <w:tcBorders>
              <w:top w:val="nil"/>
              <w:bottom w:val="nil"/>
            </w:tcBorders>
          </w:tcPr>
          <w:p ns2:paraId="5346B98D" ns2:textId="77777777" w:rsidR="005A0E78" w:rsidRPr="002A4716" w:rsidRDefault="005A0E78">
            <w:pPr>
              <w:spacing w:before="0"/>
              <w:ind w:firstLine="0"/>
              <w:rPr>
                <w:sz w:val="20"/>
                <w:szCs w:val="22"/>
              </w:rPr>
            </w:pPr>
          </w:p>
        </w:tc>
        <w:tc>
          <w:tcPr>
            <w:tcW w:w="567" w:type="dxa"/>
            <w:tcBorders>
              <w:top w:val="nil"/>
              <w:bottom w:val="nil"/>
            </w:tcBorders>
          </w:tcPr>
          <w:p ns2:paraId="5B493AC6" ns2:textId="77777777" w:rsidR="005A0E78" w:rsidRPr="002A4716" w:rsidRDefault="005A0E78">
            <w:pPr>
              <w:spacing w:before="0"/>
              <w:ind w:firstLine="0"/>
              <w:rPr>
                <w:sz w:val="20"/>
                <w:szCs w:val="22"/>
              </w:rPr>
            </w:pPr>
          </w:p>
        </w:tc>
        <w:tc>
          <w:tcPr>
            <w:tcW w:w="336" w:type="dxa"/>
            <w:tcBorders>
              <w:top w:val="nil"/>
              <w:bottom w:val="nil"/>
            </w:tcBorders>
          </w:tcPr>
          <w:p ns2:paraId="2360B4FE" ns2:textId="77777777" w:rsidR="005A0E78" w:rsidRPr="002A4716" w:rsidRDefault="005A0E78">
            <w:pPr>
              <w:spacing w:before="0"/>
              <w:ind w:firstLine="0"/>
              <w:rPr>
                <w:sz w:val="20"/>
                <w:szCs w:val="22"/>
              </w:rPr>
            </w:pPr>
          </w:p>
        </w:tc>
      </w:tr>
      <w:tr w:rsidR="005A0E78" w:rsidRPr="002A4716" ns2:paraId="62777392" ns2:textId="77777777" w:rsidTr="007B2E24">
        <w:tc>
          <w:tcPr>
            <w:tcW w:w="5812" w:type="dxa"/>
            <w:tcBorders>
              <w:top w:val="nil"/>
              <w:bottom w:val="single" w:sz="4" w:space="0" w:color="auto"/>
            </w:tcBorders>
          </w:tcPr>
          <w:p ns2:paraId="00F878EA" ns2:textId="06FF4929" w:rsidR="005A0E78" w:rsidRPr="002A4716" w:rsidRDefault="00EE22DD">
            <w:pPr>
              <w:spacing w:before="0" w:line="240" w:lineRule="auto"/>
              <w:ind w:firstLine="0"/>
              <w:rPr>
                <w:sz w:val="20"/>
                <w:szCs w:val="22"/>
              </w:rPr>
            </w:pPr>
            <w:r w:rsidRPr="002A4716">
              <w:rPr>
                <w:sz w:val="20"/>
                <w:szCs w:val="22"/>
              </w:rPr>
              <w:t>9. The screen colors, text size, and layout make the app easy to read, whether I am outdoors in the sun or in a dark vehicle.</w:t>
            </w:r>
          </w:p>
        </w:tc>
        <w:tc>
          <w:tcPr>
            <w:tcW w:w="562" w:type="dxa"/>
            <w:tcBorders>
              <w:top w:val="nil"/>
              <w:bottom w:val="single" w:sz="4" w:space="0" w:color="auto"/>
            </w:tcBorders>
          </w:tcPr>
          <w:p ns2:paraId="57434987" ns2:textId="77777777" w:rsidR="005A0E78" w:rsidRPr="002A4716" w:rsidRDefault="005A0E78">
            <w:pPr>
              <w:spacing w:before="0"/>
              <w:ind w:firstLine="0"/>
              <w:rPr>
                <w:sz w:val="20"/>
                <w:szCs w:val="22"/>
              </w:rPr>
            </w:pPr>
          </w:p>
        </w:tc>
        <w:tc>
          <w:tcPr>
            <w:tcW w:w="567" w:type="dxa"/>
            <w:tcBorders>
              <w:top w:val="nil"/>
              <w:bottom w:val="single" w:sz="4" w:space="0" w:color="auto"/>
            </w:tcBorders>
          </w:tcPr>
          <w:p ns2:paraId="4B689370" ns2:textId="77777777" w:rsidR="005A0E78" w:rsidRPr="002A4716" w:rsidRDefault="005A0E78">
            <w:pPr>
              <w:spacing w:before="0"/>
              <w:ind w:firstLine="0"/>
              <w:rPr>
                <w:sz w:val="20"/>
                <w:szCs w:val="22"/>
              </w:rPr>
            </w:pPr>
          </w:p>
        </w:tc>
        <w:tc>
          <w:tcPr>
            <w:tcW w:w="567" w:type="dxa"/>
            <w:tcBorders>
              <w:top w:val="nil"/>
              <w:bottom w:val="single" w:sz="4" w:space="0" w:color="auto"/>
            </w:tcBorders>
          </w:tcPr>
          <w:p ns2:paraId="05ED1B5D" ns2:textId="77777777" w:rsidR="005A0E78" w:rsidRPr="002A4716" w:rsidRDefault="005A0E78">
            <w:pPr>
              <w:spacing w:before="0"/>
              <w:ind w:firstLine="0"/>
              <w:rPr>
                <w:sz w:val="20"/>
                <w:szCs w:val="22"/>
              </w:rPr>
            </w:pPr>
          </w:p>
        </w:tc>
        <w:tc>
          <w:tcPr>
            <w:tcW w:w="567" w:type="dxa"/>
            <w:tcBorders>
              <w:top w:val="nil"/>
              <w:bottom w:val="single" w:sz="4" w:space="0" w:color="auto"/>
            </w:tcBorders>
          </w:tcPr>
          <w:p ns2:paraId="743F72EF" ns2:textId="77777777" w:rsidR="005A0E78" w:rsidRPr="002A4716" w:rsidRDefault="005A0E78">
            <w:pPr>
              <w:spacing w:before="0"/>
              <w:ind w:firstLine="0"/>
              <w:rPr>
                <w:sz w:val="20"/>
                <w:szCs w:val="22"/>
              </w:rPr>
            </w:pPr>
          </w:p>
        </w:tc>
        <w:tc>
          <w:tcPr>
            <w:tcW w:w="336" w:type="dxa"/>
            <w:tcBorders>
              <w:top w:val="nil"/>
              <w:bottom w:val="single" w:sz="4" w:space="0" w:color="auto"/>
            </w:tcBorders>
          </w:tcPr>
          <w:p ns2:paraId="412924D9" ns2:textId="77777777" w:rsidR="005A0E78" w:rsidRPr="002A4716" w:rsidRDefault="005A0E78">
            <w:pPr>
              <w:spacing w:before="0"/>
              <w:ind w:firstLine="0"/>
              <w:rPr>
                <w:sz w:val="20"/>
                <w:szCs w:val="22"/>
              </w:rPr>
            </w:pPr>
          </w:p>
        </w:tc>
      </w:tr>
    </w:tbl>
    <w:p ns2:paraId="1B99809B" ns2:textId="6AF4250B" w:rsidR="005A0E78" w:rsidRPr="00D333AA" w:rsidRDefault="00741639" w:rsidP="005A0E78">
      <w:r w:rsidRPr="00D333AA">
        <w:t>Lastly, Access and Trust verifies that active sessions stay logged in reliably and that users only see the menus they are supposed to see.</w:t>
      </w:r>
    </w:p>
    <w:p ns2:paraId="5DB05CE8" ns2:textId="77777777" w:rsidR="0016483F" w:rsidRPr="00D333AA" w:rsidRDefault="0016483F" w:rsidP="005A0E78"/>
    <w:p ns2:paraId="6C11385B" ns2:textId="2C753036" w:rsidR="00DC03E0" w:rsidRPr="00D333AA" w:rsidRDefault="00DC03E0" w:rsidP="007B2E24">
      <w:pPr>
        <w:pStyle w:val="Caption"/>
        <w:keepNext/>
        <w:spacing w:before="120" w:after="60" w:line="240" w:lineRule="auto"/>
        <w:ind w:firstLine="0"/>
        <w:jc w:val="center"/>
      </w:pPr>
      <w:bookmarkStart w:id="170" w:name="_Toc242911212"/>
      <w:r w:rsidRPr="00D333AA">
        <w:t xml:space="preserve">Table </w:t>
      </w:r>
      <w:r w:rsidRPr="00D333AA">
        <w:fldChar w:fldCharType="begin"/>
      </w:r>
      <w:r w:rsidRPr="00D333AA">
        <w:instrText>STYLEREF 1 \s</w:instrText>
      </w:r>
      <w:r w:rsidRPr="00D333AA">
        <w:fldChar w:fldCharType="separate"/>
      </w:r>
      <w:r w:rsidR="00EE440C" w:rsidRPr="00D333AA">
        <w:rPr>
          <w:noProof/>
        </w:rPr>
        <w:t>3</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21</w:t>
      </w:r>
      <w:r w:rsidRPr="00D333AA">
        <w:fldChar w:fldCharType="end"/>
      </w:r>
      <w:r w:rsidRPr="00D333AA">
        <w:t xml:space="preserve"> Access &amp; Trust Questionnaire</w:t>
      </w:r>
      <w:bookmarkEnd w:id="170"/>
    </w:p>
    <w:tbl>
      <w:tblPr>
        <w:tblStyle w:val="TableGrid"/>
        <w:tblW w:w="0" w:type="auto"/>
        <w:tblBorders>
          <w:left w:val="none" w:sz="0" w:space="0" w:color="auto"/>
          <w:right w:val="none" w:sz="0" w:space="0" w:color="auto"/>
        </w:tblBorders>
        <w:tblLook w:val="04A0" w:firstRow="1" w:lastRow="0" w:firstColumn="1" w:lastColumn="0" w:noHBand="0" w:noVBand="1"/>
      </w:tblPr>
      <w:tblGrid>
        <w:gridCol w:w="5812"/>
        <w:gridCol w:w="562"/>
        <w:gridCol w:w="567"/>
        <w:gridCol w:w="567"/>
        <w:gridCol w:w="567"/>
        <w:gridCol w:w="336"/>
      </w:tblGrid>
      <w:tr w:rsidR="00DC03E0" w:rsidRPr="002A4716" ns2:paraId="25EE7119" ns2:textId="77777777" w:rsidTr="007B2E24">
        <w:trPr>
          <w:trHeight w:val="525"/>
          <w:tblHeader/>
        </w:trPr>
        <w:tc>
          <w:tcPr>
            <w:tcW w:w="5812" w:type="dxa"/>
            <w:tcBorders>
              <w:bottom w:val="single" w:sz="4" w:space="0" w:color="auto"/>
            </w:tcBorders>
          </w:tcPr>
          <w:p ns2:paraId="6BABE501" ns2:textId="37F7D3CD" w:rsidR="00DC03E0" w:rsidRPr="002A4716" w:rsidRDefault="00DC03E0">
            <w:pPr>
              <w:spacing w:before="0" w:line="240" w:lineRule="auto"/>
              <w:ind w:firstLine="0"/>
              <w:rPr>
                <w:b/>
                <w:bCs/>
                <w:sz w:val="20"/>
                <w:szCs w:val="22"/>
              </w:rPr>
            </w:pPr>
            <w:r w:rsidRPr="002A4716">
              <w:rPr>
                <w:b/>
                <w:bCs/>
                <w:sz w:val="20"/>
                <w:szCs w:val="22"/>
              </w:rPr>
              <w:t>Access &amp; Trust</w:t>
            </w:r>
          </w:p>
        </w:tc>
        <w:tc>
          <w:tcPr>
            <w:tcW w:w="562" w:type="dxa"/>
            <w:tcBorders>
              <w:bottom w:val="single" w:sz="4" w:space="0" w:color="auto"/>
            </w:tcBorders>
          </w:tcPr>
          <w:p ns2:paraId="3C7D5192" ns2:textId="77777777" w:rsidR="00DC03E0" w:rsidRPr="002A4716" w:rsidRDefault="00DC03E0">
            <w:pPr>
              <w:spacing w:before="0"/>
              <w:ind w:firstLine="0"/>
              <w:rPr>
                <w:b/>
                <w:bCs/>
                <w:sz w:val="20"/>
                <w:szCs w:val="22"/>
              </w:rPr>
            </w:pPr>
            <w:r w:rsidRPr="002A4716">
              <w:rPr>
                <w:b/>
                <w:bCs/>
                <w:sz w:val="20"/>
                <w:szCs w:val="22"/>
              </w:rPr>
              <w:t>5</w:t>
            </w:r>
          </w:p>
        </w:tc>
        <w:tc>
          <w:tcPr>
            <w:tcW w:w="567" w:type="dxa"/>
            <w:tcBorders>
              <w:bottom w:val="single" w:sz="4" w:space="0" w:color="auto"/>
            </w:tcBorders>
          </w:tcPr>
          <w:p ns2:paraId="2EAF31C5" ns2:textId="77777777" w:rsidR="00DC03E0" w:rsidRPr="002A4716" w:rsidRDefault="00DC03E0">
            <w:pPr>
              <w:spacing w:before="0"/>
              <w:ind w:firstLine="0"/>
              <w:rPr>
                <w:b/>
                <w:bCs/>
                <w:sz w:val="20"/>
                <w:szCs w:val="22"/>
              </w:rPr>
            </w:pPr>
            <w:r w:rsidRPr="002A4716">
              <w:rPr>
                <w:b/>
                <w:bCs/>
                <w:sz w:val="20"/>
                <w:szCs w:val="22"/>
              </w:rPr>
              <w:t>4</w:t>
            </w:r>
          </w:p>
        </w:tc>
        <w:tc>
          <w:tcPr>
            <w:tcW w:w="567" w:type="dxa"/>
            <w:tcBorders>
              <w:bottom w:val="single" w:sz="4" w:space="0" w:color="auto"/>
            </w:tcBorders>
          </w:tcPr>
          <w:p ns2:paraId="12152358" ns2:textId="77777777" w:rsidR="00DC03E0" w:rsidRPr="002A4716" w:rsidRDefault="00DC03E0">
            <w:pPr>
              <w:spacing w:before="0"/>
              <w:ind w:firstLine="0"/>
              <w:rPr>
                <w:b/>
                <w:bCs/>
                <w:sz w:val="20"/>
                <w:szCs w:val="22"/>
              </w:rPr>
            </w:pPr>
            <w:r w:rsidRPr="002A4716">
              <w:rPr>
                <w:b/>
                <w:bCs/>
                <w:sz w:val="20"/>
                <w:szCs w:val="22"/>
              </w:rPr>
              <w:t>3</w:t>
            </w:r>
          </w:p>
        </w:tc>
        <w:tc>
          <w:tcPr>
            <w:tcW w:w="567" w:type="dxa"/>
            <w:tcBorders>
              <w:bottom w:val="single" w:sz="4" w:space="0" w:color="auto"/>
            </w:tcBorders>
          </w:tcPr>
          <w:p ns2:paraId="4FF9931A" ns2:textId="77777777" w:rsidR="00DC03E0" w:rsidRPr="002A4716" w:rsidRDefault="00DC03E0">
            <w:pPr>
              <w:spacing w:before="0"/>
              <w:ind w:firstLine="0"/>
              <w:rPr>
                <w:b/>
                <w:bCs/>
                <w:sz w:val="20"/>
                <w:szCs w:val="22"/>
              </w:rPr>
            </w:pPr>
            <w:r w:rsidRPr="002A4716">
              <w:rPr>
                <w:b/>
                <w:bCs/>
                <w:sz w:val="20"/>
                <w:szCs w:val="22"/>
              </w:rPr>
              <w:t>2</w:t>
            </w:r>
          </w:p>
        </w:tc>
        <w:tc>
          <w:tcPr>
            <w:tcW w:w="336" w:type="dxa"/>
            <w:tcBorders>
              <w:bottom w:val="single" w:sz="4" w:space="0" w:color="auto"/>
            </w:tcBorders>
          </w:tcPr>
          <w:p ns2:paraId="348D25C3" ns2:textId="77777777" w:rsidR="00DC03E0" w:rsidRPr="002A4716" w:rsidRDefault="00DC03E0">
            <w:pPr>
              <w:spacing w:before="0"/>
              <w:ind w:firstLine="0"/>
              <w:rPr>
                <w:b/>
                <w:bCs/>
                <w:sz w:val="20"/>
                <w:szCs w:val="22"/>
              </w:rPr>
            </w:pPr>
            <w:r w:rsidRPr="002A4716">
              <w:rPr>
                <w:b/>
                <w:bCs/>
                <w:sz w:val="20"/>
                <w:szCs w:val="22"/>
              </w:rPr>
              <w:t>1</w:t>
            </w:r>
          </w:p>
        </w:tc>
      </w:tr>
      <w:tr w:rsidR="00DC03E0" w:rsidRPr="002A4716" ns2:paraId="0EF427C1" ns2:textId="77777777" w:rsidTr="007B2E24">
        <w:tc>
          <w:tcPr>
            <w:tcW w:w="5812" w:type="dxa"/>
            <w:tcBorders>
              <w:bottom w:val="nil"/>
            </w:tcBorders>
          </w:tcPr>
          <w:p ns2:paraId="47759BF5" ns2:textId="110AD613" w:rsidR="00DC03E0" w:rsidRPr="002A4716" w:rsidRDefault="00DC03E0">
            <w:pPr>
              <w:spacing w:before="0" w:line="240" w:lineRule="auto"/>
              <w:ind w:firstLine="0"/>
              <w:rPr>
                <w:sz w:val="20"/>
                <w:lang w:val="en-PH"/>
              </w:rPr>
            </w:pPr>
            <w:r w:rsidRPr="002A4716">
              <w:rPr>
                <w:sz w:val="20"/>
              </w:rPr>
              <w:t>10. The system correctly restricts my view, so I only see the menus and information meant for my specific job role.</w:t>
            </w:r>
          </w:p>
        </w:tc>
        <w:tc>
          <w:tcPr>
            <w:tcW w:w="562" w:type="dxa"/>
            <w:tcBorders>
              <w:bottom w:val="nil"/>
            </w:tcBorders>
          </w:tcPr>
          <w:p ns2:paraId="05ECD19C" ns2:textId="77777777" w:rsidR="00DC03E0" w:rsidRPr="002A4716" w:rsidRDefault="00DC03E0">
            <w:pPr>
              <w:spacing w:before="0"/>
              <w:ind w:firstLine="0"/>
              <w:rPr>
                <w:sz w:val="20"/>
                <w:szCs w:val="22"/>
              </w:rPr>
            </w:pPr>
          </w:p>
        </w:tc>
        <w:tc>
          <w:tcPr>
            <w:tcW w:w="567" w:type="dxa"/>
            <w:tcBorders>
              <w:bottom w:val="nil"/>
            </w:tcBorders>
          </w:tcPr>
          <w:p ns2:paraId="69320BB6" ns2:textId="77777777" w:rsidR="00DC03E0" w:rsidRPr="002A4716" w:rsidRDefault="00DC03E0">
            <w:pPr>
              <w:spacing w:before="0"/>
              <w:ind w:firstLine="0"/>
              <w:rPr>
                <w:sz w:val="20"/>
                <w:szCs w:val="22"/>
              </w:rPr>
            </w:pPr>
          </w:p>
        </w:tc>
        <w:tc>
          <w:tcPr>
            <w:tcW w:w="567" w:type="dxa"/>
            <w:tcBorders>
              <w:bottom w:val="nil"/>
            </w:tcBorders>
          </w:tcPr>
          <w:p ns2:paraId="3FF82E3E" ns2:textId="77777777" w:rsidR="00DC03E0" w:rsidRPr="002A4716" w:rsidRDefault="00DC03E0">
            <w:pPr>
              <w:spacing w:before="0"/>
              <w:ind w:firstLine="0"/>
              <w:rPr>
                <w:sz w:val="20"/>
                <w:szCs w:val="22"/>
              </w:rPr>
            </w:pPr>
          </w:p>
        </w:tc>
        <w:tc>
          <w:tcPr>
            <w:tcW w:w="567" w:type="dxa"/>
            <w:tcBorders>
              <w:bottom w:val="nil"/>
            </w:tcBorders>
          </w:tcPr>
          <w:p ns2:paraId="2F12D44B" ns2:textId="77777777" w:rsidR="00DC03E0" w:rsidRPr="002A4716" w:rsidRDefault="00DC03E0">
            <w:pPr>
              <w:spacing w:before="0"/>
              <w:ind w:firstLine="0"/>
              <w:rPr>
                <w:sz w:val="20"/>
                <w:szCs w:val="22"/>
              </w:rPr>
            </w:pPr>
          </w:p>
        </w:tc>
        <w:tc>
          <w:tcPr>
            <w:tcW w:w="336" w:type="dxa"/>
            <w:tcBorders>
              <w:bottom w:val="nil"/>
            </w:tcBorders>
          </w:tcPr>
          <w:p ns2:paraId="00671DF0" ns2:textId="77777777" w:rsidR="00DC03E0" w:rsidRPr="002A4716" w:rsidRDefault="00DC03E0">
            <w:pPr>
              <w:spacing w:before="0"/>
              <w:ind w:firstLine="0"/>
              <w:rPr>
                <w:sz w:val="20"/>
                <w:szCs w:val="22"/>
              </w:rPr>
            </w:pPr>
          </w:p>
        </w:tc>
      </w:tr>
      <w:tr w:rsidR="00DC03E0" w:rsidRPr="002A4716" ns2:paraId="0AB4B6A0" ns2:textId="77777777" w:rsidTr="007B2E24">
        <w:tc>
          <w:tcPr>
            <w:tcW w:w="5812" w:type="dxa"/>
            <w:tcBorders>
              <w:top w:val="nil"/>
              <w:bottom w:val="single" w:sz="4" w:space="0" w:color="auto"/>
            </w:tcBorders>
          </w:tcPr>
          <w:p ns2:paraId="47A5C6FE" ns2:textId="3D62866D" w:rsidR="00DC03E0" w:rsidRPr="002A4716" w:rsidRDefault="00DC03E0">
            <w:pPr>
              <w:spacing w:before="0" w:line="240" w:lineRule="auto"/>
              <w:ind w:firstLine="0"/>
              <w:rPr>
                <w:sz w:val="20"/>
                <w:szCs w:val="22"/>
              </w:rPr>
            </w:pPr>
            <w:r w:rsidRPr="002A4716">
              <w:rPr>
                <w:sz w:val="20"/>
                <w:szCs w:val="22"/>
              </w:rPr>
              <w:t>11. The application successfully maintains my session, keeping me logged in even after closing and reopening the app or browser.</w:t>
            </w:r>
          </w:p>
        </w:tc>
        <w:tc>
          <w:tcPr>
            <w:tcW w:w="562" w:type="dxa"/>
            <w:tcBorders>
              <w:top w:val="nil"/>
              <w:bottom w:val="single" w:sz="4" w:space="0" w:color="auto"/>
            </w:tcBorders>
          </w:tcPr>
          <w:p ns2:paraId="3DCFE91A" ns2:textId="77777777" w:rsidR="00DC03E0" w:rsidRPr="002A4716" w:rsidRDefault="00DC03E0">
            <w:pPr>
              <w:spacing w:before="0"/>
              <w:ind w:firstLine="0"/>
              <w:rPr>
                <w:sz w:val="20"/>
                <w:szCs w:val="22"/>
              </w:rPr>
            </w:pPr>
          </w:p>
        </w:tc>
        <w:tc>
          <w:tcPr>
            <w:tcW w:w="567" w:type="dxa"/>
            <w:tcBorders>
              <w:top w:val="nil"/>
              <w:bottom w:val="single" w:sz="4" w:space="0" w:color="auto"/>
            </w:tcBorders>
          </w:tcPr>
          <w:p ns2:paraId="6C2E6CE6" ns2:textId="77777777" w:rsidR="00DC03E0" w:rsidRPr="002A4716" w:rsidRDefault="00DC03E0">
            <w:pPr>
              <w:spacing w:before="0"/>
              <w:ind w:firstLine="0"/>
              <w:rPr>
                <w:sz w:val="20"/>
                <w:szCs w:val="22"/>
              </w:rPr>
            </w:pPr>
          </w:p>
        </w:tc>
        <w:tc>
          <w:tcPr>
            <w:tcW w:w="567" w:type="dxa"/>
            <w:tcBorders>
              <w:top w:val="nil"/>
              <w:bottom w:val="single" w:sz="4" w:space="0" w:color="auto"/>
            </w:tcBorders>
          </w:tcPr>
          <w:p ns2:paraId="4C14A752" ns2:textId="77777777" w:rsidR="00DC03E0" w:rsidRPr="002A4716" w:rsidRDefault="00DC03E0">
            <w:pPr>
              <w:spacing w:before="0"/>
              <w:ind w:firstLine="0"/>
              <w:rPr>
                <w:sz w:val="20"/>
                <w:szCs w:val="22"/>
              </w:rPr>
            </w:pPr>
          </w:p>
        </w:tc>
        <w:tc>
          <w:tcPr>
            <w:tcW w:w="567" w:type="dxa"/>
            <w:tcBorders>
              <w:top w:val="nil"/>
              <w:bottom w:val="single" w:sz="4" w:space="0" w:color="auto"/>
            </w:tcBorders>
          </w:tcPr>
          <w:p ns2:paraId="4F63C0B1" ns2:textId="77777777" w:rsidR="00DC03E0" w:rsidRPr="002A4716" w:rsidRDefault="00DC03E0">
            <w:pPr>
              <w:spacing w:before="0"/>
              <w:ind w:firstLine="0"/>
              <w:rPr>
                <w:sz w:val="20"/>
                <w:szCs w:val="22"/>
              </w:rPr>
            </w:pPr>
          </w:p>
        </w:tc>
        <w:tc>
          <w:tcPr>
            <w:tcW w:w="336" w:type="dxa"/>
            <w:tcBorders>
              <w:top w:val="nil"/>
              <w:bottom w:val="single" w:sz="4" w:space="0" w:color="auto"/>
            </w:tcBorders>
          </w:tcPr>
          <w:p ns2:paraId="40E42037" ns2:textId="77777777" w:rsidR="00DC03E0" w:rsidRPr="002A4716" w:rsidRDefault="00DC03E0">
            <w:pPr>
              <w:spacing w:before="0"/>
              <w:ind w:firstLine="0"/>
              <w:rPr>
                <w:sz w:val="20"/>
                <w:szCs w:val="22"/>
              </w:rPr>
            </w:pPr>
          </w:p>
        </w:tc>
      </w:tr>
    </w:tbl>
    <w:p ns2:paraId="2DA3B1E1" ns2:textId="77777777" w:rsidR="009A01D9" w:rsidRPr="00D333AA" w:rsidRDefault="009A01D9" w:rsidP="00594F7B">
      <w:pPr>
        <w:pStyle w:val="Heading2"/>
        <w:numPr>
          <w:ilvl w:val="0"/>
          <w:numId w:val="0"/>
        </w:numPr>
        <w:jc w:val="both"/>
        <w:rPr>
          <w:szCs w:val="26"/>
        </w:rPr>
      </w:pPr>
    </w:p>
    <w:p ns2:paraId="5A2527F6" ns2:textId="20D88644" w:rsidR="00D43721" w:rsidRPr="00D333AA" w:rsidRDefault="00012538" w:rsidP="00594F7B">
      <w:pPr>
        <w:pStyle w:val="Heading2"/>
        <w:numPr>
          <w:ilvl w:val="0"/>
          <w:numId w:val="0"/>
        </w:numPr>
        <w:jc w:val="both"/>
        <w:rPr>
          <w:szCs w:val="26"/>
        </w:rPr>
      </w:pPr>
      <w:bookmarkStart w:id="171" w:name="_Toc242911173"/>
      <w:r w:rsidRPr="00D333AA">
        <w:rPr>
          <w:szCs w:val="26"/>
        </w:rPr>
        <w:lastRenderedPageBreak/>
        <w:t>3.7 Deployment</w:t>
      </w:r>
      <w:bookmarkEnd w:id="135"/>
      <w:bookmarkEnd w:id="136"/>
      <w:bookmarkEnd w:id="171"/>
    </w:p>
    <w:p ns2:paraId="3CF6AAAF" ns2:textId="180C7F06" w:rsidR="6BCDBC2C" w:rsidRPr="00D333AA" w:rsidRDefault="6BCDBC2C" w:rsidP="6BCDBC2C">
      <w:pPr>
        <w:spacing w:after="240"/>
      </w:pPr>
      <w:r w:rsidRPr="00D333AA">
        <w:rPr>
          <w:szCs w:val="26"/>
        </w:rPr>
        <w:t>The deployment plan for the Shervice platform outlines a systematic approach for transitioning the system from a development environment to full operational status for GT Lantin. This stage ensures complete integration and thorough testing of all technical components, including the Node.js and Flask backend services, cloud hosting environments, and the biometric attendance hardware, prior to the official launch. The process is designed to minimize operational risks and guarantee a stable, secure, and user-friendly system through careful planning and phased implementation. This phase serves as a vital step in establishing Shervice as a reliable digital platform that optimizes fleet management, destination demand profiling, and driver performance tracking.</w:t>
      </w:r>
    </w:p>
    <w:p ns2:paraId="30045118" ns2:textId="77777777" w:rsidR="00012538" w:rsidRPr="00D333AA" w:rsidRDefault="00012538" w:rsidP="008A13FA">
      <w:pPr>
        <w:pStyle w:val="Heading3"/>
        <w:numPr>
          <w:ilvl w:val="0"/>
          <w:numId w:val="0"/>
        </w:numPr>
        <w:ind w:firstLine="677"/>
        <w:rPr>
          <w:szCs w:val="26"/>
        </w:rPr>
      </w:pPr>
      <w:bookmarkStart w:id="172" w:name="_Toc225273730"/>
      <w:bookmarkStart w:id="173" w:name="_Toc225776173"/>
      <w:bookmarkStart w:id="174" w:name="_Toc242911174"/>
      <w:r w:rsidRPr="00D333AA">
        <w:t>3.7.1 Sustainability and Maintenance Plan</w:t>
      </w:r>
      <w:bookmarkEnd w:id="172"/>
      <w:bookmarkEnd w:id="173"/>
      <w:bookmarkEnd w:id="174"/>
    </w:p>
    <w:p ns2:paraId="5D78EAF9" ns2:textId="1F1C825C" w:rsidR="004151AE" w:rsidRPr="00D333AA" w:rsidRDefault="6BCDBC2C" w:rsidP="6BCDBC2C">
      <w:pPr>
        <w:spacing w:after="240"/>
      </w:pPr>
      <w:r w:rsidRPr="00D333AA">
        <w:rPr>
          <w:szCs w:val="26"/>
        </w:rPr>
        <w:t xml:space="preserve">The maintenance strategy of the Shervice platform focuses on ensuring continuous system functionality, security, and analytical performance through scheduled daily, weekly, and monthly activities. Daily tasks include log inspections of the real-time notification engine and general system health checks to ensure server responsiveness. Weekly maintenance is aligned with the Thursday data retrieval and Friday payroll processing workflow, involving the application of </w:t>
      </w:r>
      <w:r w:rsidRPr="00D333AA">
        <w:rPr>
          <w:szCs w:val="26"/>
        </w:rPr>
        <w:lastRenderedPageBreak/>
        <w:t>security patches to the backend frameworks, verification of biometric data synchronization, and reviewing the performance metrics of the integrated machine learning models to ensure forecasting accuracy remains high.</w:t>
      </w:r>
    </w:p>
    <w:p ns2:paraId="7DF45F06" ns2:textId="7D10A677" w:rsidR="004151AE" w:rsidRPr="00D333AA" w:rsidRDefault="6BCDBC2C" w:rsidP="6BCDBC2C">
      <w:pPr>
        <w:spacing w:after="240"/>
      </w:pPr>
      <w:r w:rsidRPr="00D333AA">
        <w:rPr>
          <w:szCs w:val="26"/>
        </w:rPr>
        <w:t>Monthly operations include full system diagnostics, PostgreSQL database optimization, and performance tuning to maintain efficiency as trip logs and attendance data volumes increase. Regular database backups via Supabase and verification procedures are also implemented to safeguard data reliability and integrity. Users can access technical support through in-system help tools, providing a direct channel for the internal Admin and Staff to report operational anomalies. Feedback gathered from these support activities will guide future system improvements and the development of further training modules strictly for the dispatching team.</w:t>
      </w:r>
    </w:p>
    <w:p ns2:paraId="6F71A5A9" ns2:textId="6E2C955F" w:rsidR="00DF2DE3" w:rsidRPr="00D333AA" w:rsidRDefault="00012538" w:rsidP="00012538">
      <w:pPr>
        <w:spacing w:after="240"/>
      </w:pPr>
      <w:r w:rsidRPr="00D333AA">
        <w:rPr>
          <w:szCs w:val="26"/>
        </w:rPr>
        <w:t>The long-term sustainability of Shervice depends on a proper system handover to GT Lantin, consistent software updates, and an adaptable maintenance framework designed to meet evolving logistical needs and technological advancements in transport management.</w:t>
      </w:r>
    </w:p>
    <w:p ns2:paraId="1E4BB90A" ns2:textId="77777777" w:rsidR="009A01D9" w:rsidRPr="00D333AA" w:rsidRDefault="009A01D9" w:rsidP="00012538">
      <w:pPr>
        <w:spacing w:after="240"/>
        <w:rPr>
          <w:b/>
        </w:rPr>
      </w:pPr>
    </w:p>
    <w:p ns2:paraId="4D624057" ns2:textId="7BEBC0AD" w:rsidR="00012538" w:rsidRPr="00D333AA" w:rsidRDefault="00012538" w:rsidP="00012538">
      <w:pPr>
        <w:spacing w:after="240"/>
        <w:rPr>
          <w:b/>
          <w:bCs/>
          <w:szCs w:val="26"/>
        </w:rPr>
      </w:pPr>
      <w:r w:rsidRPr="00D333AA">
        <w:rPr>
          <w:b/>
        </w:rPr>
        <w:lastRenderedPageBreak/>
        <w:t>Risk Management Plan</w:t>
      </w:r>
    </w:p>
    <w:p ns2:paraId="124DFF87" ns2:textId="37730506" w:rsidR="6BCDBC2C" w:rsidRPr="00D333AA" w:rsidRDefault="6BCDBC2C" w:rsidP="6BCDBC2C">
      <w:pPr>
        <w:spacing w:after="240"/>
      </w:pPr>
      <w:r w:rsidRPr="00D333AA">
        <w:rPr>
          <w:szCs w:val="26"/>
        </w:rPr>
        <w:t>The risk management strategy identifies potential technical, operational, and external threats that could affect the platform’s performance. To mitigate these risks, robust cloud infrastructure and regular stress testing are employed to detect and address technical challenges proactively. Security risks, such as unauthorized access to driver records or data breaches, are minimized through JWT encryption, strict role-based access control limited exclusively to Admin and Staff, and periodic security audits.</w:t>
      </w:r>
    </w:p>
    <w:p ns2:paraId="47BA1375" ns2:textId="3A94A75E" w:rsidR="009A01D9" w:rsidRPr="00D333AA" w:rsidRDefault="067C6F43" w:rsidP="009A01D9">
      <w:pPr>
        <w:spacing w:after="240"/>
      </w:pPr>
      <w:r w:rsidRPr="00D333AA">
        <w:t>Operational risks, such as inaccurate manual log entries by staff or model drift in the predictive analytics engine, are managed through continuous testing, active monitoring of data inputs, and the integration of internal user feedback to prevent functional inconsistencies. External risks, including potential server outages or internet connectivity disruptions at the dispatch terminal, are addressed through the use of reliable hosting services and local data caching measures for the biometric hardware. To strengthen user adoption, the proponents will implement training programs to ensure the Admin and Staff are comfortable utilizing the digital system. Through these combined efforts, the Shervice platform sustains reliability, user trust, and long-term operational resilience for GT Lantin.</w:t>
      </w:r>
    </w:p>
    <w:p ns2:paraId="6600A31C" ns2:textId="782FBC2F" w:rsidR="00012538" w:rsidRPr="00D333AA" w:rsidRDefault="067C6F43" w:rsidP="2B1C813F">
      <w:pPr>
        <w:pStyle w:val="Heading1"/>
      </w:pPr>
      <w:bookmarkStart w:id="175" w:name="_Toc242911175"/>
      <w:r w:rsidRPr="00D333AA">
        <w:lastRenderedPageBreak/>
        <w:t>RESULTS AND DISCUSSION</w:t>
      </w:r>
      <w:bookmarkEnd w:id="175"/>
    </w:p>
    <w:p ns2:paraId="00535175" ns2:textId="05F989C4" w:rsidR="067C6F43" w:rsidRPr="00D333AA" w:rsidRDefault="00966335" w:rsidP="00DF2DE3">
      <w:pPr>
        <w:ind w:firstLine="720"/>
        <w:rPr>
          <w:szCs w:val="26"/>
        </w:rPr>
      </w:pPr>
      <w:r>
        <w:rPr>
          <w:szCs w:val="26"/>
        </w:rPr>
        <w:t>This chapter presents and discusses the results of the system evaluation to determine whether Shervice: GT LANTIN Shuttle Service Management System successfully met its stated objectives and functional requirements. The evaluation was conducted through functional test cases, User Acceptance Testing (UAT) involving key stakeholders, and an assessment based on the ISO/IEC 25010 Software Quality Model.</w:t>
      </w:r>
    </w:p>
    <w:p ns2:paraId="4258ACA7" ns2:textId="77777777" w:rsidR="00DF2DE3" w:rsidRPr="00D333AA" w:rsidRDefault="00DF2DE3" w:rsidP="00DF2DE3">
      <w:pPr>
        <w:ind w:firstLine="720"/>
        <w:rPr>
          <w:szCs w:val="26"/>
        </w:rPr>
      </w:pPr>
    </w:p>
    <w:p ns2:paraId="220E5A64" ns2:textId="35983977" w:rsidR="067C6F43" w:rsidRPr="00D333AA" w:rsidRDefault="067C6F43" w:rsidP="006D368A">
      <w:pPr>
        <w:pStyle w:val="Heading2"/>
        <w:numPr>
          <w:ilvl w:val="0"/>
          <w:numId w:val="0"/>
        </w:numPr>
        <w:spacing w:before="0" w:after="281"/>
        <w:jc w:val="center"/>
        <w:rPr>
          <w:bCs/>
          <w:szCs w:val="28"/>
        </w:rPr>
      </w:pPr>
      <w:bookmarkStart w:id="176" w:name="_Toc242911176"/>
      <w:r w:rsidRPr="00D333AA">
        <w:rPr>
          <w:bCs/>
          <w:szCs w:val="28"/>
        </w:rPr>
        <w:t xml:space="preserve">4.1 </w:t>
      </w:r>
      <w:r w:rsidR="004C2BC9" w:rsidRPr="00D333AA">
        <w:rPr>
          <w:bCs/>
          <w:szCs w:val="28"/>
        </w:rPr>
        <w:t>Analysis of Shervice System Modules and Features</w:t>
      </w:r>
      <w:bookmarkEnd w:id="176"/>
      <w:r w:rsidR="006860FE" w:rsidRPr="00D333AA">
        <w:rPr>
          <w:bCs/>
          <w:szCs w:val="28"/>
        </w:rPr>
        <w:t xml:space="preserve"> </w:t>
      </w:r>
    </w:p>
    <w:p ns2:paraId="45F734E7" ns2:textId="6356AD6D" w:rsidR="004C2BC9" w:rsidRPr="00D333AA" w:rsidRDefault="004C2BC9" w:rsidP="004C2BC9">
      <w:pPr>
        <w:spacing w:before="0" w:after="240"/>
        <w:rPr>
          <w:szCs w:val="26"/>
          <w:lang w:val="en-PH"/>
        </w:rPr>
      </w:pPr>
      <w:r>
        <w:t>The Shervice system consists of integrated operational and analytical modules developed to address the inefficiencies of manual fleet and logistics management. The platform centralizes driver, vehicle, trip, attendance, maintenance, and evaluation records while providing data-driven insights for dispatch and fleet planning.</w:t>
      </w:r>
    </w:p>
    <w:p ns2:paraId="6C0972F8" ns2:textId="5266D009" w:rsidR="00FC409A" w:rsidRPr="00D333AA" w:rsidRDefault="00966335" w:rsidP="004C2BC9">
      <w:pPr>
        <w:spacing w:before="0" w:after="240"/>
        <w:rPr>
          <w:szCs w:val="26"/>
          <w:lang w:val="en-PH"/>
        </w:rPr>
      </w:pPr>
      <w:r>
        <w:t>The following subsections present the system features according to the operational and business analytics objectives established in Chapter 1.</w:t>
      </w:r>
    </w:p>
    <w:p ns2:paraId="77061831" ns2:textId="77777777" w:rsidR="00DF2DE3" w:rsidRDefault="00DF2DE3" w:rsidP="004C2BC9">
      <w:pPr>
        <w:spacing w:before="0" w:after="240"/>
        <w:rPr>
          <w:szCs w:val="26"/>
          <w:lang w:val="en-PH"/>
        </w:rPr>
      </w:pPr>
    </w:p>
    <w:p ns2:paraId="09B9BAC4" ns2:textId="77777777" w:rsidR="006B53FA" w:rsidRDefault="006B53FA" w:rsidP="004C2BC9">
      <w:pPr>
        <w:spacing w:before="0" w:after="240"/>
        <w:rPr>
          <w:szCs w:val="26"/>
          <w:lang w:val="en-PH"/>
        </w:rPr>
      </w:pPr>
    </w:p>
    <w:p ns2:paraId="42400D59" ns2:textId="77777777" w:rsidR="006B53FA" w:rsidRPr="00D333AA" w:rsidRDefault="006B53FA" w:rsidP="004C2BC9">
      <w:pPr>
        <w:spacing w:before="0" w:after="240"/>
        <w:rPr>
          <w:szCs w:val="26"/>
          <w:lang w:val="en-PH"/>
        </w:rPr>
      </w:pPr>
    </w:p>
    <w:p ns2:paraId="30537E3B" ns2:textId="57AA9B1D" w:rsidR="067C6F43" w:rsidRPr="00D333AA" w:rsidRDefault="00FC409A" w:rsidP="067C6F43">
      <w:pPr>
        <w:spacing w:before="0" w:after="240"/>
        <w:rPr>
          <w:i/>
          <w:szCs w:val="26"/>
        </w:rPr>
      </w:pPr>
      <w:r>
        <w:t>Objective 1.1: Driver Profile and Records Management</w:t>
      </w:r>
    </w:p>
    <w:p ns2:paraId="1013DF90" ns2:textId="18ADB39A" w:rsidR="003713FB" w:rsidRPr="00D333AA" w:rsidRDefault="00DF2DE3" w:rsidP="067C6F43">
      <w:pPr>
        <w:spacing w:before="0" w:after="240"/>
        <w:rPr>
          <w:szCs w:val="26"/>
        </w:rPr>
      </w:pPr>
      <w:r w:rsidRPr="00D333AA">
        <w:rPr>
          <w:noProof/>
        </w:rPr>
        <ns1:AlternateContent>
          <ns1:Choice Requires="wps">
            <w:drawing>
              <ns3:anchor distT="0" distB="0" distL="114300" distR="114300" simplePos="0" relativeHeight="251658295" behindDoc="0" locked="0" layoutInCell="1" allowOverlap="1" ns4:anchorId="06FC6E13" ns4:editId="057B4B71">
                <ns3:simplePos x="0" y="0"/>
                <ns3:positionH relativeFrom="column">
                  <ns3:posOffset>-109855</ns3:posOffset>
                </ns3:positionH>
                <ns3:positionV relativeFrom="paragraph">
                  <ns3:posOffset>2143760</ns3:posOffset>
                </ns3:positionV>
                <ns3:extent cx="5486400" cy="635"/>
                <ns3:effectExtent l="0" t="0" r="0" b="0"/>
                <ns3:wrapNone/>
                <ns3:docPr id="1396491164" name="Text Box 1"/>
                <ns3:cNvGraphicFramePr/>
                <ns5:graphic>
                  <ns5:graphicData uri="http://schemas.microsoft.com/office/word/2010/wordprocessingShape">
                    <ns9:wsp>
                      <ns9:cNvSpPr txBox="1"/>
                      <ns9:spPr>
                        <ns5:xfrm>
                          <ns5:off x="0" y="0"/>
                          <ns5:ext cx="5486400" cy="635"/>
                        </ns5:xfrm>
                        <ns5:prstGeom prst="rect">
                          <ns5:avLst/>
                        </ns5:prstGeom>
                        <ns5:solidFill>
                          <ns5:prstClr val="white"/>
                        </ns5:solidFill>
                        <ns5:ln>
                          <ns5:noFill/>
                        </ns5:ln>
                      </ns9:spPr>
                      <ns9:txbx>
                        <w:txbxContent>
                          <w:p ns2:paraId="51709CE6" ns2:textId="1A01639E" w:rsidR="00DF2DE3" w:rsidRPr="00E7328C" w:rsidRDefault="00DF2DE3" w:rsidP="00DF2DE3">
                            <w:pPr>
                              <w:pStyle w:val="Caption"/>
                              <w:jc w:val="center"/>
                              <w:rPr>
                                <w:noProof/>
                                <w:sz w:val="26"/>
                              </w:rPr>
                            </w:pPr>
                            <w:bookmarkStart w:id="194" w:name="_Toc242911247"/>
                            <w:r>
                              <w:t xml:space="preserve">Figure </w:t>
                            </w:r>
                            <w:fldSimple w:instr=" STYLEREF 1 \s ">
                              <w:r w:rsidR="0045305A">
                                <w:rPr>
                                  <w:noProof/>
                                </w:rPr>
                                <w:t>4</w:t>
                              </w:r>
                            </w:fldSimple>
                            <w:r w:rsidR="0045305A">
                              <w:noBreakHyphen/>
                            </w:r>
                            <w:fldSimple w:instr=" SEQ Figure \* ARABIC \s 1 ">
                              <w:r w:rsidR="0045305A">
                                <w:rPr>
                                  <w:noProof/>
                                </w:rPr>
                                <w:t>12</w:t>
                              </w:r>
                            </w:fldSimple>
                            <w:r>
                              <w:t xml:space="preserve"> </w:t>
                            </w:r>
                            <w:r w:rsidRPr="00E1714C">
                              <w:t>Driver Management Interface</w:t>
                            </w:r>
                            <w:bookmarkEnd w:id="194"/>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06FC6E13" id="_x0000_s1054" type="#_x0000_t202" style="position:absolute;left:0;text-align:left;margin-left:-8.65pt;margin-top:168.8pt;width:6in;height:.05pt;z-index:251658295;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utGwIAAEA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" stroked="f">
                <ns10:textbox style="mso-fit-shape-to-text:t" inset="0,0,0,0">
                  <w:txbxContent>
                    <w:p ns2:paraId="51709CE6" ns2:textId="1A01639E" w:rsidR="00DF2DE3" w:rsidRPr="00E7328C" w:rsidRDefault="00DF2DE3" w:rsidP="00DF2DE3">
                      <w:pPr>
                        <w:pStyle w:val="Caption"/>
                        <w:jc w:val="center"/>
                        <w:rPr>
                          <w:noProof/>
                          <w:sz w:val="26"/>
                        </w:rPr>
                      </w:pPr>
                      <w:bookmarkStart w:id="195" w:name="_Toc242911247"/>
                      <w:r>
                        <w:t xml:space="preserve">Figure </w:t>
                      </w:r>
                      <w:fldSimple w:instr=" STYLEREF 1 \s ">
                        <w:r w:rsidR="0045305A">
                          <w:rPr>
                            <w:noProof/>
                          </w:rPr>
                          <w:t>4</w:t>
                        </w:r>
                      </w:fldSimple>
                      <w:r w:rsidR="0045305A">
                        <w:noBreakHyphen/>
                      </w:r>
                      <w:fldSimple w:instr=" SEQ Figure \* ARABIC \s 1 ">
                        <w:r w:rsidR="0045305A">
                          <w:rPr>
                            <w:noProof/>
                          </w:rPr>
                          <w:t>12</w:t>
                        </w:r>
                      </w:fldSimple>
                      <w:r>
                        <w:t xml:space="preserve"> </w:t>
                      </w:r>
                      <w:r w:rsidRPr="00E1714C">
                        <w:t>Driver Management Interface</w:t>
                      </w:r>
                      <w:bookmarkEnd w:id="195"/>
                    </w:p>
                  </w:txbxContent>
                </ns10:textbox>
              </ns10:shape>
            </w:pict>
          </ns1:Fallback>
        </ns1:AlternateContent>
      </w:r>
      <w:r w:rsidR="00C92885" w:rsidRPr="00D333AA">
        <w:rPr>
          <w:noProof/>
        </w:rPr>
        <w:drawing>
          <ns3:anchor distT="0" distB="0" distL="114300" distR="114300" simplePos="0" relativeHeight="251658256" behindDoc="0" locked="0" layoutInCell="1" allowOverlap="1" ns4:anchorId="7139E6D9" ns4:editId="25A2AE0F">
            <ns3:simplePos x="0" y="0"/>
            <ns3:positionH relativeFrom="page">
              <ns3:posOffset>1262269</ns3:posOffset>
            </ns3:positionH>
            <ns3:positionV relativeFrom="paragraph">
              <ns3:posOffset>-797533</ns3:posOffset>
            </ns3:positionV>
            <ns3:extent cx="5486400" cy="2883535"/>
            <ns3:effectExtent l="19050" t="19050" r="19050" b="12065"/>
            <ns3:wrapNone/>
            <ns3:docPr id="121517542" name="Picture 29"/>
            <ns3:cNvGraphicFramePr>
              <ns5:graphicFrameLocks noChangeAspect="1"/>
            </ns3:cNvGraphicFramePr>
            <ns5:graphic>
              <ns5:graphicData uri="http://schemas.openxmlformats.org/drawingml/2006/picture">
                <ns6:pic>
                  <ns6:nvPicPr>
                    <ns6:cNvPr id="0" name="Picture 21"/>
                    <ns6:cNvPicPr>
                      <ns5:picLocks noChangeAspect="1" noChangeArrowheads="1"/>
                    </ns6:cNvPicPr>
                  </ns6:nvPicPr>
                  <ns6:blipFill>
                    <ns5:blip ns7:embed="rId43">
                      <ns5:extLst>
                        <ns5:ext uri="{28A0092B-C50C-407E-A947-70E740481C1C}">
                          <ns8:useLocalDpi val="0"/>
                        </ns5:ext>
                      </ns5:extLst>
                    </ns5:blip>
                    <ns5:srcRect/>
                    <ns5:stretch>
                      <ns5:fillRect/>
                    </ns5:stretch>
                  </ns6:blipFill>
                  <ns6:spPr bwMode="auto">
                    <ns5:xfrm>
                      <ns5:off x="0" y="0"/>
                      <ns5:ext cx="5486400" cy="2883535"/>
                    </ns5:xfrm>
                    <ns5:prstGeom prst="rect">
                      <ns5:avLst/>
                    </ns5:prstGeom>
                    <ns5:noFill/>
                    <ns5:ln>
                      <ns5:solidFill>
                        <ns5:schemeClr val="tx1"/>
                      </ns5:solidFill>
                    </ns5:ln>
                  </ns6:spPr>
                </ns6:pic>
              </ns5:graphicData>
            </ns5:graphic>
          </ns3:anchor>
        </w:drawing>
      </w:r>
    </w:p>
    <w:p ns2:paraId="212ADA6B" ns2:textId="301A56E6" w:rsidR="005700D8" w:rsidRPr="00D333AA" w:rsidRDefault="005700D8" w:rsidP="067C6F43">
      <w:pPr>
        <w:spacing w:before="0" w:after="240"/>
        <w:rPr>
          <w:szCs w:val="26"/>
        </w:rPr>
      </w:pPr>
    </w:p>
    <w:p ns2:paraId="111CE38D" ns2:textId="77777777" w:rsidR="005700D8" w:rsidRPr="00D333AA" w:rsidRDefault="005700D8" w:rsidP="067C6F43">
      <w:pPr>
        <w:spacing w:before="0" w:after="240"/>
        <w:rPr>
          <w:szCs w:val="26"/>
        </w:rPr>
      </w:pPr>
    </w:p>
    <w:p ns2:paraId="1EAD06FE" ns2:textId="77777777" w:rsidR="005700D8" w:rsidRPr="00D333AA" w:rsidRDefault="005700D8" w:rsidP="067C6F43">
      <w:pPr>
        <w:spacing w:before="0" w:after="240"/>
        <w:rPr>
          <w:szCs w:val="26"/>
        </w:rPr>
      </w:pPr>
    </w:p>
    <w:p ns2:paraId="41D1EA94" ns2:textId="4FA2DDA2" w:rsidR="004448CB" w:rsidRPr="004C42BA" w:rsidRDefault="004C42BA" w:rsidP="004C42BA">
      <w:pPr>
        <w:pStyle w:val="Caption"/>
        <w:jc w:val="center"/>
      </w:pPr>
      <w:r w:rsidRPr="004C42BA">
        <w:t>Figure 4-11 Driver Management Interface</w:t>
      </w:r>
    </w:p>
    <w:p ns2:paraId="336A2C9F" ns2:textId="7CE9E97F" w:rsidR="00925870" w:rsidRPr="00D333AA" w:rsidRDefault="00FE67FC" w:rsidP="00925870">
      <w:pPr>
        <w:ind w:firstLine="720"/>
      </w:pPr>
      <w:r>
        <w:t xml:space="preserve">As shown in Figure 4-10, this interface presents the Driver Management module, which allows administrators to monitor and manage driver profiles and operational availability. The top section features summary cards that track total registered profiles alongside real-time availability metrics, categorizing personnel as Active Drivers ready for dispatch, On Leave, or Suspended. The data table displays essential contact information and hiring dates while utilizing color-coded status badges to help users quickly identify the current operational state of each driver. Because this module relies on the established data handling behavior of the overall system, the interface maintains a clean layout where administrators can click </w:t>
      </w:r>
      <w:r>
        <w:lastRenderedPageBreak/>
        <w:t>the top action button to initialize a new profile or select an existing row to trigger the standard update, delete, and export functions.</w:t>
      </w:r>
    </w:p>
    <w:p ns2:paraId="30537E3B" ns2:textId="57AA9B1D" w:rsidR="067C6F43" w:rsidRPr="00D333AA" w:rsidRDefault="00FC409A" w:rsidP="067C6F43">
      <w:pPr>
        <w:spacing w:before="0" w:after="240"/>
        <w:rPr>
          <w:i/>
          <w:szCs w:val="26"/>
        </w:rPr>
      </w:pPr>
      <w:r>
        <w:t>Objective 1.2: Vehicle Profile and Status Monitoring</w:t>
      </w:r>
    </w:p>
    <w:p ns2:paraId="2F860AE4" ns2:textId="0C40FEB3" w:rsidR="0050C918" w:rsidRPr="00D333AA" w:rsidRDefault="00DF2DE3" w:rsidP="00D137E7">
      <w:pPr>
        <w:spacing w:before="0" w:after="240"/>
      </w:pPr>
      <w:r w:rsidRPr="00D333AA">
        <w:rPr>
          <w:noProof/>
        </w:rPr>
        <w:lastRenderedPageBreak/>
        <ns1:AlternateContent>
          <ns1:Choice Requires="wps">
            <w:drawing>
              <ns3:anchor distT="0" distB="0" distL="114300" distR="114300" simplePos="0" relativeHeight="251658291" behindDoc="0" locked="0" layoutInCell="1" allowOverlap="1" ns4:anchorId="7FFDC6C1" ns4:editId="4B98A8C5">
                <ns3:simplePos x="0" y="0"/>
                <ns3:positionH relativeFrom="column">
                  <ns3:posOffset>0</ns3:posOffset>
                </ns3:positionH>
                <ns3:positionV relativeFrom="paragraph">
                  <ns3:posOffset>2574290</ns3:posOffset>
                </ns3:positionV>
                <ns3:extent cx="5486400" cy="635"/>
                <ns3:effectExtent l="0" t="0" r="0" b="0"/>
                <ns3:wrapSquare wrapText="bothSides"/>
                <ns3:docPr id="1280960900" name="Text Box 1"/>
                <ns3:cNvGraphicFramePr/>
                <ns5:graphic>
                  <ns5:graphicData uri="http://schemas.microsoft.com/office/word/2010/wordprocessingShape">
                    <ns9:wsp>
                      <ns9:cNvSpPr txBox="1"/>
                      <ns9:spPr>
                        <ns5:xfrm>
                          <ns5:off x="0" y="0"/>
                          <ns5:ext cx="5486400" cy="635"/>
                        </ns5:xfrm>
                        <ns5:prstGeom prst="rect">
                          <ns5:avLst/>
                        </ns5:prstGeom>
                        <ns5:solidFill>
                          <ns5:prstClr val="white"/>
                        </ns5:solidFill>
                        <ns5:ln>
                          <ns5:noFill/>
                        </ns5:ln>
                      </ns9:spPr>
                      <ns9:txbx>
                        <w:txbxContent>
                          <w:p ns2:paraId="264F174C" ns2:textId="6AAC9D8A" w:rsidR="00DF2DE3" w:rsidRPr="00F4233E" w:rsidRDefault="00DF2DE3" w:rsidP="00DF2DE3">
                            <w:pPr>
                              <w:pStyle w:val="Caption"/>
                              <w:jc w:val="center"/>
                              <w:rPr>
                                <w:noProof/>
                                <w:sz w:val="26"/>
                              </w:rPr>
                            </w:pPr>
                            <w:bookmarkStart w:id="185" w:name="_Toc242911242"/>
                            <w:r>
                              <w:t xml:space="preserve">Figure </w:t>
                            </w:r>
                            <w:fldSimple w:instr=" STYLEREF 1 \s ">
                              <w:r w:rsidR="0045305A">
                                <w:rPr>
                                  <w:noProof/>
                                </w:rPr>
                                <w:t>4</w:t>
                              </w:r>
                            </w:fldSimple>
                            <w:r w:rsidR="0045305A">
                              <w:noBreakHyphen/>
                            </w:r>
                            <w:fldSimple w:instr=" SEQ Figure \* ARABIC \s 1 ">
                              <w:r w:rsidR="0045305A">
                                <w:rPr>
                                  <w:noProof/>
                                </w:rPr>
                                <w:t>5</w:t>
                              </w:r>
                            </w:fldSimple>
                            <w:r>
                              <w:t xml:space="preserve"> </w:t>
                            </w:r>
                            <w:r w:rsidRPr="000E098D">
                              <w:t>Vehicle Management Interface</w:t>
                            </w:r>
                            <w:bookmarkEnd w:id="185"/>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7FFDC6C1" id="_x0000_s1050" type="#_x0000_t202" style="position:absolute;left:0;text-align:left;margin-left:0;margin-top:202.7pt;width:6in;height:.05pt;z-index:251658291;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y3LGwIAAEAEAAAOAAAAZHJzL2Uyb0RvYy54bWysU8Fu2zAMvQ/YPwi6L06ytC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" stroked="f">
                <ns10:textbox style="mso-fit-shape-to-text:t" inset="0,0,0,0">
                  <w:txbxContent>
                    <w:p ns2:paraId="264F174C" ns2:textId="6AAC9D8A" w:rsidR="00DF2DE3" w:rsidRPr="00F4233E" w:rsidRDefault="00DF2DE3" w:rsidP="00DF2DE3">
                      <w:pPr>
                        <w:pStyle w:val="Caption"/>
                        <w:jc w:val="center"/>
                        <w:rPr>
                          <w:noProof/>
                          <w:sz w:val="26"/>
                        </w:rPr>
                      </w:pPr>
                      <w:bookmarkStart w:id="186" w:name="_Toc242911242"/>
                      <w:r>
                        <w:t xml:space="preserve">Figure </w:t>
                      </w:r>
                      <w:fldSimple w:instr=" STYLEREF 1 \s ">
                        <w:r w:rsidR="0045305A">
                          <w:rPr>
                            <w:noProof/>
                          </w:rPr>
                          <w:t>4</w:t>
                        </w:r>
                      </w:fldSimple>
                      <w:r w:rsidR="0045305A">
                        <w:noBreakHyphen/>
                      </w:r>
                      <w:fldSimple w:instr=" SEQ Figure \* ARABIC \s 1 ">
                        <w:r w:rsidR="0045305A">
                          <w:rPr>
                            <w:noProof/>
                          </w:rPr>
                          <w:t>5</w:t>
                        </w:r>
                      </w:fldSimple>
                      <w:r>
                        <w:t xml:space="preserve"> </w:t>
                      </w:r>
                      <w:r w:rsidRPr="000E098D">
                        <w:t>Vehicle Management Interface</w:t>
                      </w:r>
                      <w:bookmarkEnd w:id="186"/>
                    </w:p>
                  </w:txbxContent>
                </ns10:textbox>
                <ns12:wrap type="square"/>
              </ns10:shape>
            </w:pict>
          </ns1:Fallback>
        </ns1:AlternateContent>
      </w:r>
      <w:r w:rsidR="006401D6" w:rsidRPr="00D333AA">
        <w:rPr>
          <w:noProof/>
        </w:rPr>
        <w:drawing>
          <ns3:anchor distT="0" distB="0" distL="114300" distR="114300" simplePos="0" relativeHeight="251658262" behindDoc="0" locked="0" layoutInCell="1" allowOverlap="1" ns4:anchorId="5D9C9229" ns4:editId="27DE2AE1">
            <ns3:simplePos x="0" y="0"/>
            <ns3:positionH relativeFrom="column">
              <ns3:align>left</ns3:align>
            </ns3:positionH>
            <ns3:positionV relativeFrom="paragraph">
              <ns3:posOffset>-1124695</ns3:posOffset>
            </ns3:positionV>
            <ns3:extent cx="5486400" cy="2517140"/>
            <ns3:effectExtent l="19050" t="19050" r="19050" b="16510"/>
            <ns3:wrapSquare wrapText="bothSides"/>
            <ns3:docPr id="1913539251" name="Picture 23"/>
            <ns3:cNvGraphicFramePr>
              <ns5:graphicFrameLocks noChangeAspect="1"/>
            </ns3:cNvGraphicFramePr>
            <ns5:graphic>
              <ns5:graphicData uri="http://schemas.openxmlformats.org/drawingml/2006/picture">
                <ns6:pic>
                  <ns6:nvPicPr>
                    <ns6:cNvPr id="0" name="Picture 9"/>
                    <ns6:cNvPicPr>
                      <ns5:picLocks noChangeAspect="1" noChangeArrowheads="1"/>
                    </ns6:cNvPicPr>
                  </ns6:nvPicPr>
                  <ns6:blipFill>
                    <ns5:blip ns7:embed="rId38">
                      <ns5:extLst>
                        <ns5:ext uri="{28A0092B-C50C-407E-A947-70E740481C1C}">
                          <ns8:useLocalDpi val="0"/>
                        </ns5:ext>
                      </ns5:extLst>
                    </ns5:blip>
                    <ns5:srcRect/>
                    <ns5:stretch>
                      <ns5:fillRect/>
                    </ns5:stretch>
                  </ns6:blipFill>
                  <ns6:spPr bwMode="auto">
                    <ns5:xfrm>
                      <ns5:off x="0" y="0"/>
                      <ns5:ext cx="5486400" cy="2517140"/>
                    </ns5:xfrm>
                    <ns5:prstGeom prst="rect">
                      <ns5:avLst/>
                    </ns5:prstGeom>
                    <ns5:noFill/>
                    <ns5:ln>
                      <ns5:solidFill>
                        <ns5:schemeClr val="tx1"/>
                      </ns5:solidFill>
                    </ns5:ln>
                  </ns6:spPr>
                </ns6:pic>
              </ns5:graphicData>
            </ns5:graphic>
          </ns3:anchor>
        </w:drawing>
      </w:r>
    </w:p>
    <w:p ns2:paraId="62681204" ns2:textId="3D389629" w:rsidR="00F00CB7" w:rsidRPr="00D333AA" w:rsidRDefault="00966335" w:rsidP="067C6F43">
      <w:pPr>
        <w:spacing w:before="0" w:after="240"/>
      </w:pPr>
      <w:r>
        <w:t>As shown in Figure 4-5</w:t>
      </w:r>
      <w:r w:rsidR="004C42BA">
        <w:t>, this interface</w:t>
      </w:r>
      <w:r w:rsidR="00F00CB7" w:rsidRPr="00D333AA">
        <w:t xml:space="preserve"> displays the main overview of the Vehicle Management module, which allows administrators to monitor the health and availability of the entire fleet. The top section features summary cards that track total fleet assets, available vehicles, and units that are currently due for maintenance or unresolved repairs. (1) Add Vehicle button enables authorized administrators to register new fleet assets into the system database. (2) Bottom Action Bar dynamically appears when a vehicle record is selected from the table, providing quick access to standard update and export functions, alongside a specific option to view the detailed maintenance logs of the chosen vehicle.</w:t>
      </w:r>
    </w:p>
    <w:p ns2:paraId="3E56D382" ns2:textId="7ACA8497" w:rsidR="00DF2DE3" w:rsidRPr="00D333AA" w:rsidRDefault="6C1C066A" w:rsidP="00DF2DE3">
      <w:pPr>
        <w:keepNext/>
        <w:spacing w:before="0" w:after="240"/>
      </w:pPr>
      <w:r w:rsidRPr="00D333AA">
        <w:rPr>
          <w:noProof/>
        </w:rPr>
        <w:lastRenderedPageBreak/>
        <w:drawing>
          <ns3:inline distT="0" distB="0" distL="0" distR="0" ns4:anchorId="34478314" ns4:editId="4C202B61">
            <ns3:extent cx="4923253" cy="3777343"/>
            <ns3:effectExtent l="19050" t="19050" r="10795" b="13970"/>
            <ns3:docPr id="1968343098" name="Picture 24"/>
            <ns3:cNvGraphicFramePr>
              <ns5:graphicFrameLocks noChangeAspect="1"/>
            </ns3:cNvGraphicFramePr>
            <ns5:graphic>
              <ns5:graphicData uri="http://schemas.openxmlformats.org/drawingml/2006/picture">
                <ns6:pic>
                  <ns6:nvPicPr>
                    <ns6:cNvPr id="0" name="Picture 11"/>
                    <ns6:cNvPicPr>
                      <ns5:picLocks noChangeAspect="1" noChangeArrowheads="1"/>
                    </ns6:cNvPicPr>
                  </ns6:nvPicPr>
                  <ns6:blipFill rotWithShape="1">
                    <ns5:blip ns7:embed="rId39">
                      <ns5:extLst>
                        <ns5:ext uri="{28A0092B-C50C-407E-A947-70E740481C1C}">
                          <ns8:useLocalDpi/>
                        </ns5:ext>
                      </ns5:extLst>
                    </ns5:blip>
                    <ns5:srcRect t="6321" b="6368"/>
                    <ns5:stretch>
                      <ns5:fillRect/>
                    </ns5:stretch>
                  </ns6:blipFill>
                  <ns6:spPr bwMode="auto">
                    <ns5:xfrm>
                      <ns5:off x="0" y="0"/>
                      <ns5:ext cx="4943894" cy="3793180"/>
                    </ns5:xfrm>
                    <ns5:prstGeom prst="rect">
                      <ns5:avLst/>
                    </ns5:prstGeom>
                    <ns5:noFill/>
                    <ns5:ln>
                      <ns5:solidFill>
                        <ns5:schemeClr val="tx1"/>
                      </ns5:solidFill>
                    </ns5:ln>
                  </ns6:spPr>
                </ns6:pic>
              </ns5:graphicData>
            </ns5:graphic>
          </ns3:inline>
        </w:drawing>
      </w:r>
    </w:p>
    <w:p ns2:paraId="31BE902E" ns2:textId="1814AA24" w:rsidR="00F00CB7" w:rsidRPr="00D333AA" w:rsidRDefault="00DF2DE3" w:rsidP="00D333AA">
      <w:pPr>
        <w:pStyle w:val="Caption"/>
        <w:jc w:val="center"/>
        <w:rPr>
          <w:szCs w:val="26"/>
        </w:rPr>
      </w:pPr>
      <w:bookmarkStart w:id="187" w:name="_Toc242911243"/>
      <w:r w:rsidRPr="00D333AA">
        <w:t xml:space="preserve">Figure </w:t>
      </w:r>
      <w:fldSimple w:instr=" STYLEREF 1 \s ">
        <w:r w:rsidR="0045305A" w:rsidRPr="00D333AA">
          <w:rPr>
            <w:noProof/>
          </w:rPr>
          <w:t>4</w:t>
        </w:r>
      </w:fldSimple>
      <w:r w:rsidR="0045305A" w:rsidRPr="00D333AA">
        <w:noBreakHyphen/>
      </w:r>
      <w:fldSimple w:instr=" SEQ Figure \* ARABIC \s 1 ">
        <w:r w:rsidR="0049033D">
          <w:rPr>
            <w:noProof/>
          </w:rPr>
          <w:t>6</w:t>
        </w:r>
      </w:fldSimple>
      <w:r w:rsidRPr="00D333AA">
        <w:t xml:space="preserve"> Vehicle Registration Form</w:t>
      </w:r>
      <w:bookmarkEnd w:id="187"/>
    </w:p>
    <w:p ns2:paraId="0D2957A4" ns2:textId="03795AC9" w:rsidR="00F00CB7" w:rsidRPr="00D333AA" w:rsidRDefault="00966335" w:rsidP="067C6F43">
      <w:pPr>
        <w:spacing w:before="0" w:after="240"/>
        <w:rPr>
          <w:szCs w:val="26"/>
        </w:rPr>
      </w:pPr>
      <w:r>
        <w:rPr>
          <w:szCs w:val="26"/>
        </w:rPr>
        <w:t>As shown in Figure 4-6</w:t>
      </w:r>
      <w:r w:rsidR="004C42BA">
        <w:rPr>
          <w:szCs w:val="26"/>
        </w:rPr>
        <w:t>, this interface</w:t>
      </w:r>
      <w:r w:rsidR="003467F3" w:rsidRPr="00D333AA">
        <w:rPr>
          <w:szCs w:val="26"/>
        </w:rPr>
        <w:t xml:space="preserve"> illustrates the data entry form utilized by administrators to register a new system vehicle. The form is structured to capture both basic identification details and critical compliance data required for fleet operations. The upper section collects essential specifications such as the plate number, vehicle model, type, and seating capacity. The lower Documents and Expirations section tracks important regulatory deadlines, including insurance policies and official receipt dates. (1) Register Vehicle button is used to submit the </w:t>
      </w:r>
      <w:r w:rsidR="003467F3" w:rsidRPr="00D333AA">
        <w:rPr>
          <w:szCs w:val="26"/>
        </w:rPr>
        <w:lastRenderedPageBreak/>
        <w:t>completed form and permanently save the new vehicle asset into the system database.</w:t>
      </w:r>
    </w:p>
    <w:p ns2:paraId="452CF53D" ns2:textId="3AD41495" w:rsidR="00F00CB7" w:rsidRPr="00D333AA" w:rsidRDefault="001110DD" w:rsidP="067C6F43">
      <w:pPr>
        <w:spacing w:before="0" w:after="240"/>
        <w:rPr>
          <w:szCs w:val="26"/>
        </w:rPr>
      </w:pPr>
      <w:r w:rsidRPr="00D333AA">
        <w:rPr>
          <w:noProof/>
        </w:rPr>
        <w:drawing>
          <ns3:anchor distT="0" distB="0" distL="114300" distR="114300" simplePos="0" relativeHeight="251658255" behindDoc="0" locked="0" layoutInCell="1" allowOverlap="1" ns4:anchorId="5BB0B1B6" ns4:editId="1FDD9D9F">
            <ns3:simplePos x="0" y="0"/>
            <ns3:positionH relativeFrom="margin">
              <ns3:posOffset>-74460</ns3:posOffset>
            </ns3:positionH>
            <ns3:positionV relativeFrom="paragraph">
              <ns3:posOffset>93124</ns3:posOffset>
            </ns3:positionV>
            <ns3:extent cx="5486400" cy="3666226"/>
            <ns3:effectExtent l="19050" t="19050" r="19050" b="10795"/>
            <ns3:wrapNone/>
            <ns3:docPr id="1336243667" name="Picture 25"/>
            <ns3:cNvGraphicFramePr>
              <ns5:graphicFrameLocks noChangeAspect="1"/>
            </ns3:cNvGraphicFramePr>
            <ns5:graphic>
              <ns5:graphicData uri="http://schemas.openxmlformats.org/drawingml/2006/picture">
                <ns6:pic>
                  <ns6:nvPicPr>
                    <ns6:cNvPr id="0" name="Picture 13"/>
                    <ns6:cNvPicPr>
                      <ns5:picLocks noChangeAspect="1" noChangeArrowheads="1"/>
                    </ns6:cNvPicPr>
                  </ns6:nvPicPr>
                  <ns6:blipFill rotWithShape="1">
                    <ns5:blip ns7:embed="rId40">
                      <ns5:extLst>
                        <ns5:ext uri="{28A0092B-C50C-407E-A947-70E740481C1C}">
                          <ns8:useLocalDpi val="0"/>
                        </ns5:ext>
                      </ns5:extLst>
                    </ns5:blip>
                    <ns5:srcRect b="10598"/>
                    <ns5:stretch>
                      <ns5:fillRect/>
                    </ns5:stretch>
                  </ns6:blipFill>
                  <ns6:spPr bwMode="auto">
                    <ns5:xfrm>
                      <ns5:off x="0" y="0"/>
                      <ns5:ext cx="5486400" cy="3666226"/>
                    </ns5:xfrm>
                    <ns5:prstGeom prst="rect">
                      <ns5:avLst/>
                    </ns5:prstGeom>
                    <ns5:noFill/>
                    <ns5:ln>
                      <ns5:solidFill>
                        <ns5:schemeClr val="tx1"/>
                      </ns5:solidFill>
                    </ns5:ln>
                    <ns5:extLst>
                      <ns5:ext uri="{53640926-AAD7-44D8-BBD7-CCE9431645EC}">
                        <ns8:shadowObscured/>
                      </ns5:ext>
                    </ns5:extLst>
                  </ns6:spPr>
                </ns6:pic>
              </ns5:graphicData>
            </ns5:graphic>
            <ns4:sizeRelV relativeFrom="margin">
              <ns4:pctHeight>0</ns4:pctHeight>
            </ns4:sizeRelV>
          </ns3:anchor>
        </w:drawing>
      </w:r>
    </w:p>
    <w:p ns2:paraId="597D98D2" ns2:textId="1EA1E655" w:rsidR="004358C7" w:rsidRPr="00D333AA" w:rsidRDefault="004358C7" w:rsidP="067C6F43">
      <w:pPr>
        <w:spacing w:before="0" w:after="240"/>
        <w:rPr>
          <w:szCs w:val="26"/>
        </w:rPr>
      </w:pPr>
    </w:p>
    <w:p ns2:paraId="59CCFD3B" ns2:textId="378D4CF7" w:rsidR="00541C4D" w:rsidRPr="00D333AA" w:rsidRDefault="00541C4D" w:rsidP="067C6F43">
      <w:pPr>
        <w:spacing w:before="0" w:after="240"/>
        <w:rPr>
          <w:szCs w:val="26"/>
        </w:rPr>
      </w:pPr>
    </w:p>
    <w:p ns2:paraId="245CCBF7" ns2:textId="77777777" w:rsidR="005700D8" w:rsidRPr="00D333AA" w:rsidRDefault="005700D8" w:rsidP="067C6F43">
      <w:pPr>
        <w:spacing w:before="0" w:after="240"/>
        <w:rPr>
          <w:szCs w:val="26"/>
        </w:rPr>
      </w:pPr>
    </w:p>
    <w:p ns2:paraId="6466FA20" ns2:textId="77777777" w:rsidR="005700D8" w:rsidRPr="00D333AA" w:rsidRDefault="005700D8" w:rsidP="067C6F43">
      <w:pPr>
        <w:spacing w:before="0" w:after="240"/>
        <w:rPr>
          <w:szCs w:val="26"/>
        </w:rPr>
      </w:pPr>
    </w:p>
    <w:p ns2:paraId="74D2EF76" ns2:textId="77777777" w:rsidR="005700D8" w:rsidRPr="00D333AA" w:rsidRDefault="005700D8" w:rsidP="067C6F43">
      <w:pPr>
        <w:spacing w:before="0" w:after="240"/>
        <w:rPr>
          <w:szCs w:val="26"/>
        </w:rPr>
      </w:pPr>
    </w:p>
    <w:p ns2:paraId="48C9B814" ns2:textId="77777777" w:rsidR="005700D8" w:rsidRPr="00D333AA" w:rsidRDefault="005700D8" w:rsidP="067C6F43">
      <w:pPr>
        <w:spacing w:before="0" w:after="240"/>
        <w:rPr>
          <w:szCs w:val="26"/>
        </w:rPr>
      </w:pPr>
    </w:p>
    <w:p ns2:paraId="30537E3B" ns2:textId="57AA9B1D" w:rsidR="067C6F43" w:rsidRPr="00D333AA" w:rsidRDefault="00FC409A" w:rsidP="067C6F43">
      <w:pPr>
        <w:spacing w:before="0" w:after="240"/>
        <w:rPr>
          <w:i/>
          <w:szCs w:val="26"/>
        </w:rPr>
      </w:pPr>
      <w:r>
        <w:t>Objective 1.3: Biometric Attendance and Punctuality Tracking</w:t>
      </w:r>
    </w:p>
    <w:p ns2:paraId="4660E30B" ns2:textId="4B17425F" w:rsidR="00AE0F80" w:rsidRPr="00D333AA" w:rsidRDefault="00DF2DE3" w:rsidP="00925870">
      <w:pPr>
        <w:ind w:firstLine="720"/>
      </w:pPr>
      <w:r w:rsidRPr="00D333AA">
        <w:rPr>
          <w:noProof/>
        </w:rPr>
        <ns1:AlternateContent>
          <ns1:Choice Requires="wps">
            <w:drawing>
              <ns3:anchor distT="0" distB="0" distL="114300" distR="114300" simplePos="0" relativeHeight="251658296" behindDoc="0" locked="0" layoutInCell="1" allowOverlap="1" ns4:anchorId="5BBC7D59" ns4:editId="3E8370F0">
                <ns3:simplePos x="0" y="0"/>
                <ns3:positionH relativeFrom="column">
                  <ns3:posOffset>0</ns3:posOffset>
                </ns3:positionH>
                <ns3:positionV relativeFrom="paragraph">
                  <ns3:posOffset>2228215</ns3:posOffset>
                </ns3:positionV>
                <ns3:extent cx="5486400" cy="635"/>
                <ns3:effectExtent l="0" t="0" r="0" b="11430"/>
                <ns3:wrapNone/>
                <ns3:docPr id="496525581" name="Text Box 1"/>
                <ns3:cNvGraphicFramePr/>
                <ns5:graphic>
                  <ns5:graphicData uri="http://schemas.microsoft.com/office/word/2010/wordprocessingShape">
                    <ns9:wsp>
                      <ns9:cNvSpPr txBox="1"/>
                      <ns9:spPr>
                        <ns5:xfrm>
                          <ns5:off x="0" y="0"/>
                          <ns5:ext cx="5486400" cy="635"/>
                        </ns5:xfrm>
                        <ns5:prstGeom prst="rect">
                          <ns5:avLst/>
                        </ns5:prstGeom>
                        <ns5:noFill/>
                        <ns5:ln>
                          <ns5:noFill/>
                        </ns5:ln>
                      </ns9:spPr>
                      <ns9:txbx>
                        <w:txbxContent>
                          <w:p ns2:paraId="51DBA664" ns2:textId="1FEC22CC" w:rsidR="00DF2DE3" w:rsidRPr="007707FA" w:rsidRDefault="00DF2DE3" w:rsidP="00DF2DE3">
                            <w:pPr>
                              <w:pStyle w:val="Caption"/>
                              <w:jc w:val="center"/>
                              <w:rPr>
                                <w:noProof/>
                                <w:sz w:val="26"/>
                              </w:rPr>
                            </w:pPr>
                            <w:bookmarkStart w:id="196" w:name="_Toc242911248"/>
                            <w:r>
                              <w:t xml:space="preserve">Figure </w:t>
                            </w:r>
                            <w:fldSimple w:instr=" STYLEREF 1 \s ">
                              <w:r w:rsidR="0045305A">
                                <w:rPr>
                                  <w:noProof/>
                                </w:rPr>
                                <w:t>4</w:t>
                              </w:r>
                            </w:fldSimple>
                            <w:r w:rsidR="0045305A">
                              <w:noBreakHyphen/>
                            </w:r>
                            <w:fldSimple w:instr=" SEQ Figure \* ARABIC \s 1 ">
                              <w:r w:rsidR="0045305A">
                                <w:rPr>
                                  <w:noProof/>
                                </w:rPr>
                                <w:t>13</w:t>
                              </w:r>
                            </w:fldSimple>
                            <w:r>
                              <w:t xml:space="preserve"> </w:t>
                            </w:r>
                            <w:r w:rsidRPr="00AF6DA1">
                              <w:t>Attendance Management Interface</w:t>
                            </w:r>
                            <w:bookmarkEnd w:id="196"/>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5BBC7D59" id="_x0000_s1055" type="#_x0000_t202" style="position:absolute;left:0;text-align:left;margin-left:0;margin-top:175.45pt;width:6in;height:.05pt;z-index:251658296;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" filled="f" stroked="f">
                <ns10:textbox style="mso-fit-shape-to-text:t" inset="0,0,0,0">
                  <w:txbxContent>
                    <w:p ns2:paraId="51DBA664" ns2:textId="1FEC22CC" w:rsidR="00DF2DE3" w:rsidRPr="007707FA" w:rsidRDefault="00DF2DE3" w:rsidP="00DF2DE3">
                      <w:pPr>
                        <w:pStyle w:val="Caption"/>
                        <w:jc w:val="center"/>
                        <w:rPr>
                          <w:noProof/>
                          <w:sz w:val="26"/>
                        </w:rPr>
                      </w:pPr>
                      <w:bookmarkStart w:id="197" w:name="_Toc242911248"/>
                      <w:r>
                        <w:t xml:space="preserve">Figure </w:t>
                      </w:r>
                      <w:fldSimple w:instr=" STYLEREF 1 \s ">
                        <w:r w:rsidR="0045305A">
                          <w:rPr>
                            <w:noProof/>
                          </w:rPr>
                          <w:t>4</w:t>
                        </w:r>
                      </w:fldSimple>
                      <w:r w:rsidR="0045305A">
                        <w:noBreakHyphen/>
                      </w:r>
                      <w:fldSimple w:instr=" SEQ Figure \* ARABIC \s 1 ">
                        <w:r w:rsidR="0045305A">
                          <w:rPr>
                            <w:noProof/>
                          </w:rPr>
                          <w:t>13</w:t>
                        </w:r>
                      </w:fldSimple>
                      <w:r>
                        <w:t xml:space="preserve"> </w:t>
                      </w:r>
                      <w:r w:rsidRPr="00AF6DA1">
                        <w:t>Attendance Management Interface</w:t>
                      </w:r>
                      <w:bookmarkEnd w:id="197"/>
                    </w:p>
                  </w:txbxContent>
                </ns10:textbox>
              </ns10:shape>
            </w:pict>
          </ns1:Fallback>
        </ns1:AlternateContent>
      </w:r>
    </w:p>
    <w:p ns2:paraId="3A482032" ns2:textId="77777777" w:rsidR="004448CB" w:rsidRPr="00D333AA" w:rsidRDefault="004448CB" w:rsidP="00925870">
      <w:pPr>
        <w:ind w:firstLine="720"/>
      </w:pPr>
    </w:p>
    <w:p ns2:paraId="5632AD85" ns2:textId="77777777" w:rsidR="004448CB" w:rsidRPr="00D333AA" w:rsidRDefault="004448CB" w:rsidP="00925870">
      <w:pPr>
        <w:ind w:firstLine="720"/>
      </w:pPr>
    </w:p>
    <w:p ns2:paraId="00F72D22" ns2:textId="77777777" w:rsidR="004448CB" w:rsidRPr="00D333AA" w:rsidRDefault="004448CB" w:rsidP="00925870">
      <w:pPr>
        <w:ind w:firstLine="720"/>
      </w:pPr>
    </w:p>
    <w:p ns2:paraId="463D5F3B" ns2:textId="77777777" w:rsidR="00DF2DE3" w:rsidRPr="00D333AA" w:rsidRDefault="00DF2DE3" w:rsidP="004C5C42">
      <w:pPr>
        <w:ind w:firstLine="720"/>
      </w:pPr>
    </w:p>
    <w:p ns2:paraId="75D3F6BB" ns2:textId="0A6E2B19" w:rsidR="004448CB" w:rsidRPr="00D333AA" w:rsidRDefault="00FE67FC" w:rsidP="004C5C42">
      <w:r>
        <w:t xml:space="preserve">As shown in Figure 4-11, this interface illustrates the Attendance Management module, designed to monitor employee timekeeping and attendance records for operational and payroll purposes. The top section features summary cards that evaluate overall punctuality by tracking total records and categorizing attendance metrics into on-time arrivals, accumulated late minutes, and missed shifts. The detailed data table logs specific time-in and time-out intervals for morning, afternoon, and overtime periods to ensure precise tracking. (1) Data Management Buttons allow authorized Staff users to efficiently import new attendance records via Excel from external biometric systems and export the compiled data for external processing. (2) Date Filter enables users to refine the </w:t>
      </w:r>
      <w:r>
        <w:lastRenderedPageBreak/>
        <w:t>displayed records based on specific timeframes, though custom date selections are strictly restricted to a maximum duration of one week to facilitate accurate, manageable data processing for payroll computation.</w:t>
      </w:r>
    </w:p>
    <w:p ns2:paraId="30147995" ns2:textId="3F04F8C2" w:rsidR="004448CB" w:rsidRPr="00D333AA" w:rsidRDefault="00DF2DE3" w:rsidP="004C5C42">
      <w:r w:rsidRPr="00D333AA">
        <w:rPr>
          <w:noProof/>
        </w:rPr>
        <ns1:AlternateContent>
          <ns1:Choice Requires="wps">
            <w:drawing>
              <ns3:anchor distT="0" distB="0" distL="114300" distR="114300" simplePos="0" relativeHeight="251658297" behindDoc="0" locked="0" layoutInCell="1" allowOverlap="1" ns4:anchorId="335B751B" ns4:editId="16744F9C">
                <ns3:simplePos x="0" y="0"/>
                <ns3:positionH relativeFrom="column">
                  <ns3:posOffset>0</ns3:posOffset>
                </ns3:positionH>
                <ns3:positionV relativeFrom="paragraph">
                  <ns3:posOffset>2552065</ns3:posOffset>
                </ns3:positionV>
                <ns3:extent cx="5486400" cy="635"/>
                <ns3:effectExtent l="0" t="0" r="0" b="0"/>
                <ns3:wrapNone/>
                <ns3:docPr id="1275332731" name="Text Box 1"/>
                <ns3:cNvGraphicFramePr/>
                <ns5:graphic>
                  <ns5:graphicData uri="http://schemas.microsoft.com/office/word/2010/wordprocessingShape">
                    <ns9:wsp>
                      <ns9:cNvSpPr txBox="1"/>
                      <ns9:spPr>
                        <ns5:xfrm>
                          <ns5:off x="0" y="0"/>
                          <ns5:ext cx="5486400" cy="635"/>
                        </ns5:xfrm>
                        <ns5:prstGeom prst="rect">
                          <ns5:avLst/>
                        </ns5:prstGeom>
                        <ns5:solidFill>
                          <ns5:prstClr val="white"/>
                        </ns5:solidFill>
                        <ns5:ln>
                          <ns5:noFill/>
                        </ns5:ln>
                      </ns9:spPr>
                      <ns9:txbx>
                        <w:txbxContent>
                          <w:p ns2:paraId="63C12B7B" ns2:textId="4A69F664" w:rsidR="00DF2DE3" w:rsidRPr="00EC2F2E" w:rsidRDefault="00DF2DE3" w:rsidP="00DF2DE3">
                            <w:pPr>
                              <w:pStyle w:val="Caption"/>
                              <w:jc w:val="center"/>
                              <w:rPr>
                                <w:noProof/>
                                <w:sz w:val="26"/>
                              </w:rPr>
                            </w:pPr>
                            <w:bookmarkStart w:id="198" w:name="_Toc242911249"/>
                            <w:r>
                              <w:t xml:space="preserve">Figure </w:t>
                            </w:r>
                            <w:fldSimple w:instr=" STYLEREF 1 \s ">
                              <w:r w:rsidR="0045305A">
                                <w:rPr>
                                  <w:noProof/>
                                </w:rPr>
                                <w:t>4</w:t>
                              </w:r>
                            </w:fldSimple>
                            <w:r w:rsidR="0045305A">
                              <w:noBreakHyphen/>
                            </w:r>
                            <w:fldSimple w:instr=" SEQ Figure \* ARABIC \s 1 ">
                              <w:r w:rsidR="0045305A">
                                <w:rPr>
                                  <w:noProof/>
                                </w:rPr>
                                <w:t>14</w:t>
                              </w:r>
                            </w:fldSimple>
                            <w:r>
                              <w:t xml:space="preserve"> </w:t>
                            </w:r>
                            <w:r w:rsidRPr="00004ECB">
                              <w:t>Payroll Management Interface</w:t>
                            </w:r>
                            <w:bookmarkEnd w:id="198"/>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335B751B" id="_x0000_s1056" type="#_x0000_t202" style="position:absolute;left:0;text-align:left;margin-left:0;margin-top:200.95pt;width:6in;height:.05pt;z-index:251658297;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" stroked="f">
                <ns10:textbox style="mso-fit-shape-to-text:t" inset="0,0,0,0">
                  <w:txbxContent>
                    <w:p ns2:paraId="63C12B7B" ns2:textId="4A69F664" w:rsidR="00DF2DE3" w:rsidRPr="00EC2F2E" w:rsidRDefault="00DF2DE3" w:rsidP="00DF2DE3">
                      <w:pPr>
                        <w:pStyle w:val="Caption"/>
                        <w:jc w:val="center"/>
                        <w:rPr>
                          <w:noProof/>
                          <w:sz w:val="26"/>
                        </w:rPr>
                      </w:pPr>
                      <w:bookmarkStart w:id="199" w:name="_Toc242911249"/>
                      <w:r>
                        <w:t xml:space="preserve">Figure </w:t>
                      </w:r>
                      <w:fldSimple w:instr=" STYLEREF 1 \s ">
                        <w:r w:rsidR="0045305A">
                          <w:rPr>
                            <w:noProof/>
                          </w:rPr>
                          <w:t>4</w:t>
                        </w:r>
                      </w:fldSimple>
                      <w:r w:rsidR="0045305A">
                        <w:noBreakHyphen/>
                      </w:r>
                      <w:fldSimple w:instr=" SEQ Figure \* ARABIC \s 1 ">
                        <w:r w:rsidR="0045305A">
                          <w:rPr>
                            <w:noProof/>
                          </w:rPr>
                          <w:t>14</w:t>
                        </w:r>
                      </w:fldSimple>
                      <w:r>
                        <w:t xml:space="preserve"> </w:t>
                      </w:r>
                      <w:r w:rsidRPr="00004ECB">
                        <w:t>Payroll Management Interface</w:t>
                      </w:r>
                      <w:bookmarkEnd w:id="199"/>
                    </w:p>
                  </w:txbxContent>
                </ns10:textbox>
              </ns10:shape>
            </w:pict>
          </ns1:Fallback>
        </ns1:AlternateContent>
      </w:r>
      <w:r w:rsidRPr="00D333AA">
        <w:rPr>
          <w:noProof/>
        </w:rPr>
        <w:drawing>
          <ns3:anchor distT="0" distB="0" distL="114300" distR="114300" simplePos="0" relativeHeight="251658280" behindDoc="0" locked="0" layoutInCell="1" allowOverlap="1" ns4:anchorId="3472D60D" ns4:editId="68DE04C8">
            <ns3:simplePos x="0" y="0"/>
            <ns3:positionH relativeFrom="margin">
              <ns3:align>right</ns3:align>
            </ns3:positionH>
            <ns3:positionV relativeFrom="paragraph">
              <ns3:posOffset>-316955</ns3:posOffset>
            </ns3:positionV>
            <ns3:extent cx="5486400" cy="2811780"/>
            <ns3:effectExtent l="19050" t="19050" r="19050" b="26670"/>
            <ns3:wrapNone/>
            <ns3:docPr id="314054600" name="Picture 31"/>
            <ns3:cNvGraphicFramePr>
              <ns5:graphicFrameLocks noChangeAspect="1"/>
            </ns3:cNvGraphicFramePr>
            <ns5:graphic>
              <ns5:graphicData uri="http://schemas.openxmlformats.org/drawingml/2006/picture">
                <ns6:pic>
                  <ns6:nvPicPr>
                    <ns6:cNvPr id="0" name="Picture 25"/>
                    <ns6:cNvPicPr>
                      <ns5:picLocks noChangeAspect="1" noChangeArrowheads="1"/>
                    </ns6:cNvPicPr>
                  </ns6:nvPicPr>
                  <ns6:blipFill>
                    <ns5:blip ns7:embed="rId44">
                      <ns5:extLst>
                        <ns5:ext uri="{28A0092B-C50C-407E-A947-70E740481C1C}">
                          <ns8:useLocalDpi val="0"/>
                        </ns5:ext>
                      </ns5:extLst>
                    </ns5:blip>
                    <ns5:srcRect/>
                    <ns5:stretch>
                      <ns5:fillRect/>
                    </ns5:stretch>
                  </ns6:blipFill>
                  <ns6:spPr bwMode="auto">
                    <ns5:xfrm>
                      <ns5:off x="0" y="0"/>
                      <ns5:ext cx="5486400" cy="2811780"/>
                    </ns5:xfrm>
                    <ns5:prstGeom prst="rect">
                      <ns5:avLst/>
                    </ns5:prstGeom>
                    <ns5:noFill/>
                    <ns5:ln>
                      <ns5:solidFill>
                        <ns5:schemeClr val="tx1"/>
                      </ns5:solidFill>
                    </ns5:ln>
                  </ns6:spPr>
                </ns6:pic>
              </ns5:graphicData>
            </ns5:graphic>
          </ns3:anchor>
        </w:drawing>
      </w:r>
    </w:p>
    <w:p ns2:paraId="50048452" ns2:textId="4B577A2A" w:rsidR="004448CB" w:rsidRPr="00D333AA" w:rsidRDefault="004448CB" w:rsidP="004C5C42"/>
    <w:p ns2:paraId="5743E172" ns2:textId="1AC597FA" w:rsidR="004448CB" w:rsidRPr="00D333AA" w:rsidRDefault="004448CB" w:rsidP="004C5C42"/>
    <w:p ns2:paraId="6AC15E47" ns2:textId="77777777" w:rsidR="004448CB" w:rsidRPr="00D333AA" w:rsidRDefault="004448CB" w:rsidP="004C5C42"/>
    <w:p ns2:paraId="28EF676F" ns2:textId="77777777" w:rsidR="004448CB" w:rsidRPr="00D333AA" w:rsidRDefault="004448CB" w:rsidP="004C5C42"/>
    <w:p ns2:paraId="4EBD4FC9" ns2:textId="206408DF" w:rsidR="004448CB" w:rsidRPr="004C42BA" w:rsidRDefault="004C42BA" w:rsidP="004C42BA">
      <w:pPr>
        <w:pStyle w:val="Caption"/>
        <w:jc w:val="center"/>
      </w:pPr>
      <w:r w:rsidRPr="004C42BA">
        <w:t>Figure 4-13 Payroll Management Interface</w:t>
      </w:r>
    </w:p>
    <w:p ns2:paraId="027576FB" ns2:textId="2F4B5E87" w:rsidR="0093040A" w:rsidRPr="00D333AA" w:rsidRDefault="00FE67FC" w:rsidP="00192E50">
      <w:r>
        <w:t xml:space="preserve">As shown in Figure 4-12, this interface illustrates the Payroll Management module, designed to automate the calculation of driver compensation by integrating operational attendance and trip records. The detailed data table aggregates these metrics to compute the final total pay, automatically factoring in regular earnings, specific route pay, and any attendance-based deductions for each individual driver. (1) Payroll Rates Configuration panel allows authorized personnel to establish the global financial parameters for the computation, providing input fields to define the </w:t>
      </w:r>
      <w:r>
        <w:lastRenderedPageBreak/>
        <w:t>standard daily wage, overtime rates, and exact deduction amounts for half-day or full absences. (2) Payroll Date Filter enables users to generate and review compensation records for a specific weekly period; however, to strictly align with the established payout schedule of the company, the calendar selection is restricted so that users can only choose Thursdays. (3) Bottom Action Bar dynamically appears upon row selection, providing essential export functions to download the finalized payroll data into CSV or XLSX formats for external financial processing.</w:t>
      </w:r>
    </w:p>
    <w:p ns2:paraId="30537E3B" ns2:textId="57AA9B1D" w:rsidR="067C6F43" w:rsidRPr="00D333AA" w:rsidRDefault="00FC409A" w:rsidP="067C6F43">
      <w:pPr>
        <w:spacing w:before="0" w:after="240"/>
        <w:rPr>
          <w:i/>
          <w:szCs w:val="26"/>
        </w:rPr>
      </w:pPr>
      <w:r>
        <w:t>Objective 1.4: Driver-Vehicle Assignment and Trip Summaries</w:t>
      </w:r>
    </w:p>
    <w:p ns2:paraId="19043D5F" ns2:textId="5E5CF702" w:rsidR="006401D6" w:rsidRPr="00D333AA" w:rsidRDefault="0045305A" w:rsidP="006401D6">
      <w:pPr>
        <w:spacing w:before="0" w:after="240"/>
        <w:ind w:firstLine="0"/>
      </w:pPr>
      <w:r w:rsidRPr="00D333AA">
        <w:rPr>
          <w:noProof/>
        </w:rPr>
        <w:lastRenderedPageBreak/>
        <ns1:AlternateContent>
          <ns1:Choice Requires="wps">
            <w:drawing>
              <ns3:anchor distT="0" distB="0" distL="114300" distR="114300" simplePos="0" relativeHeight="251658288" behindDoc="0" locked="0" layoutInCell="1" allowOverlap="1" ns4:anchorId="2E9ED9F4" ns4:editId="2F7CF1FA">
                <ns3:simplePos x="0" y="0"/>
                <ns3:positionH relativeFrom="margin">
                  <ns3:align>left</ns3:align>
                </ns3:positionH>
                <ns3:positionV relativeFrom="paragraph">
                  <ns3:posOffset>3325495</ns3:posOffset>
                </ns3:positionV>
                <ns3:extent cx="5488305" cy="635"/>
                <ns3:effectExtent l="0" t="0" r="0" b="0"/>
                <ns3:wrapSquare wrapText="bothSides"/>
                <ns3:docPr id="361533289" name="Text Box 1"/>
                <ns3:cNvGraphicFramePr/>
                <ns5:graphic>
                  <ns5:graphicData uri="http://schemas.microsoft.com/office/word/2010/wordprocessingShape">
                    <ns9:wsp>
                      <ns9:cNvSpPr txBox="1"/>
                      <ns9:spPr>
                        <ns5:xfrm>
                          <ns5:off x="0" y="0"/>
                          <ns5:ext cx="5488305" cy="635"/>
                        </ns5:xfrm>
                        <ns5:prstGeom prst="rect">
                          <ns5:avLst/>
                        </ns5:prstGeom>
                        <ns5:solidFill>
                          <ns5:prstClr val="white"/>
                        </ns5:solidFill>
                        <ns5:ln>
                          <ns5:noFill/>
                        </ns5:ln>
                      </ns9:spPr>
                      <ns9:txbx>
                        <w:txbxContent>
                          <w:p ns2:paraId="0C8A95E0" ns2:textId="53198270" w:rsidR="005004F5" w:rsidRPr="007A3F4B" w:rsidRDefault="005004F5" w:rsidP="005004F5">
                            <w:pPr>
                              <w:pStyle w:val="Caption"/>
                              <w:jc w:val="center"/>
                              <w:rPr>
                                <w:noProof/>
                                <w:sz w:val="26"/>
                              </w:rPr>
                            </w:pPr>
                            <w:bookmarkStart w:id="179" w:name="_Toc242911239"/>
                            <w:r>
                              <w:t xml:space="preserve">Figure </w:t>
                            </w:r>
                            <w:fldSimple w:instr=" STYLEREF 1 \s ">
                              <w:r w:rsidR="0045305A">
                                <w:rPr>
                                  <w:noProof/>
                                </w:rPr>
                                <w:t>4</w:t>
                              </w:r>
                            </w:fldSimple>
                            <w:r w:rsidR="0045305A">
                              <w:noBreakHyphen/>
                            </w:r>
                            <w:fldSimple w:instr=" SEQ Figure \* ARABIC \s 1 ">
                              <w:r w:rsidR="0045305A">
                                <w:rPr>
                                  <w:noProof/>
                                </w:rPr>
                                <w:t>2</w:t>
                              </w:r>
                            </w:fldSimple>
                            <w:r>
                              <w:t xml:space="preserve"> </w:t>
                            </w:r>
                            <w:r w:rsidRPr="00F96EE0">
                              <w:t>Trip Summary Management Interface</w:t>
                            </w:r>
                            <w:bookmarkEnd w:id="179"/>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4:sizeRelH relativeFrom="margin">
                  <ns4:pctWidth>0</ns4:pctWidth>
                </ns4:sizeRelH>
              </ns3:anchor>
            </w:drawing>
          </ns1:Choice>
          <ns1:Fallback>
            <w:pict>
              <ns10:shape ns2:anchorId="2E9ED9F4" id="_x0000_s1047" type="#_x0000_t202" style="position:absolute;left:0;text-align:left;margin-left:0;margin-top:261.85pt;width:432.15pt;height:.05pt;z-index:251658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nA2GwIAAEAEAAAOAAAAZHJzL2Uyb0RvYy54bWysU8Fu2zAMvQ/YPwi6L07SpS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" stroked="f">
                <ns10:textbox style="mso-fit-shape-to-text:t" inset="0,0,0,0">
                  <w:txbxContent>
                    <w:p ns2:paraId="0C8A95E0" ns2:textId="53198270" w:rsidR="005004F5" w:rsidRPr="007A3F4B" w:rsidRDefault="005004F5" w:rsidP="005004F5">
                      <w:pPr>
                        <w:pStyle w:val="Caption"/>
                        <w:jc w:val="center"/>
                        <w:rPr>
                          <w:noProof/>
                          <w:sz w:val="26"/>
                        </w:rPr>
                      </w:pPr>
                      <w:bookmarkStart w:id="180" w:name="_Toc242911239"/>
                      <w:r>
                        <w:t xml:space="preserve">Figure </w:t>
                      </w:r>
                      <w:fldSimple w:instr=" STYLEREF 1 \s ">
                        <w:r w:rsidR="0045305A">
                          <w:rPr>
                            <w:noProof/>
                          </w:rPr>
                          <w:t>4</w:t>
                        </w:r>
                      </w:fldSimple>
                      <w:r w:rsidR="0045305A">
                        <w:noBreakHyphen/>
                      </w:r>
                      <w:fldSimple w:instr=" SEQ Figure \* ARABIC \s 1 ">
                        <w:r w:rsidR="0045305A">
                          <w:rPr>
                            <w:noProof/>
                          </w:rPr>
                          <w:t>2</w:t>
                        </w:r>
                      </w:fldSimple>
                      <w:r>
                        <w:t xml:space="preserve"> </w:t>
                      </w:r>
                      <w:r w:rsidRPr="00F96EE0">
                        <w:t>Trip Summary Management Interface</w:t>
                      </w:r>
                      <w:bookmarkEnd w:id="180"/>
                    </w:p>
                  </w:txbxContent>
                </ns10:textbox>
                <ns12:wrap type="square" anchorx="margin"/>
              </ns10:shape>
            </w:pict>
          </ns1:Fallback>
        </ns1:AlternateContent>
      </w:r>
      <w:r w:rsidR="00073FEC" w:rsidRPr="00D333AA">
        <w:rPr>
          <w:noProof/>
        </w:rPr>
        <w:drawing>
          <ns3:anchor distT="0" distB="0" distL="114300" distR="114300" simplePos="0" relativeHeight="251658261" behindDoc="0" locked="0" layoutInCell="1" allowOverlap="1" ns4:anchorId="6F8B4F39" ns4:editId="18C6D0DF">
            <ns3:simplePos x="0" y="0"/>
            <ns3:positionH relativeFrom="margin">
              <ns3:align>left</ns3:align>
            </ns3:positionH>
            <ns3:positionV relativeFrom="paragraph">
              <ns3:posOffset>382270</ns3:posOffset>
            </ns3:positionV>
            <ns3:extent cx="5467350" cy="2895600"/>
            <ns3:effectExtent l="19050" t="19050" r="19050" b="19050"/>
            <ns3:wrapSquare wrapText="bothSides"/>
            <ns3:docPr id="132278950" name="Picture 20"/>
            <ns3:cNvGraphicFramePr>
              <ns5:graphicFrameLocks noChangeAspect="1"/>
            </ns3:cNvGraphicFramePr>
            <ns5:graphic>
              <ns5:graphicData uri="http://schemas.openxmlformats.org/drawingml/2006/picture">
                <ns6:pic>
                  <ns6:nvPicPr>
                    <ns6:cNvPr id="0" name="Picture 3"/>
                    <ns6:cNvPicPr>
                      <ns5:picLocks noChangeAspect="1" noChangeArrowheads="1"/>
                    </ns6:cNvPicPr>
                  </ns6:nvPicPr>
                  <ns6:blipFill rotWithShape="1">
                    <ns5:blip ns7:embed="rId35">
                      <ns5:extLst>
                        <ns5:ext uri="{28A0092B-C50C-407E-A947-70E740481C1C}">
                          <ns8:useLocalDpi/>
                        </ns5:ext>
                      </ns5:extLst>
                    </ns5:blip>
                    <ns5:srcRect l="3235" r="3904"/>
                    <ns5:stretch>
                      <ns5:fillRect/>
                    </ns5:stretch>
                  </ns6:blipFill>
                  <ns6:spPr bwMode="auto">
                    <ns5:xfrm>
                      <ns5:off x="0" y="0"/>
                      <ns5:ext cx="5467350" cy="2895600"/>
                    </ns5:xfrm>
                    <ns5:prstGeom prst="rect">
                      <ns5:avLst/>
                    </ns5:prstGeom>
                    <ns5:noFill/>
                    <ns5:ln>
                      <ns5:solidFill>
                        <ns5:schemeClr val="tx1"/>
                      </ns5:solid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p>
    <w:p ns2:paraId="197A97FB" ns2:textId="34BA13C5" w:rsidR="00BA6B1D" w:rsidRPr="00D333AA" w:rsidRDefault="00BA6B1D" w:rsidP="067C6F43">
      <w:pPr>
        <w:spacing w:before="0" w:after="240"/>
        <w:rPr>
          <w:szCs w:val="26"/>
        </w:rPr>
      </w:pPr>
    </w:p>
    <w:p ns2:paraId="2FFD2B9C" ns2:textId="0DACD8E7" w:rsidR="00C61A3A" w:rsidRPr="00D333AA" w:rsidRDefault="00966335" w:rsidP="067C6F43">
      <w:pPr>
        <w:spacing w:before="0" w:after="240"/>
        <w:rPr>
          <w:szCs w:val="26"/>
        </w:rPr>
      </w:pPr>
      <w:r>
        <w:rPr>
          <w:szCs w:val="26"/>
        </w:rPr>
        <w:t>As shown in Figure 4-2</w:t>
      </w:r>
      <w:r w:rsidR="004C42BA">
        <w:rPr>
          <w:szCs w:val="26"/>
        </w:rPr>
        <w:t>, this interface</w:t>
      </w:r>
      <w:r w:rsidR="008E6063" w:rsidRPr="00D333AA">
        <w:rPr>
          <w:szCs w:val="26"/>
        </w:rPr>
        <w:t xml:space="preserve"> displays the main overview of the Trip Summary module, which allows users to monitor and manage daily trip records and passenger volumes. The top section features summary cards that calculate total trips, passengers, and average utilization to give administrators a quick glance at operational efficiency. (1) Action Buttons allow authorized Staff users to manually add new trip summaries or import batch data directly via an Excel file. (2) Advanced Filters provide specific dropdown menus for date ranges, drivers, and vehicles to </w:t>
      </w:r>
      <w:r w:rsidR="008E6063" w:rsidRPr="00D333AA">
        <w:rPr>
          <w:szCs w:val="26"/>
        </w:rPr>
        <w:lastRenderedPageBreak/>
        <w:t xml:space="preserve">help users quickly sort through extensive historical trip data. (3) View Tabs allow users to seamlessly toggle between the detailed individual trip summary and a broader grouped </w:t>
      </w:r>
      <w:r w:rsidR="0045305A" w:rsidRPr="00D333AA">
        <w:rPr>
          <w:noProof/>
        </w:rPr>
        <w:drawing>
          <ns3:anchor distT="0" distB="0" distL="114300" distR="114300" simplePos="0" relativeHeight="251658253" behindDoc="0" locked="0" layoutInCell="1" allowOverlap="1" ns4:anchorId="5964B67E" ns4:editId="5BC55385">
            <ns3:simplePos x="0" y="0"/>
            <ns3:positionH relativeFrom="margin">
              <ns3:align>center</ns3:align>
            </ns3:positionH>
            <ns3:positionV relativeFrom="paragraph">
              <ns3:posOffset>1215545</ns3:posOffset>
            </ns3:positionV>
            <ns3:extent cx="5852024" cy="1819275"/>
            <ns3:effectExtent l="19050" t="19050" r="15875" b="9525"/>
            <ns3:wrapNone/>
            <ns3:docPr id="1533181172" name="Picture 21"/>
            <ns3:cNvGraphicFramePr>
              <ns5:graphicFrameLocks noChangeAspect="1"/>
            </ns3:cNvGraphicFramePr>
            <ns5:graphic>
              <ns5:graphicData uri="http://schemas.openxmlformats.org/drawingml/2006/picture">
                <ns6:pic>
                  <ns6:nvPicPr>
                    <ns6:cNvPr id="0" name="Picture 5"/>
                    <ns6:cNvPicPr>
                      <ns5:picLocks noChangeAspect="1" noChangeArrowheads="1"/>
                    </ns6:cNvPicPr>
                  </ns6:nvPicPr>
                  <ns6:blipFill>
                    <ns5:blip ns7:embed="rId36">
                      <ns5:extLst>
                        <ns5:ext uri="{28A0092B-C50C-407E-A947-70E740481C1C}">
                          <ns8:useLocalDpi val="0"/>
                        </ns5:ext>
                      </ns5:extLst>
                    </ns5:blip>
                    <ns5:srcRect/>
                    <ns5:stretch>
                      <ns5:fillRect/>
                    </ns5:stretch>
                  </ns6:blipFill>
                  <ns6:spPr bwMode="auto">
                    <ns5:xfrm>
                      <ns5:off x="0" y="0"/>
                      <ns5:ext cx="5852024" cy="1819275"/>
                    </ns5:xfrm>
                    <ns5:prstGeom prst="rect">
                      <ns5:avLst/>
                    </ns5:prstGeom>
                    <ns5:noFill/>
                    <ns5:ln>
                      <ns5:solidFill>
                        <ns5:schemeClr val="tx1"/>
                      </ns5:solidFill>
                    </ns5:ln>
                  </ns6:spPr>
                </ns6:pic>
              </ns5:graphicData>
            </ns5:graphic>
            <ns4:sizeRelH relativeFrom="margin">
              <ns4:pctWidth>0</ns4:pctWidth>
            </ns4:sizeRelH>
            <ns4:sizeRelV relativeFrom="margin">
              <ns4:pctHeight>0</ns4:pctHeight>
            </ns4:sizeRelV>
          </ns3:anchor>
        </w:drawing>
      </w:r>
      <w:r w:rsidR="008E6063" w:rsidRPr="00D333AA">
        <w:rPr>
          <w:szCs w:val="26"/>
        </w:rPr>
        <w:t>summary layout.</w:t>
      </w:r>
    </w:p>
    <w:p ns2:paraId="3054BD94" ns2:textId="03E5A5B8" w:rsidR="00B83928" w:rsidRPr="00D333AA" w:rsidRDefault="00B83928" w:rsidP="00B83928">
      <w:pPr>
        <w:spacing w:before="0" w:after="240"/>
        <w:ind w:firstLine="0"/>
        <w:rPr>
          <w:szCs w:val="26"/>
        </w:rPr>
      </w:pPr>
    </w:p>
    <w:p ns2:paraId="2C80986F" ns2:textId="77777777" w:rsidR="00B83928" w:rsidRPr="00D333AA" w:rsidRDefault="00B83928" w:rsidP="00B83928">
      <w:pPr>
        <w:spacing w:before="0" w:after="240"/>
        <w:ind w:firstLine="0"/>
        <w:rPr>
          <w:szCs w:val="26"/>
        </w:rPr>
      </w:pPr>
    </w:p>
    <w:p ns2:paraId="1C32DA05" ns2:textId="77777777" w:rsidR="00B83928" w:rsidRPr="00D333AA" w:rsidRDefault="00B83928" w:rsidP="00B83928">
      <w:pPr>
        <w:spacing w:before="0" w:after="240"/>
        <w:ind w:firstLine="0"/>
        <w:rPr>
          <w:szCs w:val="26"/>
        </w:rPr>
      </w:pPr>
    </w:p>
    <w:p ns2:paraId="47AEC915" ns2:textId="1C13250A" w:rsidR="00B83928" w:rsidRPr="00D333AA" w:rsidRDefault="0045305A" w:rsidP="00B83928">
      <w:pPr>
        <w:spacing w:before="0" w:after="240"/>
        <w:ind w:firstLine="0"/>
        <w:rPr>
          <w:szCs w:val="26"/>
        </w:rPr>
      </w:pPr>
      <w:r w:rsidRPr="00D333AA">
        <w:rPr>
          <w:noProof/>
        </w:rPr>
        <ns1:AlternateContent>
          <ns1:Choice Requires="wps">
            <w:drawing>
              <ns3:anchor distT="0" distB="0" distL="114300" distR="114300" simplePos="0" relativeHeight="251658289" behindDoc="0" locked="0" layoutInCell="1" allowOverlap="1" ns4:anchorId="185A4F67" ns4:editId="7FF91C44">
                <ns3:simplePos x="0" y="0"/>
                <ns3:positionH relativeFrom="page">
                  <ns3:align>center</ns3:align>
                </ns3:positionH>
                <ns3:positionV relativeFrom="paragraph">
                  <ns3:posOffset>218440</ns3:posOffset>
                </ns3:positionV>
                <ns3:extent cx="5508625" cy="635"/>
                <ns3:effectExtent l="0" t="0" r="0" b="0"/>
                <ns3:wrapNone/>
                <ns3:docPr id="1788901408" name="Text Box 1"/>
                <ns3:cNvGraphicFramePr/>
                <ns5:graphic>
                  <ns5:graphicData uri="http://schemas.microsoft.com/office/word/2010/wordprocessingShape">
                    <ns9:wsp>
                      <ns9:cNvSpPr txBox="1"/>
                      <ns9:spPr>
                        <ns5:xfrm>
                          <ns5:off x="0" y="0"/>
                          <ns5:ext cx="5508625" cy="635"/>
                        </ns5:xfrm>
                        <ns5:prstGeom prst="rect">
                          <ns5:avLst/>
                        </ns5:prstGeom>
                        <ns5:solidFill>
                          <ns5:prstClr val="white"/>
                        </ns5:solidFill>
                        <ns5:ln>
                          <ns5:noFill/>
                        </ns5:ln>
                      </ns9:spPr>
                      <ns9:txbx>
                        <w:txbxContent>
                          <w:p ns2:paraId="15445C2B" ns2:textId="6E48CE5D" w:rsidR="005004F5" w:rsidRPr="00EE0F56" w:rsidRDefault="005004F5" w:rsidP="005004F5">
                            <w:pPr>
                              <w:pStyle w:val="Caption"/>
                              <w:jc w:val="center"/>
                              <w:rPr>
                                <w:noProof/>
                                <w:sz w:val="26"/>
                              </w:rPr>
                            </w:pPr>
                            <w:bookmarkStart w:id="181" w:name="_Toc242911240"/>
                            <w:r>
                              <w:t xml:space="preserve">Figure </w:t>
                            </w:r>
                            <w:fldSimple w:instr=" STYLEREF 1 \s ">
                              <w:r w:rsidR="0045305A">
                                <w:rPr>
                                  <w:noProof/>
                                </w:rPr>
                                <w:t>4</w:t>
                              </w:r>
                            </w:fldSimple>
                            <w:r w:rsidR="0045305A">
                              <w:noBreakHyphen/>
                            </w:r>
                            <w:fldSimple w:instr=" SEQ Figure \* ARABIC \s 1 ">
                              <w:r w:rsidR="0045305A">
                                <w:rPr>
                                  <w:noProof/>
                                </w:rPr>
                                <w:t>3</w:t>
                              </w:r>
                            </w:fldSimple>
                            <w:r>
                              <w:t xml:space="preserve"> </w:t>
                            </w:r>
                            <w:r w:rsidRPr="003A413A">
                              <w:t>Summary Trips</w:t>
                            </w:r>
                            <w:bookmarkEnd w:id="181"/>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4:sizeRelH relativeFrom="margin">
                  <ns4:pctWidth>0</ns4:pctWidth>
                </ns4:sizeRelH>
              </ns3:anchor>
            </w:drawing>
          </ns1:Choice>
          <ns1:Fallback>
            <w:pict>
              <ns10:shape ns2:anchorId="185A4F67" id="_x0000_s1048" type="#_x0000_t202" style="position:absolute;left:0;text-align:left;margin-left:0;margin-top:17.2pt;width:433.75pt;height:.05pt;z-index:251658289;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LkTGwIAAEA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" stroked="f">
                <ns10:textbox style="mso-fit-shape-to-text:t" inset="0,0,0,0">
                  <w:txbxContent>
                    <w:p ns2:paraId="15445C2B" ns2:textId="6E48CE5D" w:rsidR="005004F5" w:rsidRPr="00EE0F56" w:rsidRDefault="005004F5" w:rsidP="005004F5">
                      <w:pPr>
                        <w:pStyle w:val="Caption"/>
                        <w:jc w:val="center"/>
                        <w:rPr>
                          <w:noProof/>
                          <w:sz w:val="26"/>
                        </w:rPr>
                      </w:pPr>
                      <w:bookmarkStart w:id="182" w:name="_Toc242911240"/>
                      <w:r>
                        <w:t xml:space="preserve">Figure </w:t>
                      </w:r>
                      <w:fldSimple w:instr=" STYLEREF 1 \s ">
                        <w:r w:rsidR="0045305A">
                          <w:rPr>
                            <w:noProof/>
                          </w:rPr>
                          <w:t>4</w:t>
                        </w:r>
                      </w:fldSimple>
                      <w:r w:rsidR="0045305A">
                        <w:noBreakHyphen/>
                      </w:r>
                      <w:fldSimple w:instr=" SEQ Figure \* ARABIC \s 1 ">
                        <w:r w:rsidR="0045305A">
                          <w:rPr>
                            <w:noProof/>
                          </w:rPr>
                          <w:t>3</w:t>
                        </w:r>
                      </w:fldSimple>
                      <w:r>
                        <w:t xml:space="preserve"> </w:t>
                      </w:r>
                      <w:r w:rsidRPr="003A413A">
                        <w:t>Summary Trips</w:t>
                      </w:r>
                      <w:bookmarkEnd w:id="182"/>
                    </w:p>
                  </w:txbxContent>
                </ns10:textbox>
                <ns12:wrap anchorx="page"/>
              </ns10:shape>
            </w:pict>
          </ns1:Fallback>
        </ns1:AlternateContent>
      </w:r>
      <w:r w:rsidR="00BA6B1D" w:rsidRPr="00D333AA">
        <w:rPr>
          <w:szCs w:val="26"/>
        </w:rPr>
        <w:tab/>
      </w:r>
      <w:r w:rsidR="00BA6B1D" w:rsidRPr="00D333AA">
        <w:rPr>
          <w:szCs w:val="26"/>
        </w:rPr>
        <w:tab/>
      </w:r>
      <w:r w:rsidR="00BA6B1D" w:rsidRPr="00D333AA">
        <w:rPr>
          <w:szCs w:val="26"/>
        </w:rPr>
        <w:tab/>
      </w:r>
    </w:p>
    <w:p ns2:paraId="479BF7EA" ns2:textId="51ED27B6" w:rsidR="00BA6B1D" w:rsidRPr="00D333AA" w:rsidRDefault="00BA6B1D" w:rsidP="00D137E7">
      <w:pPr>
        <w:tabs>
          <w:tab w:val="center" w:pos="4320"/>
        </w:tabs>
        <w:spacing w:before="0" w:after="240"/>
        <w:ind w:firstLine="0"/>
      </w:pPr>
    </w:p>
    <w:p ns2:paraId="0386A12A" ns2:textId="73393F54" w:rsidR="00B83928" w:rsidRPr="00D333AA" w:rsidRDefault="00966335" w:rsidP="00B83928">
      <w:pPr>
        <w:spacing w:before="0" w:after="240"/>
        <w:rPr>
          <w:szCs w:val="26"/>
        </w:rPr>
      </w:pPr>
      <w:r>
        <w:rPr>
          <w:szCs w:val="26"/>
        </w:rPr>
        <w:t>As shown in Figure 4-3</w:t>
      </w:r>
      <w:r w:rsidR="004C42BA">
        <w:rPr>
          <w:szCs w:val="26"/>
        </w:rPr>
        <w:t>, this interface</w:t>
      </w:r>
      <w:r w:rsidR="00B83928" w:rsidRPr="00D333AA">
        <w:rPr>
          <w:szCs w:val="26"/>
        </w:rPr>
        <w:t xml:space="preserve"> illustrates the batch selection and record management capabilities within the Grouped Summary view. It demonstrates the standard </w:t>
      </w:r>
      <w:r w:rsidR="004C42BA">
        <w:rPr>
          <w:szCs w:val="26"/>
        </w:rPr>
        <w:t>data handling</w:t>
      </w:r>
      <w:r w:rsidR="00B83928" w:rsidRPr="00D333AA">
        <w:rPr>
          <w:szCs w:val="26"/>
        </w:rPr>
        <w:t xml:space="preserve"> behavior implemented across the system for managing large datasets. (1) Row Selection checkboxes enable users to select one or multiple summary batches directly from the data table. (2) Bottom Action Bar dynamically appears when a record is selected, providing authorized users with quick access to view details, edit the entry, or export the selected data into CSV or XLSX formats for external reporting.</w:t>
      </w:r>
    </w:p>
    <w:p ns2:paraId="56A29FCA" ns2:textId="4155CB3E" w:rsidR="00C61A3A" w:rsidRPr="00D333AA" w:rsidRDefault="00C61A3A" w:rsidP="067C6F43">
      <w:pPr>
        <w:spacing w:before="0" w:after="240"/>
        <w:rPr>
          <w:szCs w:val="26"/>
        </w:rPr>
      </w:pPr>
    </w:p>
    <w:p ns2:paraId="2F33AA7E" ns2:textId="1362ED55" w:rsidR="002D0A1F" w:rsidRPr="00D333AA" w:rsidRDefault="0045305A" w:rsidP="067C6F43">
      <w:pPr>
        <w:spacing w:before="0" w:after="240"/>
        <w:rPr>
          <w:szCs w:val="26"/>
        </w:rPr>
      </w:pPr>
      <w:r w:rsidRPr="00D333AA">
        <w:rPr>
          <w:noProof/>
        </w:rPr>
        <w:drawing>
          <ns3:anchor distT="0" distB="0" distL="114300" distR="114300" simplePos="0" relativeHeight="251658254" behindDoc="0" locked="0" layoutInCell="1" allowOverlap="1" ns4:anchorId="5E06023F" ns4:editId="084A7CE3">
            <ns3:simplePos x="0" y="0"/>
            <ns3:positionH relativeFrom="margin">
              <ns3:align>right</ns3:align>
            </ns3:positionH>
            <ns3:positionV relativeFrom="paragraph">
              <ns3:posOffset>97790</ns3:posOffset>
            </ns3:positionV>
            <ns3:extent cx="5486400" cy="1085850"/>
            <ns3:effectExtent l="19050" t="19050" r="19050" b="19050"/>
            <ns3:wrapNone/>
            <ns3:docPr id="2039296861" name="Picture 22"/>
            <ns3:cNvGraphicFramePr>
              <ns5:graphicFrameLocks noChangeAspect="1"/>
            </ns3:cNvGraphicFramePr>
            <ns5:graphic>
              <ns5:graphicData uri="http://schemas.openxmlformats.org/drawingml/2006/picture">
                <ns6:pic>
                  <ns6:nvPicPr>
                    <ns6:cNvPr id="0" name="Picture 7"/>
                    <ns6:cNvPicPr>
                      <ns5:picLocks noChangeAspect="1" noChangeArrowheads="1"/>
                    </ns6:cNvPicPr>
                  </ns6:nvPicPr>
                  <ns6:blipFill rotWithShape="1">
                    <ns5:blip ns7:embed="rId37">
                      <ns5:extLst>
                        <ns5:ext uri="{28A0092B-C50C-407E-A947-70E740481C1C}">
                          <ns8:useLocalDpi val="0"/>
                        </ns5:ext>
                      </ns5:extLst>
                    </ns5:blip>
                    <ns5:srcRect b="32147"/>
                    <ns5:stretch>
                      <ns5:fillRect/>
                    </ns5:stretch>
                  </ns6:blipFill>
                  <ns6:spPr bwMode="auto">
                    <ns5:xfrm>
                      <ns5:off x="0" y="0"/>
                      <ns5:ext cx="5486400" cy="1085850"/>
                    </ns5:xfrm>
                    <ns5:prstGeom prst="rect">
                      <ns5:avLst/>
                    </ns5:prstGeom>
                    <ns5:noFill/>
                    <ns5:ln>
                      <ns5:solidFill>
                        <ns5:schemeClr val="tx1"/>
                      </ns5:solid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p>
    <w:p ns2:paraId="32B401E9" ns2:textId="54FCE5D7" w:rsidR="00DF2DE3" w:rsidRPr="00D333AA" w:rsidRDefault="00DF2DE3" w:rsidP="067C6F43">
      <w:pPr>
        <w:spacing w:before="0" w:after="240"/>
      </w:pPr>
    </w:p>
    <w:p ns2:paraId="50503A7A" ns2:textId="757E5A0D" w:rsidR="0045305A" w:rsidRPr="00D333AA" w:rsidRDefault="0045305A" w:rsidP="067C6F43">
      <w:pPr>
        <w:spacing w:before="0" w:after="240"/>
        <w:rPr>
          <w:szCs w:val="26"/>
        </w:rPr>
      </w:pPr>
      <w:r w:rsidRPr="00D333AA">
        <w:rPr>
          <w:noProof/>
        </w:rPr>
        <ns1:AlternateContent>
          <ns1:Choice Requires="wps">
            <w:drawing>
              <ns3:anchor distT="0" distB="0" distL="114300" distR="114300" simplePos="0" relativeHeight="251658290" behindDoc="0" locked="0" layoutInCell="1" allowOverlap="1" ns4:anchorId="42F08A1B" ns4:editId="0B51AD78">
                <ns3:simplePos x="0" y="0"/>
                <ns3:positionH relativeFrom="margin">
                  <ns3:align>center</ns3:align>
                </ns3:positionH>
                <ns3:positionV relativeFrom="paragraph">
                  <ns3:posOffset>414655</ns3:posOffset>
                </ns3:positionV>
                <ns3:extent cx="5882640" cy="635"/>
                <ns3:effectExtent l="0" t="0" r="3810" b="0"/>
                <ns3:wrapNone/>
                <ns3:docPr id="1969781461" name="Text Box 1"/>
                <ns3:cNvGraphicFramePr/>
                <ns5:graphic>
                  <ns5:graphicData uri="http://schemas.microsoft.com/office/word/2010/wordprocessingShape">
                    <ns9:wsp>
                      <ns9:cNvSpPr txBox="1"/>
                      <ns9:spPr>
                        <ns5:xfrm>
                          <ns5:off x="0" y="0"/>
                          <ns5:ext cx="5882640" cy="635"/>
                        </ns5:xfrm>
                        <ns5:prstGeom prst="rect">
                          <ns5:avLst/>
                        </ns5:prstGeom>
                        <ns5:solidFill>
                          <ns5:prstClr val="white"/>
                        </ns5:solidFill>
                        <ns5:ln>
                          <ns5:noFill/>
                        </ns5:ln>
                      </ns9:spPr>
                      <ns9:txbx>
                        <w:txbxContent>
                          <w:p ns2:paraId="62FA24D6" ns2:textId="2A963401" w:rsidR="00DF2DE3" w:rsidRPr="009C62BC" w:rsidRDefault="00DF2DE3" w:rsidP="00DF2DE3">
                            <w:pPr>
                              <w:pStyle w:val="Caption"/>
                              <w:jc w:val="center"/>
                              <w:rPr>
                                <w:sz w:val="26"/>
                                <w:szCs w:val="26"/>
                              </w:rPr>
                            </w:pPr>
                            <w:bookmarkStart w:id="183" w:name="_Toc242911241"/>
                            <w:r>
                              <w:t xml:space="preserve">Figure </w:t>
                            </w:r>
                            <w:fldSimple w:instr=" STYLEREF 1 \s ">
                              <w:r w:rsidR="0045305A">
                                <w:rPr>
                                  <w:noProof/>
                                </w:rPr>
                                <w:t>4</w:t>
                              </w:r>
                            </w:fldSimple>
                            <w:r w:rsidR="0045305A">
                              <w:noBreakHyphen/>
                            </w:r>
                            <w:fldSimple w:instr=" SEQ Figure \* ARABIC \s 1 ">
                              <w:r w:rsidR="0045305A">
                                <w:rPr>
                                  <w:noProof/>
                                </w:rPr>
                                <w:t>4</w:t>
                              </w:r>
                            </w:fldSimple>
                            <w:r>
                              <w:t xml:space="preserve"> </w:t>
                            </w:r>
                            <w:r w:rsidRPr="00727690">
                              <w:t>Add and Edit Summary Interface</w:t>
                            </w:r>
                            <w:bookmarkEnd w:id="183"/>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4:sizeRelH relativeFrom="margin">
                  <ns4:pctWidth>0</ns4:pctWidth>
                </ns4:sizeRelH>
              </ns3:anchor>
            </w:drawing>
          </ns1:Choice>
          <ns1:Fallback>
            <w:pict>
              <ns10:shape ns2:anchorId="42F08A1B" id="_x0000_s1049" type="#_x0000_t202" style="position:absolute;left:0;text-align:left;margin-left:0;margin-top:32.65pt;width:463.2pt;height:.05pt;z-index:25165829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qrvGwIAAEA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" stroked="f">
                <ns10:textbox style="mso-fit-shape-to-text:t" inset="0,0,0,0">
                  <w:txbxContent>
                    <w:p ns2:paraId="62FA24D6" ns2:textId="2A963401" w:rsidR="00DF2DE3" w:rsidRPr="009C62BC" w:rsidRDefault="00DF2DE3" w:rsidP="00DF2DE3">
                      <w:pPr>
                        <w:pStyle w:val="Caption"/>
                        <w:jc w:val="center"/>
                        <w:rPr>
                          <w:sz w:val="26"/>
                          <w:szCs w:val="26"/>
                        </w:rPr>
                      </w:pPr>
                      <w:bookmarkStart w:id="184" w:name="_Toc242911241"/>
                      <w:r>
                        <w:t xml:space="preserve">Figure </w:t>
                      </w:r>
                      <w:fldSimple w:instr=" STYLEREF 1 \s ">
                        <w:r w:rsidR="0045305A">
                          <w:rPr>
                            <w:noProof/>
                          </w:rPr>
                          <w:t>4</w:t>
                        </w:r>
                      </w:fldSimple>
                      <w:r w:rsidR="0045305A">
                        <w:noBreakHyphen/>
                      </w:r>
                      <w:fldSimple w:instr=" SEQ Figure \* ARABIC \s 1 ">
                        <w:r w:rsidR="0045305A">
                          <w:rPr>
                            <w:noProof/>
                          </w:rPr>
                          <w:t>4</w:t>
                        </w:r>
                      </w:fldSimple>
                      <w:r>
                        <w:t xml:space="preserve"> </w:t>
                      </w:r>
                      <w:r w:rsidRPr="00727690">
                        <w:t>Add and Edit Summary Interface</w:t>
                      </w:r>
                      <w:bookmarkEnd w:id="184"/>
                    </w:p>
                  </w:txbxContent>
                </ns10:textbox>
                <ns12:wrap anchorx="margin"/>
              </ns10:shape>
            </w:pict>
          </ns1:Fallback>
        </ns1:AlternateContent>
      </w:r>
    </w:p>
    <w:p ns2:paraId="25D04876" ns2:textId="77777777" w:rsidR="0045305A" w:rsidRPr="00D333AA" w:rsidRDefault="0045305A" w:rsidP="067C6F43">
      <w:pPr>
        <w:spacing w:before="0" w:after="240"/>
        <w:rPr>
          <w:szCs w:val="26"/>
        </w:rPr>
      </w:pPr>
    </w:p>
    <w:p ns2:paraId="6FE1505E" ns2:textId="28FA800D" w:rsidR="004358C7" w:rsidRPr="00D333AA" w:rsidRDefault="00966335" w:rsidP="067C6F43">
      <w:pPr>
        <w:spacing w:before="0" w:after="240"/>
        <w:rPr>
          <w:szCs w:val="26"/>
        </w:rPr>
      </w:pPr>
      <w:r>
        <w:rPr>
          <w:szCs w:val="26"/>
        </w:rPr>
        <w:t>As shown in Figure 4-4</w:t>
      </w:r>
      <w:r w:rsidR="004C42BA">
        <w:rPr>
          <w:szCs w:val="26"/>
        </w:rPr>
        <w:t>, this interface</w:t>
      </w:r>
      <w:r w:rsidR="004358C7" w:rsidRPr="00D333AA">
        <w:rPr>
          <w:szCs w:val="26"/>
        </w:rPr>
        <w:t xml:space="preserve"> shows the data entry form utilized by Staff personnel to log new trip summaries into the database, which also serves as the identical user interface for editing existing records. The layout is designed to handle multiple trip inputs simultaneously to speed up the data encoding process. (1) Configuration Bar captures the primary details of the summary batch including the date and company attribution, while providing controls to dynamically add new entry rows. (2) Data Entry Table provides specific input fields for granular trip metrics, requiring the user to encode vehicle assignments, drivers, routes, passenger counts, and departure and arrival times. (3) Save Summary button commits the inputted operational records to the system database once the table is completely filled out. </w:t>
      </w:r>
    </w:p>
    <w:p ns2:paraId="30537E3B" ns2:textId="57AA9B1D" w:rsidR="067C6F43" w:rsidRPr="00D333AA" w:rsidRDefault="00FC409A" w:rsidP="067C6F43">
      <w:pPr>
        <w:spacing w:before="0" w:after="240"/>
        <w:rPr>
          <w:i/>
          <w:szCs w:val="26"/>
        </w:rPr>
      </w:pPr>
      <w:r>
        <w:t>Supporting Feature: Route and Company Management</w:t>
      </w:r>
    </w:p>
    <w:p ns2:paraId="474955A5" ns2:textId="5F448536" w:rsidR="000E09DE" w:rsidRPr="00D333AA" w:rsidRDefault="00966335" w:rsidP="067C6F43">
      <w:pPr>
        <w:spacing w:before="0" w:after="240"/>
        <w:rPr>
          <w:szCs w:val="26"/>
        </w:rPr>
      </w:pPr>
      <w:r>
        <w:rPr>
          <w:szCs w:val="26"/>
        </w:rPr>
        <w:t>As shown in Figure 4-8</w:t>
      </w:r>
      <w:r w:rsidR="004C42BA">
        <w:rPr>
          <w:szCs w:val="26"/>
        </w:rPr>
        <w:t>, this interface</w:t>
      </w:r>
      <w:r w:rsidR="000E09DE" w:rsidRPr="00D333AA">
        <w:rPr>
          <w:szCs w:val="26"/>
        </w:rPr>
        <w:t xml:space="preserve"> illustrates the Route Management module, which allows authorized personnel to oversee destination records and set operational rates. Unlike other system modules that utilize separate pop-up forms for data entry, this interface implements an inline management approach to streamline frequent updates. (1) Route Creation Panel is positioned directly at the top of the interface, allowing users to quickly input a new route name and financial rate without navigating to a separate registration page. (2) Inline Edit Icons are </w:t>
      </w:r>
      <w:r w:rsidR="000E09DE" w:rsidRPr="00D333AA">
        <w:rPr>
          <w:szCs w:val="26"/>
        </w:rPr>
        <w:lastRenderedPageBreak/>
        <w:t>integrated directly into the data table rows, enabling administrators to modify specific route details or rates instantly within the list view. (3) Bottom Action Bar dynamically appears upon row selection; however, because editing is handled inline, this menu is streamlined to focus solely on exporting the selected route data.</w:t>
      </w:r>
    </w:p>
    <w:p ns2:paraId="10A9911F" ns2:textId="367CD25A" w:rsidR="00DF2DE3" w:rsidRPr="00D333AA" w:rsidRDefault="00A95CF1" w:rsidP="067C6F43">
      <w:pPr>
        <w:spacing w:before="0" w:after="240"/>
        <w:rPr>
          <w:szCs w:val="26"/>
        </w:rPr>
      </w:pPr>
      <w:r>
        <w:rPr>
          <w:szCs w:val="26"/>
        </w:rPr>
        <w:t>The Company Management interface, which is restricted to authorized administrators for managing organizational profiles and client relationships. The data table categorizes registered entities by displaying essential details alongside specific entity classifications, utilizing color-coded tags to visually differentiate between the Primary company and various Partner clients. Because this module relies on the established data handling behavior of the overall system, the interface maintains a clean universal layout where administrators can click the top action button to initialize a new profile or select an existing row to trigger the standard update, delete, and export functions.</w:t>
      </w:r>
    </w:p>
    <w:p ns2:paraId="30537E3B" ns2:textId="57AA9B1D" w:rsidR="067C6F43" w:rsidRPr="00D333AA" w:rsidRDefault="00FC409A" w:rsidP="067C6F43">
      <w:pPr>
        <w:spacing w:before="0" w:after="240"/>
        <w:rPr>
          <w:i/>
          <w:szCs w:val="26"/>
        </w:rPr>
      </w:pPr>
      <w:r>
        <w:t>Objective 1.5: Maintenance and Compliance Tracking</w:t>
      </w:r>
    </w:p>
    <w:p ns2:paraId="5D820468" ns2:textId="4B6CDAAA" w:rsidR="00D137E7" w:rsidRPr="00D333AA" w:rsidRDefault="00DF2DE3" w:rsidP="00D137E7">
      <w:pPr>
        <w:spacing w:before="0" w:after="240"/>
      </w:pPr>
      <w:r w:rsidRPr="00D333AA">
        <w:rPr>
          <w:noProof/>
        </w:rPr>
        <ns1:AlternateContent>
          <ns1:Choice Requires="wps">
            <w:drawing>
              <ns3:anchor distT="0" distB="0" distL="114300" distR="114300" simplePos="0" relativeHeight="251658292" behindDoc="0" locked="0" layoutInCell="1" allowOverlap="1" ns4:anchorId="0613824E" ns4:editId="2A0D8047">
                <ns3:simplePos x="0" y="0"/>
                <ns3:positionH relativeFrom="page">
                  <ns3:align>center</ns3:align>
                </ns3:positionH>
                <ns3:positionV relativeFrom="paragraph">
                  <ns3:posOffset>297634</ns3:posOffset>
                </ns3:positionV>
                <ns3:extent cx="5486400" cy="635"/>
                <ns3:effectExtent l="0" t="0" r="0" b="0"/>
                <ns3:wrapNone/>
                <ns3:docPr id="732843498" name="Text Box 1"/>
                <ns3:cNvGraphicFramePr/>
                <ns5:graphic>
                  <ns5:graphicData uri="http://schemas.microsoft.com/office/word/2010/wordprocessingShape">
                    <ns9:wsp>
                      <ns9:cNvSpPr txBox="1"/>
                      <ns9:spPr>
                        <ns5:xfrm>
                          <ns5:off x="0" y="0"/>
                          <ns5:ext cx="5486400" cy="635"/>
                        </ns5:xfrm>
                        <ns5:prstGeom prst="rect">
                          <ns5:avLst/>
                        </ns5:prstGeom>
                        <ns5:solidFill>
                          <ns5:prstClr val="white"/>
                        </ns5:solidFill>
                        <ns5:ln>
                          <ns5:noFill/>
                        </ns5:ln>
                      </ns9:spPr>
                      <ns9:txbx>
                        <w:txbxContent>
                          <w:p ns2:paraId="65A53241" ns2:textId="6447AE98" w:rsidR="00DF2DE3" w:rsidRPr="00B9378D" w:rsidRDefault="00DF2DE3" w:rsidP="00DF2DE3">
                            <w:pPr>
                              <w:pStyle w:val="Caption"/>
                              <w:jc w:val="center"/>
                              <w:rPr>
                                <w:noProof/>
                                <w:sz w:val="26"/>
                              </w:rPr>
                            </w:pPr>
                            <w:bookmarkStart w:id="188" w:name="_Toc242911244"/>
                            <w:r>
                              <w:t xml:space="preserve">Figure </w:t>
                            </w:r>
                            <w:fldSimple w:instr=" STYLEREF 1 \s ">
                              <w:r w:rsidR="0045305A">
                                <w:rPr>
                                  <w:noProof/>
                                </w:rPr>
                                <w:t>4</w:t>
                              </w:r>
                            </w:fldSimple>
                            <w:r w:rsidR="0045305A">
                              <w:noBreakHyphen/>
                            </w:r>
                            <w:fldSimple w:instr=" SEQ Figure \* ARABIC \s 1 ">
                              <w:r w:rsidR="0045305A">
                                <w:rPr>
                                  <w:noProof/>
                                </w:rPr>
                                <w:t>7</w:t>
                              </w:r>
                            </w:fldSimple>
                            <w:r>
                              <w:t xml:space="preserve"> </w:t>
                            </w:r>
                            <w:r w:rsidRPr="00736CC2">
                              <w:t>Maintenance/Repair Log Interface</w:t>
                            </w:r>
                            <w:bookmarkEnd w:id="188"/>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0613824E" id="_x0000_s1051" type="#_x0000_t202" style="position:absolute;left:0;text-align:left;margin-left:0;margin-top:23.45pt;width:6in;height:.05pt;z-index:251658292;visibility:visible;mso-wrap-style:square;mso-wrap-distance-left:9pt;mso-wrap-distance-top:0;mso-wrap-distance-right:9pt;mso-wrap-distance-bottom:0;mso-position-horizontal:center;mso-position-horizontal-relative:page;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" stroked="f">
                <ns10:textbox style="mso-fit-shape-to-text:t" inset="0,0,0,0">
                  <w:txbxContent>
                    <w:p ns2:paraId="65A53241" ns2:textId="6447AE98" w:rsidR="00DF2DE3" w:rsidRPr="00B9378D" w:rsidRDefault="00DF2DE3" w:rsidP="00DF2DE3">
                      <w:pPr>
                        <w:pStyle w:val="Caption"/>
                        <w:jc w:val="center"/>
                        <w:rPr>
                          <w:noProof/>
                          <w:sz w:val="26"/>
                        </w:rPr>
                      </w:pPr>
                      <w:bookmarkStart w:id="189" w:name="_Toc242911244"/>
                      <w:r>
                        <w:t xml:space="preserve">Figure </w:t>
                      </w:r>
                      <w:fldSimple w:instr=" STYLEREF 1 \s ">
                        <w:r w:rsidR="0045305A">
                          <w:rPr>
                            <w:noProof/>
                          </w:rPr>
                          <w:t>4</w:t>
                        </w:r>
                      </w:fldSimple>
                      <w:r w:rsidR="0045305A">
                        <w:noBreakHyphen/>
                      </w:r>
                      <w:fldSimple w:instr=" SEQ Figure \* ARABIC \s 1 ">
                        <w:r w:rsidR="0045305A">
                          <w:rPr>
                            <w:noProof/>
                          </w:rPr>
                          <w:t>7</w:t>
                        </w:r>
                      </w:fldSimple>
                      <w:r>
                        <w:t xml:space="preserve"> </w:t>
                      </w:r>
                      <w:r w:rsidRPr="00736CC2">
                        <w:t>Maintenance/Repair Log Interface</w:t>
                      </w:r>
                      <w:bookmarkEnd w:id="189"/>
                    </w:p>
                  </w:txbxContent>
                </ns10:textbox>
                <ns12:wrap anchorx="page"/>
              </ns10:shape>
            </w:pict>
          </ns1:Fallback>
        </ns1:AlternateContent>
      </w:r>
    </w:p>
    <w:p ns2:paraId="55C46793" ns2:textId="77777777" w:rsidR="00DF2DE3" w:rsidRPr="00D333AA" w:rsidRDefault="00DF2DE3" w:rsidP="001110DD">
      <w:pPr>
        <w:spacing w:before="0" w:after="240"/>
      </w:pPr>
    </w:p>
    <w:p ns2:paraId="085A4788" ns2:textId="4C4ED0E9" w:rsidR="00D16292" w:rsidRPr="00D333AA" w:rsidRDefault="00966335" w:rsidP="001110DD">
      <w:pPr>
        <w:spacing w:before="0" w:after="240"/>
      </w:pPr>
      <w:r>
        <w:t>As shown in Figure 4-7</w:t>
      </w:r>
      <w:r w:rsidR="004C42BA">
        <w:t>, this interface</w:t>
      </w:r>
      <w:r w:rsidR="005700D8" w:rsidRPr="00D333AA">
        <w:t xml:space="preserve"> presents the maintenance log modal for a specific vehicle, which provides a chronological history of all recorded repairs and maintenance activities. The module allows authorized personnel to track the health status of individual assets and review historical incidents, including specific </w:t>
      </w:r>
      <w:r w:rsidR="005700D8" w:rsidRPr="00D333AA">
        <w:lastRenderedPageBreak/>
        <w:t xml:space="preserve">dates for when issues occurred and when they were resolved. (1) Log New Issue button enables staff users to record a new vehicle problem or schedule upcoming maintenance, triggering a data entry form to capture the incident details. (2) Status Badges visually communicate the classification and current state of a specific log entry, utilizing color-coded tags such as MAINTENANCE, REPAIR, and FIXED to help users quickly differentiate between routine upkeep, active issues, and completed </w:t>
      </w:r>
      <w:r w:rsidR="00DF2DE3" w:rsidRPr="00D333AA">
        <w:rPr>
          <w:noProof/>
        </w:rPr>
        <ns1:AlternateContent>
          <ns1:Choice Requires="wps">
            <w:drawing>
              <ns3:anchor distT="0" distB="0" distL="114300" distR="114300" simplePos="0" relativeHeight="251658293" behindDoc="0" locked="0" layoutInCell="1" allowOverlap="1" ns4:anchorId="3F240E01" ns4:editId="7AA05459">
                <ns3:simplePos x="0" y="0"/>
                <ns3:positionH relativeFrom="column">
                  <ns3:posOffset>0</ns3:posOffset>
                </ns3:positionH>
                <ns3:positionV relativeFrom="paragraph">
                  <ns3:posOffset>3809365</ns3:posOffset>
                </ns3:positionV>
                <ns3:extent cx="5486400" cy="635"/>
                <ns3:effectExtent l="0" t="0" r="0" b="0"/>
                <ns3:wrapNone/>
                <ns3:docPr id="1215061423" name="Text Box 1"/>
                <ns3:cNvGraphicFramePr/>
                <ns5:graphic>
                  <ns5:graphicData uri="http://schemas.microsoft.com/office/word/2010/wordprocessingShape">
                    <ns9:wsp>
                      <ns9:cNvSpPr txBox="1"/>
                      <ns9:spPr>
                        <ns5:xfrm>
                          <ns5:off x="0" y="0"/>
                          <ns5:ext cx="5486400" cy="635"/>
                        </ns5:xfrm>
                        <ns5:prstGeom prst="rect">
                          <ns5:avLst/>
                        </ns5:prstGeom>
                        <ns5:solidFill>
                          <ns5:prstClr val="white"/>
                        </ns5:solidFill>
                        <ns5:ln>
                          <ns5:noFill/>
                        </ns5:ln>
                      </ns9:spPr>
                      <ns9:txbx>
                        <w:txbxContent>
                          <w:p ns2:paraId="7D73DF06" ns2:textId="380FF4B7" w:rsidR="00DF2DE3" w:rsidRPr="00CB4E4F" w:rsidRDefault="00DF2DE3" w:rsidP="00DF2DE3">
                            <w:pPr>
                              <w:pStyle w:val="Caption"/>
                              <w:jc w:val="center"/>
                              <w:rPr>
                                <w:sz w:val="26"/>
                              </w:rPr>
                            </w:pPr>
                            <w:bookmarkStart w:id="190" w:name="_Toc242911245"/>
                            <w:r>
                              <w:t xml:space="preserve">Figure </w:t>
                            </w:r>
                            <w:fldSimple w:instr=" STYLEREF 1 \s ">
                              <w:r w:rsidR="0045305A">
                                <w:rPr>
                                  <w:noProof/>
                                </w:rPr>
                                <w:t>4</w:t>
                              </w:r>
                            </w:fldSimple>
                            <w:r w:rsidR="0045305A">
                              <w:noBreakHyphen/>
                            </w:r>
                            <w:fldSimple w:instr=" SEQ Figure \* ARABIC \s 1 ">
                              <w:r w:rsidR="0045305A">
                                <w:rPr>
                                  <w:noProof/>
                                </w:rPr>
                                <w:t>8</w:t>
                              </w:r>
                            </w:fldSimple>
                            <w:r>
                              <w:t xml:space="preserve"> </w:t>
                            </w:r>
                            <w:r w:rsidRPr="00ED47C2">
                              <w:t>Route Management Interface</w:t>
                            </w:r>
                            <w:bookmarkEnd w:id="190"/>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3F240E01" id="_x0000_s1052" type="#_x0000_t202" style="position:absolute;left:0;text-align:left;margin-left:0;margin-top:299.95pt;width:6in;height:.05pt;z-index:251658293;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GSBGwIAAEA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" stroked="f">
                <ns10:textbox style="mso-fit-shape-to-text:t" inset="0,0,0,0">
                  <w:txbxContent>
                    <w:p ns2:paraId="7D73DF06" ns2:textId="380FF4B7" w:rsidR="00DF2DE3" w:rsidRPr="00CB4E4F" w:rsidRDefault="00DF2DE3" w:rsidP="00DF2DE3">
                      <w:pPr>
                        <w:pStyle w:val="Caption"/>
                        <w:jc w:val="center"/>
                        <w:rPr>
                          <w:sz w:val="26"/>
                        </w:rPr>
                      </w:pPr>
                      <w:bookmarkStart w:id="191" w:name="_Toc242911245"/>
                      <w:r>
                        <w:t xml:space="preserve">Figure </w:t>
                      </w:r>
                      <w:fldSimple w:instr=" STYLEREF 1 \s ">
                        <w:r w:rsidR="0045305A">
                          <w:rPr>
                            <w:noProof/>
                          </w:rPr>
                          <w:t>4</w:t>
                        </w:r>
                      </w:fldSimple>
                      <w:r w:rsidR="0045305A">
                        <w:noBreakHyphen/>
                      </w:r>
                      <w:fldSimple w:instr=" SEQ Figure \* ARABIC \s 1 ">
                        <w:r w:rsidR="0045305A">
                          <w:rPr>
                            <w:noProof/>
                          </w:rPr>
                          <w:t>8</w:t>
                        </w:r>
                      </w:fldSimple>
                      <w:r>
                        <w:t xml:space="preserve"> </w:t>
                      </w:r>
                      <w:r w:rsidRPr="00ED47C2">
                        <w:t>Route Management Interface</w:t>
                      </w:r>
                      <w:bookmarkEnd w:id="191"/>
                    </w:p>
                  </w:txbxContent>
                </ns10:textbox>
              </ns10:shape>
            </w:pict>
          </ns1:Fallback>
        </ns1:AlternateContent>
      </w:r>
      <w:r w:rsidR="00D16292" w:rsidRPr="00D333AA">
        <w:rPr>
          <w:noProof/>
        </w:rPr>
        <w:drawing>
          <ns3:anchor distT="0" distB="0" distL="114300" distR="114300" simplePos="0" relativeHeight="251658279" behindDoc="0" locked="0" layoutInCell="1" allowOverlap="1" ns4:anchorId="55E9D9E8" ns4:editId="71217732">
            <ns3:simplePos x="0" y="0"/>
            <ns3:positionH relativeFrom="margin">
              <ns3:align>right</ns3:align>
            </ns3:positionH>
            <ns3:positionV relativeFrom="paragraph">
              <ns3:posOffset>1153842</ns3:posOffset>
            </ns3:positionV>
            <ns3:extent cx="5486400" cy="2598420"/>
            <ns3:effectExtent l="19050" t="19050" r="19050" b="11430"/>
            <ns3:wrapNone/>
            <ns3:docPr id="1153767590" name="Picture 26"/>
            <ns3:cNvGraphicFramePr>
              <ns5:graphicFrameLocks noChangeAspect="1"/>
            </ns3:cNvGraphicFramePr>
            <ns5:graphic>
              <ns5:graphicData uri="http://schemas.openxmlformats.org/drawingml/2006/picture">
                <ns6:pic>
                  <ns6:nvPicPr>
                    <ns6:cNvPr id="0" name="Picture 15"/>
                    <ns6:cNvPicPr>
                      <ns5:picLocks noChangeAspect="1" noChangeArrowheads="1"/>
                    </ns6:cNvPicPr>
                  </ns6:nvPicPr>
                  <ns6:blipFill>
                    <ns5:blip ns7:embed="rId41">
                      <ns5:extLst>
                        <ns5:ext uri="{28A0092B-C50C-407E-A947-70E740481C1C}">
                          <ns8:useLocalDpi val="0"/>
                        </ns5:ext>
                      </ns5:extLst>
                    </ns5:blip>
                    <ns5:srcRect/>
                    <ns5:stretch>
                      <ns5:fillRect/>
                    </ns5:stretch>
                  </ns6:blipFill>
                  <ns6:spPr bwMode="auto">
                    <ns5:xfrm>
                      <ns5:off x="0" y="0"/>
                      <ns5:ext cx="5486400" cy="2598420"/>
                    </ns5:xfrm>
                    <ns5:prstGeom prst="rect">
                      <ns5:avLst/>
                    </ns5:prstGeom>
                    <ns5:noFill/>
                    <ns5:ln>
                      <ns5:solidFill>
                        <ns5:schemeClr val="tx1"/>
                      </ns5:solidFill>
                    </ns5:ln>
                  </ns6:spPr>
                </ns6:pic>
              </ns5:graphicData>
            </ns5:graphic>
          </ns3:anchor>
        </w:drawing>
      </w:r>
      <w:r w:rsidR="005700D8" w:rsidRPr="00D333AA">
        <w:t>repairs.</w:t>
      </w:r>
    </w:p>
    <w:p ns2:paraId="0D093C92" ns2:textId="4DE5C093" w:rsidR="000E09DE" w:rsidRPr="00D333AA" w:rsidRDefault="000E09DE" w:rsidP="001110DD">
      <w:pPr>
        <w:spacing w:before="0" w:after="240"/>
      </w:pPr>
    </w:p>
    <w:p ns2:paraId="68D8A945" ns2:textId="0FB037CC" w:rsidR="000E09DE" w:rsidRPr="00D333AA" w:rsidRDefault="000E09DE" w:rsidP="067C6F43">
      <w:pPr>
        <w:spacing w:before="0" w:after="240"/>
      </w:pPr>
    </w:p>
    <w:p ns2:paraId="60B46A29" ns2:textId="6E425EE8" w:rsidR="00D16292" w:rsidRPr="00D333AA" w:rsidRDefault="00D16292" w:rsidP="067C6F43">
      <w:pPr>
        <w:spacing w:before="0" w:after="240"/>
      </w:pPr>
    </w:p>
    <w:p ns2:paraId="30537E3B" ns2:textId="57AA9B1D" w:rsidR="067C6F43" w:rsidRPr="00D333AA" w:rsidRDefault="00FC409A" w:rsidP="067C6F43">
      <w:pPr>
        <w:spacing w:before="0" w:after="240"/>
        <w:rPr>
          <w:i/>
          <w:szCs w:val="26"/>
        </w:rPr>
      </w:pPr>
      <w:r>
        <w:t>Objective 1.6: Real-time Notifications, Alerts, and Access Control</w:t>
      </w:r>
    </w:p>
    <w:p ns2:paraId="0907E34E" ns2:textId="200CAEAF" w:rsidR="067C6F43" w:rsidRPr="00D333AA" w:rsidRDefault="005004F5" w:rsidP="067C6F43">
      <w:pPr>
        <w:spacing w:before="0" w:after="240"/>
      </w:pPr>
      <w:r w:rsidRPr="00D333AA">
        <w:rPr>
          <w:noProof/>
        </w:rPr>
        <ns1:AlternateContent>
          <ns1:Choice Requires="wps">
            <w:drawing>
              <ns3:anchor distT="0" distB="0" distL="114300" distR="114300" simplePos="0" relativeHeight="251658287" behindDoc="0" locked="0" layoutInCell="1" allowOverlap="1" ns4:anchorId="7C2280F5" ns4:editId="0AC40762">
                <ns3:simplePos x="0" y="0"/>
                <ns3:positionH relativeFrom="column">
                  <ns3:posOffset>0</ns3:posOffset>
                </ns3:positionH>
                <ns3:positionV relativeFrom="paragraph">
                  <ns3:posOffset>2743200</ns3:posOffset>
                </ns3:positionV>
                <ns3:extent cx="5446395" cy="635"/>
                <ns3:effectExtent l="0" t="0" r="0" b="0"/>
                <ns3:wrapSquare wrapText="bothSides"/>
                <ns3:docPr id="1163321982" name="Text Box 1"/>
                <ns3:cNvGraphicFramePr/>
                <ns5:graphic>
                  <ns5:graphicData uri="http://schemas.microsoft.com/office/word/2010/wordprocessingShape">
                    <ns9:wsp>
                      <ns9:cNvSpPr txBox="1"/>
                      <ns9:spPr>
                        <ns5:xfrm>
                          <ns5:off x="0" y="0"/>
                          <ns5:ext cx="5446395" cy="635"/>
                        </ns5:xfrm>
                        <ns5:prstGeom prst="rect">
                          <ns5:avLst/>
                        </ns5:prstGeom>
                        <ns5:solidFill>
                          <ns5:prstClr val="white"/>
                        </ns5:solidFill>
                        <ns5:ln>
                          <ns5:noFill/>
                        </ns5:ln>
                      </ns9:spPr>
                      <ns9:txbx>
                        <w:txbxContent>
                          <w:p ns2:paraId="3F50E73C" ns2:textId="47B535E8" w:rsidR="005004F5" w:rsidRPr="007E0AB1" w:rsidRDefault="005004F5" w:rsidP="005004F5">
                            <w:pPr>
                              <w:pStyle w:val="Caption"/>
                              <w:jc w:val="center"/>
                              <w:rPr>
                                <w:sz w:val="26"/>
                              </w:rPr>
                            </w:pPr>
                            <w:bookmarkStart w:id="177" w:name="_Toc242911238"/>
                            <w:r>
                              <w:t xml:space="preserve">Figure </w:t>
                            </w:r>
                            <w:fldSimple w:instr=" STYLEREF 1 \s ">
                              <w:r w:rsidR="0045305A">
                                <w:rPr>
                                  <w:noProof/>
                                </w:rPr>
                                <w:t>4</w:t>
                              </w:r>
                            </w:fldSimple>
                            <w:r w:rsidR="0045305A">
                              <w:noBreakHyphen/>
                            </w:r>
                            <w:fldSimple w:instr=" SEQ Figure \* ARABIC \s 1 ">
                              <w:r w:rsidR="0045305A">
                                <w:rPr>
                                  <w:noProof/>
                                </w:rPr>
                                <w:t>1</w:t>
                              </w:r>
                            </w:fldSimple>
                            <w:r>
                              <w:t xml:space="preserve"> </w:t>
                            </w:r>
                            <w:r w:rsidRPr="00155D6D">
                              <w:t>Admin and Staff Dashboard</w:t>
                            </w:r>
                            <w:bookmarkEnd w:id="177"/>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7C2280F5" id="_x0000_s1046" type="#_x0000_t202" style="position:absolute;left:0;text-align:left;margin-left:0;margin-top:3in;width:428.85pt;height:.05pt;z-index:251658287;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" stroked="f">
                <ns10:textbox style="mso-fit-shape-to-text:t" inset="0,0,0,0">
                  <w:txbxContent>
                    <w:p ns2:paraId="3F50E73C" ns2:textId="47B535E8" w:rsidR="005004F5" w:rsidRPr="007E0AB1" w:rsidRDefault="005004F5" w:rsidP="005004F5">
                      <w:pPr>
                        <w:pStyle w:val="Caption"/>
                        <w:jc w:val="center"/>
                        <w:rPr>
                          <w:sz w:val="26"/>
                        </w:rPr>
                      </w:pPr>
                      <w:bookmarkStart w:id="178" w:name="_Toc242911238"/>
                      <w:r>
                        <w:t xml:space="preserve">Figure </w:t>
                      </w:r>
                      <w:fldSimple w:instr=" STYLEREF 1 \s ">
                        <w:r w:rsidR="0045305A">
                          <w:rPr>
                            <w:noProof/>
                          </w:rPr>
                          <w:t>4</w:t>
                        </w:r>
                      </w:fldSimple>
                      <w:r w:rsidR="0045305A">
                        <w:noBreakHyphen/>
                      </w:r>
                      <w:fldSimple w:instr=" SEQ Figure \* ARABIC \s 1 ">
                        <w:r w:rsidR="0045305A">
                          <w:rPr>
                            <w:noProof/>
                          </w:rPr>
                          <w:t>1</w:t>
                        </w:r>
                      </w:fldSimple>
                      <w:r>
                        <w:t xml:space="preserve"> </w:t>
                      </w:r>
                      <w:r w:rsidRPr="00155D6D">
                        <w:t>Admin and Staff Dashboard</w:t>
                      </w:r>
                      <w:bookmarkEnd w:id="178"/>
                    </w:p>
                  </w:txbxContent>
                </ns10:textbox>
                <ns12:wrap type="square"/>
              </ns10:shape>
            </w:pict>
          </ns1:Fallback>
        </ns1:AlternateContent>
      </w:r>
      <w:r w:rsidR="22DEE2A2" w:rsidRPr="00D333AA">
        <w:rPr>
          <w:noProof/>
        </w:rPr>
        <w:drawing>
          <ns3:anchor distT="0" distB="0" distL="114300" distR="114300" simplePos="0" relativeHeight="251658240" behindDoc="0" locked="0" layoutInCell="1" allowOverlap="1" ns4:anchorId="456C57B8" ns4:editId="47D54AC7">
            <ns3:simplePos x="0" y="0"/>
            <ns3:positionH relativeFrom="column">
              <ns3:align>left</ns3:align>
            </ns3:positionH>
            <ns3:positionV relativeFrom="paragraph">
              <ns3:posOffset>0</ns3:posOffset>
            </ns3:positionV>
            <ns3:extent cx="5446485" cy="2686050"/>
            <ns3:effectExtent l="19050" t="19050" r="20955" b="19050"/>
            <ns3:wrapSquare wrapText="bothSides"/>
            <ns3:docPr id="355443918" name="Picture 19"/>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34">
                      <ns5:extLst>
                        <ns5:ext uri="{28A0092B-C50C-407E-A947-70E740481C1C}">
                          <ns8:useLocalDpi val="0"/>
                        </ns5:ext>
                      </ns5:extLst>
                    </ns5:blip>
                    <ns5:srcRect/>
                    <ns5:stretch>
                      <ns5:fillRect/>
                    </ns5:stretch>
                  </ns6:blipFill>
                  <ns6:spPr bwMode="auto">
                    <ns5:xfrm>
                      <ns5:off x="0" y="0"/>
                      <ns5:ext cx="5454764" cy="2690133"/>
                    </ns5:xfrm>
                    <ns5:prstGeom prst="rect">
                      <ns5:avLst/>
                    </ns5:prstGeom>
                    <ns5:noFill/>
                    <ns5:ln>
                      <ns5:solidFill>
                        <ns5:schemeClr val="tx1"/>
                      </ns5:solidFill>
                    </ns5:ln>
                  </ns6:spPr>
                </ns6:pic>
              </ns5:graphicData>
            </ns5:graphic>
            <ns4:sizeRelH relativeFrom="page">
              <ns4:pctWidth>0</ns4:pctWidth>
            </ns4:sizeRelH>
            <ns4:sizeRelV relativeFrom="page">
              <ns4:pctHeight>0</ns4:pctHeight>
            </ns4:sizeRelV>
          </ns3:anchor>
        </w:drawing>
      </w:r>
    </w:p>
    <w:p ns2:paraId="3E623A1D" ns2:textId="27B49F72" w:rsidR="00073FEC" w:rsidRPr="00D333AA" w:rsidRDefault="00966335" w:rsidP="006401D6">
      <w:pPr>
        <w:spacing w:before="0" w:after="240"/>
        <w:rPr>
          <w:szCs w:val="26"/>
        </w:rPr>
      </w:pPr>
      <w:r>
        <w:rPr>
          <w:szCs w:val="26"/>
        </w:rPr>
        <w:lastRenderedPageBreak/>
        <w:t>As shown in Figure 4-1</w:t>
      </w:r>
      <w:r w:rsidR="004C42BA">
        <w:rPr>
          <w:szCs w:val="26"/>
        </w:rPr>
        <w:t>, this interface</w:t>
      </w:r>
      <w:r w:rsidR="00C61A3A" w:rsidRPr="00D333AA">
        <w:rPr>
          <w:szCs w:val="26"/>
        </w:rPr>
        <w:t xml:space="preserve"> illustrates the main Dashboard of the Shervice system, designed to provide a comprehensive and high-level overview of the core operations of the company. </w:t>
      </w:r>
    </w:p>
    <w:p ns2:paraId="20367CB5" ns2:textId="1C352892" w:rsidR="00924F83" w:rsidRPr="00D333AA" w:rsidRDefault="00C61A3A" w:rsidP="006401D6">
      <w:pPr>
        <w:spacing w:before="0" w:after="240"/>
        <w:rPr>
          <w:szCs w:val="26"/>
        </w:rPr>
      </w:pPr>
      <w:r w:rsidRPr="00D333AA">
        <w:rPr>
          <w:szCs w:val="26"/>
        </w:rPr>
        <w:t xml:space="preserve">The dashboard displays critical performance indicators through top-level summary cards including Total Trips, Active Drivers, and Active Vehicles, alongside various data visualizations to help administrators quickly monitor the fleet status and overall business performance. (1) Global Header contains essential system tools like a search function, notification alerts, and user profile access for account management. (2) Refresh button is used to manually update the dashboard metrics to retrieve the most current operational data without reloading the entire web page. (3) Date Filter dropdown enables users to specify a particular timeframe, such as a specific month and year, which allows for targeted analysis of historical records within individual charts like the Client Monthly Dispatches. </w:t>
      </w:r>
    </w:p>
    <w:p ns2:paraId="43A9B153" ns2:textId="5E705CEA" w:rsidR="003713FB" w:rsidRPr="00D333AA" w:rsidRDefault="0045305A" w:rsidP="067C6F43">
      <w:pPr>
        <w:spacing w:before="0" w:after="240"/>
        <w:rPr>
          <w:szCs w:val="26"/>
        </w:rPr>
      </w:pPr>
      <w:r w:rsidRPr="00D333AA">
        <w:rPr>
          <w:noProof/>
        </w:rPr>
        <ns1:AlternateContent>
          <ns1:Choice Requires="wps">
            <w:drawing>
              <ns3:anchor distT="0" distB="0" distL="114300" distR="114300" simplePos="0" relativeHeight="251658294" behindDoc="0" locked="0" layoutInCell="1" allowOverlap="1" ns4:anchorId="6987D174" ns4:editId="7F712C42">
                <ns3:simplePos x="0" y="0"/>
                <ns3:positionH relativeFrom="margin">
                  <ns3:align>center</ns3:align>
                </ns3:positionH>
                <ns3:positionV relativeFrom="paragraph">
                  <ns3:posOffset>397510</ns3:posOffset>
                </ns3:positionV>
                <ns3:extent cx="5649595" cy="635"/>
                <ns3:effectExtent l="0" t="0" r="8255" b="11430"/>
                <ns3:wrapNone/>
                <ns3:docPr id="2103436427" name="Text Box 1"/>
                <ns3:cNvGraphicFramePr/>
                <ns5:graphic>
                  <ns5:graphicData uri="http://schemas.microsoft.com/office/word/2010/wordprocessingShape">
                    <ns9:wsp>
                      <ns9:cNvSpPr txBox="1"/>
                      <ns9:spPr>
                        <ns5:xfrm>
                          <ns5:off x="0" y="0"/>
                          <ns5:ext cx="5649595" cy="635"/>
                        </ns5:xfrm>
                        <ns5:prstGeom prst="rect">
                          <ns5:avLst/>
                        </ns5:prstGeom>
                        <ns5:noFill/>
                        <ns5:ln>
                          <ns5:noFill/>
                        </ns5:ln>
                      </ns9:spPr>
                      <ns9:txbx>
                        <w:txbxContent>
                          <w:p ns2:paraId="2CBFC9F9" ns2:textId="2EDA540D" w:rsidR="00DF2DE3" w:rsidRPr="0071558C" w:rsidRDefault="00DF2DE3" w:rsidP="00DF2DE3">
                            <w:pPr>
                              <w:pStyle w:val="Caption"/>
                              <w:jc w:val="center"/>
                              <w:rPr>
                                <w:noProof/>
                                <w:sz w:val="26"/>
                              </w:rPr>
                            </w:pPr>
                            <w:bookmarkStart w:id="192" w:name="_Toc242911246"/>
                            <w:r>
                              <w:t xml:space="preserve">Figure </w:t>
                            </w:r>
                            <w:fldSimple w:instr=" STYLEREF 1 \s ">
                              <w:r w:rsidR="0045305A">
                                <w:rPr>
                                  <w:noProof/>
                                </w:rPr>
                                <w:t>4</w:t>
                              </w:r>
                            </w:fldSimple>
                            <w:r w:rsidR="0045305A">
                              <w:noBreakHyphen/>
                            </w:r>
                            <w:fldSimple w:instr=" SEQ Figure \* ARABIC \s 1 ">
                              <w:r w:rsidR="0045305A">
                                <w:rPr>
                                  <w:noProof/>
                                </w:rPr>
                                <w:t>9</w:t>
                              </w:r>
                            </w:fldSimple>
                            <w:r>
                              <w:t xml:space="preserve"> </w:t>
                            </w:r>
                            <w:r w:rsidRPr="00AF3138">
                              <w:t>User Management Interface</w:t>
                            </w:r>
                            <w:bookmarkEnd w:id="192"/>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6987D174" id="_x0000_s1053" type="#_x0000_t202" style="position:absolute;left:0;text-align:left;margin-left:0;margin-top:31.3pt;width:444.85pt;height:.05pt;z-index:251658294;visibility:visible;mso-wrap-style:square;mso-wrap-distance-left:9pt;mso-wrap-distance-top:0;mso-wrap-distance-right:9pt;mso-wrap-distance-bottom:0;mso-position-horizontal:center;mso-position-horizontal-relative:margin;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" filled="f" stroked="f">
                <ns10:textbox style="mso-fit-shape-to-text:t" inset="0,0,0,0">
                  <w:txbxContent>
                    <w:p ns2:paraId="2CBFC9F9" ns2:textId="2EDA540D" w:rsidR="00DF2DE3" w:rsidRPr="0071558C" w:rsidRDefault="00DF2DE3" w:rsidP="00DF2DE3">
                      <w:pPr>
                        <w:pStyle w:val="Caption"/>
                        <w:jc w:val="center"/>
                        <w:rPr>
                          <w:noProof/>
                          <w:sz w:val="26"/>
                        </w:rPr>
                      </w:pPr>
                      <w:bookmarkStart w:id="193" w:name="_Toc242911246"/>
                      <w:r>
                        <w:t xml:space="preserve">Figure </w:t>
                      </w:r>
                      <w:fldSimple w:instr=" STYLEREF 1 \s ">
                        <w:r w:rsidR="0045305A">
                          <w:rPr>
                            <w:noProof/>
                          </w:rPr>
                          <w:t>4</w:t>
                        </w:r>
                      </w:fldSimple>
                      <w:r w:rsidR="0045305A">
                        <w:noBreakHyphen/>
                      </w:r>
                      <w:fldSimple w:instr=" SEQ Figure \* ARABIC \s 1 ">
                        <w:r w:rsidR="0045305A">
                          <w:rPr>
                            <w:noProof/>
                          </w:rPr>
                          <w:t>9</w:t>
                        </w:r>
                      </w:fldSimple>
                      <w:r>
                        <w:t xml:space="preserve"> </w:t>
                      </w:r>
                      <w:r w:rsidRPr="00AF3138">
                        <w:t>User Management Interface</w:t>
                      </w:r>
                      <w:bookmarkEnd w:id="193"/>
                    </w:p>
                  </w:txbxContent>
                </ns10:textbox>
                <ns12:wrap anchorx="margin"/>
              </ns10:shape>
            </w:pict>
          </ns1:Fallback>
        </ns1:AlternateContent>
      </w:r>
    </w:p>
    <w:p ns2:paraId="4C9FD3CA" ns2:textId="3D55C0D0" w:rsidR="00D16292" w:rsidRPr="00D333AA" w:rsidRDefault="00D16292" w:rsidP="067C6F43">
      <w:pPr>
        <w:spacing w:before="0" w:after="240"/>
      </w:pPr>
    </w:p>
    <w:p ns2:paraId="34B4ED40" ns2:textId="35B206AC" w:rsidR="0045305A" w:rsidRPr="00D333AA" w:rsidRDefault="00966335" w:rsidP="067C6F43">
      <w:pPr>
        <w:spacing w:before="0" w:after="240"/>
        <w:rPr>
          <w:noProof/>
        </w:rPr>
      </w:pPr>
      <w:r>
        <w:rPr>
          <w:noProof/>
        </w:rPr>
        <w:lastRenderedPageBreak/>
        <w:t>As shown in Figure 4-9</w:t>
      </w:r>
      <w:r w:rsidR="004C42BA">
        <w:rPr>
          <w:noProof/>
        </w:rPr>
        <w:t>, this interface</w:t>
      </w:r>
      <w:r w:rsidR="00CD3D02" w:rsidRPr="00D333AA">
        <w:t xml:space="preserve"> illustrates the User Management module, which is accessible exclusively to system administrators for overseeing personnel credentials and system access. The data table provides a clear overview of all registered accounts, detailing their assigned roles and corresponding system permissions, such as Full Access or Logistics Only. (1) Register user button enables administrators to initialize new personnel profiles and assign appropriate role-based access control. (2) Bottom Action Bar dynamically appears when a specific user record is selected, providing the authorized administrator with standard tools to update account details, export selected data, or delete obsolete profiles to maintain strict system security.</w:t>
      </w:r>
      <w:r w:rsidR="0045305A" w:rsidRPr="00D333AA">
        <w:rPr>
          <w:noProof/>
        </w:rPr>
        <w:t xml:space="preserve"> </w:t>
      </w:r>
    </w:p>
    <w:p ns2:paraId="2E213DE9" ns2:textId="01D9EF5E" w:rsidR="00CD3D02" w:rsidRPr="00D333AA" w:rsidRDefault="00CD3D02" w:rsidP="067C6F43">
      <w:pPr>
        <w:spacing w:before="0" w:after="240"/>
      </w:pPr>
    </w:p>
    <w:p ns2:paraId="35246BD7" ns2:textId="14589FA6" w:rsidR="00DF2DE3" w:rsidRPr="00D333AA" w:rsidRDefault="00EB7E37" w:rsidP="00DF2DE3">
      <w:pPr>
        <w:keepNext/>
        <w:spacing w:before="0" w:after="240"/>
      </w:pPr>
      <w:r w:rsidRPr="00D333AA">
        <w:rPr>
          <w:noProof/>
        </w:rPr>
        <w:t xml:space="preserve">      </w:t>
      </w:r>
    </w:p>
    <w:p ns2:paraId="68182D45" ns2:textId="77777777" w:rsidR="0045305A" w:rsidRPr="00460FB1" w:rsidRDefault="0045305A" w:rsidP="00460FB1"/>
    <w:p ns2:paraId="719F7A24" ns2:textId="77777777" w:rsidR="0045305A" w:rsidRPr="00460FB1" w:rsidRDefault="0045305A" w:rsidP="00460FB1"/>
    <w:p ns2:paraId="5376AECD" ns2:textId="49A54636" w:rsidR="0045305A" w:rsidRPr="00460FB1" w:rsidRDefault="0045305A" w:rsidP="00460FB1"/>
    <w:p ns2:paraId="3D7CF25C" ns2:textId="77777777" w:rsidR="0045305A" w:rsidRPr="00D333AA" w:rsidRDefault="0045305A" w:rsidP="0045305A"/>
    <w:p ns2:paraId="7D13057D" ns2:textId="77777777" w:rsidR="0045305A" w:rsidRPr="00D333AA" w:rsidRDefault="0045305A" w:rsidP="0045305A"/>
    <w:p ns2:paraId="6D59962F" ns2:textId="5BB86839" w:rsidR="000D7B41" w:rsidRPr="00D333AA" w:rsidRDefault="0045305A" w:rsidP="067C6F43">
      <w:pPr>
        <w:spacing w:before="0" w:after="240"/>
        <w:rPr>
          <w:szCs w:val="26"/>
        </w:rPr>
      </w:pPr>
      <w:r w:rsidRPr="00D333AA">
        <w:rPr>
          <w:noProof/>
        </w:rPr>
        <w:drawing>
          <ns3:anchor distT="0" distB="0" distL="114300" distR="114300" simplePos="0" relativeHeight="251658309" behindDoc="0" locked="0" layoutInCell="1" allowOverlap="1" ns4:anchorId="3E21A5D4" ns4:editId="61F459C5">
            <ns3:simplePos x="0" y="0"/>
            <ns3:positionH relativeFrom="column">
              <ns3:posOffset>4124113</ns3:posOffset>
            </ns3:positionH>
            <ns3:positionV relativeFrom="paragraph">
              <ns3:posOffset>1765300</ns3:posOffset>
            </ns3:positionV>
            <ns3:extent cx="1383163" cy="1037372"/>
            <ns3:effectExtent l="19050" t="19050" r="26670" b="10795"/>
            <ns3:wrapNone/>
            <ns3:docPr id="1965003769" name="Picture 32"/>
            <ns3:cNvGraphicFramePr>
              <ns5:graphicFrameLocks noChangeAspect="1"/>
            </ns3:cNvGraphicFramePr>
            <ns5:graphic>
              <ns5:graphicData uri="http://schemas.openxmlformats.org/drawingml/2006/picture">
                <ns6:pic>
                  <ns6:nvPicPr>
                    <ns6:cNvPr id="0" name="Picture 27"/>
                    <ns6:cNvPicPr>
                      <ns5:picLocks noChangeAspect="1" noChangeArrowheads="1"/>
                    </ns6:cNvPicPr>
                  </ns6:nvPicPr>
                  <ns6:blipFill>
                    <ns5:blip ns7:embed="rId45">
                      <ns5:extLst>
                        <ns5:ext uri="{28A0092B-C50C-407E-A947-70E740481C1C}">
                          <ns8:useLocalDpi val="0"/>
                        </ns5:ext>
                      </ns5:extLst>
                    </ns5:blip>
                    <ns5:srcRect/>
                    <ns5:stretch>
                      <ns5:fillRect/>
                    </ns5:stretch>
                  </ns6:blipFill>
                  <ns6:spPr bwMode="auto">
                    <ns5:xfrm>
                      <ns5:off x="0" y="0"/>
                      <ns5:ext cx="1383163" cy="1037372"/>
                    </ns5:xfrm>
                    <ns5:prstGeom prst="rect">
                      <ns5:avLst/>
                    </ns5:prstGeom>
                    <ns5:noFill/>
                    <ns5:ln>
                      <ns5:solidFill>
                        <ns5:schemeClr val="tx1"/>
                      </ns5:solidFill>
                    </ns5:ln>
                  </ns6:spPr>
                </ns6:pic>
              </ns5:graphicData>
            </ns5:graphic>
          </ns3:anchor>
        </w:drawing>
      </w:r>
      <w:r w:rsidRPr="00D333AA">
        <w:rPr>
          <w:noProof/>
        </w:rPr>
        <w:drawing>
          <ns3:anchor distT="0" distB="0" distL="114300" distR="114300" simplePos="0" relativeHeight="251658257" behindDoc="0" locked="0" layoutInCell="1" allowOverlap="1" ns4:anchorId="6A7E577B" ns4:editId="6DD71440">
            <ns3:simplePos x="0" y="0"/>
            <ns3:positionH relativeFrom="page">
              <ns3:align>center</ns3:align>
            </ns3:positionH>
            <ns3:positionV relativeFrom="paragraph">
              <ns3:posOffset>1972945</ns3:posOffset>
            </ns3:positionV>
            <ns3:extent cx="4950883" cy="2133600"/>
            <ns3:effectExtent l="19050" t="19050" r="21590" b="19050"/>
            <ns3:wrapNone/>
            <ns3:docPr id="1566358603" name="Picture 33"/>
            <ns3:cNvGraphicFramePr>
              <ns5:graphicFrameLocks noChangeAspect="1"/>
            </ns3:cNvGraphicFramePr>
            <ns5:graphic>
              <ns5:graphicData uri="http://schemas.openxmlformats.org/drawingml/2006/picture">
                <ns6:pic>
                  <ns6:nvPicPr>
                    <ns6:cNvPr id="0" name="Picture 29"/>
                    <ns6:cNvPicPr>
                      <ns5:picLocks noChangeAspect="1" noChangeArrowheads="1"/>
                    </ns6:cNvPicPr>
                  </ns6:nvPicPr>
                  <ns6:blipFill rotWithShape="1">
                    <ns5:blip ns7:embed="rId46">
                      <ns5:extLst>
                        <ns5:ext uri="{28A0092B-C50C-407E-A947-70E740481C1C}">
                          <ns8:useLocalDpi val="0"/>
                        </ns5:ext>
                      </ns5:extLst>
                    </ns5:blip>
                    <ns5:srcRect l="3993" t="5363" r="5769" b="2227"/>
                    <ns5:stretch>
                      <ns5:fillRect/>
                    </ns5:stretch>
                  </ns6:blipFill>
                  <ns6:spPr bwMode="auto">
                    <ns5:xfrm>
                      <ns5:off x="0" y="0"/>
                      <ns5:ext cx="4950883" cy="2133600"/>
                    </ns5:xfrm>
                    <ns5:prstGeom prst="rect">
                      <ns5:avLst/>
                    </ns5:prstGeom>
                    <ns5:noFill/>
                    <ns5:ln w="9525" cap="flat" cmpd="sng" algn="ctr">
                      <ns5:solidFill>
                        <ns5:sysClr val="windowText" lastClr="000000"/>
                      </ns5:solidFill>
                      <ns5:prstDash val="solid"/>
                      <ns5:round/>
                      <ns5:headEnd type="none" w="med" len="med"/>
                      <ns5:tailEnd type="none" w="med" len="med"/>
                      <ns5:extLst>
                        <ns5:ext uri="{C807C97D-BFC1-408E-A445-0C87EB9F89A2}">
                          <ns14:lineSketchStyleProps sd="0">
                            <ns5:custGeom>
                              <ns5:avLst/>
                              <ns5:gdLst/>
                              <ns5:ahLst/>
                              <ns5:cxnLst/>
                              <ns5:rect l="0" t="0" r="0" b="0"/>
                              <ns5:pathLst/>
                            </ns5:custGeom>
                            <ns14:type/>
                          </ns14:lineSketchStyleProps>
                        </ns5:ext>
                      </ns5:extLst>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r w:rsidR="000D7B41" w:rsidRPr="00D333AA">
        <w:rPr>
          <w:szCs w:val="26"/>
        </w:rPr>
        <w:t>This section covers the foundational settings and security interfaces focusing on user-level account management. It documents the self-service configurations available to active personnel, such as visual theme preferences, credential updates, and the secure session management required to maintain data integrity and enforce privacy protocols across the platform.</w:t>
      </w:r>
    </w:p>
    <w:p ns2:paraId="0C121DC8" ns2:textId="04B8CE95" w:rsidR="003016E2" w:rsidRPr="00D333AA" w:rsidRDefault="003016E2" w:rsidP="067C6F43">
      <w:pPr>
        <w:spacing w:before="0" w:after="240"/>
        <w:rPr>
          <w:szCs w:val="26"/>
        </w:rPr>
      </w:pPr>
    </w:p>
    <w:p ns2:paraId="0A6DB1AC" ns2:textId="6CB9A836" w:rsidR="003016E2" w:rsidRPr="00D333AA" w:rsidRDefault="003016E2" w:rsidP="067C6F43">
      <w:pPr>
        <w:spacing w:before="0" w:after="240"/>
        <w:rPr>
          <w:szCs w:val="26"/>
        </w:rPr>
      </w:pPr>
    </w:p>
    <w:p ns2:paraId="678D0CF2" ns2:textId="3F7D8976" w:rsidR="003016E2" w:rsidRPr="00D333AA" w:rsidRDefault="003016E2" w:rsidP="067C6F43">
      <w:pPr>
        <w:spacing w:before="0" w:after="240"/>
        <w:rPr>
          <w:szCs w:val="26"/>
        </w:rPr>
      </w:pPr>
    </w:p>
    <w:p ns2:paraId="2B11C577" ns2:textId="29771FF9" w:rsidR="003016E2" w:rsidRPr="00D333AA" w:rsidRDefault="0045305A" w:rsidP="067C6F43">
      <w:pPr>
        <w:spacing w:before="0" w:after="240"/>
        <w:rPr>
          <w:szCs w:val="26"/>
        </w:rPr>
      </w:pPr>
      <w:r w:rsidRPr="00D333AA">
        <w:rPr>
          <w:noProof/>
        </w:rPr>
        <ns1:AlternateContent>
          <ns1:Choice Requires="wps">
            <w:drawing>
              <ns3:anchor distT="0" distB="0" distL="114300" distR="114300" simplePos="0" relativeHeight="251658298" behindDoc="0" locked="0" layoutInCell="1" allowOverlap="1" ns4:anchorId="1E02FE56" ns4:editId="41DDE82C">
                <ns3:simplePos x="0" y="0"/>
                <ns3:positionH relativeFrom="margin">
                  <ns3:align>right</ns3:align>
                </ns3:positionH>
                <ns3:positionV relativeFrom="paragraph">
                  <ns3:posOffset>390525</ns3:posOffset>
                </ns3:positionV>
                <ns3:extent cx="5486400" cy="635"/>
                <ns3:effectExtent l="0" t="0" r="0" b="11430"/>
                <ns3:wrapNone/>
                <ns3:docPr id="1313133475" name="Text Box 1"/>
                <ns3:cNvGraphicFramePr/>
                <ns5:graphic>
                  <ns5:graphicData uri="http://schemas.microsoft.com/office/word/2010/wordprocessingShape">
                    <ns9:wsp>
                      <ns9:cNvSpPr txBox="1"/>
                      <ns9:spPr>
                        <ns5:xfrm>
                          <ns5:off x="0" y="0"/>
                          <ns5:ext cx="5486400" cy="635"/>
                        </ns5:xfrm>
                        <ns5:prstGeom prst="rect">
                          <ns5:avLst/>
                        </ns5:prstGeom>
                        <ns5:noFill/>
                        <ns5:ln>
                          <ns5:noFill/>
                        </ns5:ln>
                      </ns9:spPr>
                      <ns9:txbx>
                        <w:txbxContent>
                          <w:p ns2:paraId="3F29F130" ns2:textId="0BB9B79B" w:rsidR="003657B2" w:rsidRPr="00B16FA4" w:rsidRDefault="003657B2" w:rsidP="003657B2">
                            <w:pPr>
                              <w:pStyle w:val="Caption"/>
                              <w:jc w:val="center"/>
                              <w:rPr>
                                <w:noProof/>
                                <w:sz w:val="26"/>
                              </w:rPr>
                            </w:pPr>
                            <w:bookmarkStart w:id="200" w:name="_Toc242911250"/>
                            <w:r>
                              <w:t xml:space="preserve">Figure </w:t>
                            </w:r>
                            <w:fldSimple w:instr=" STYLEREF 1 \s ">
                              <w:r w:rsidR="0045305A">
                                <w:rPr>
                                  <w:noProof/>
                                </w:rPr>
                                <w:t>4</w:t>
                              </w:r>
                            </w:fldSimple>
                            <w:r w:rsidR="0045305A">
                              <w:noBreakHyphen/>
                            </w:r>
                            <w:fldSimple w:instr=" SEQ Figure \* ARABIC \s 1 ">
                              <w:r w:rsidR="0045305A">
                                <w:rPr>
                                  <w:noProof/>
                                </w:rPr>
                                <w:t>15</w:t>
                              </w:r>
                            </w:fldSimple>
                            <w:r>
                              <w:t xml:space="preserve"> </w:t>
                            </w:r>
                            <w:r w:rsidRPr="007A2F01">
                              <w:t>Account Settings Interface</w:t>
                            </w:r>
                            <w:bookmarkEnd w:id="200"/>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1E02FE56" id="_x0000_s1057" type="#_x0000_t202" style="position:absolute;left:0;text-align:left;margin-left:380.8pt;margin-top:30.75pt;width:6in;height:.05pt;z-index:251658298;visibility:visible;mso-wrap-style:square;mso-wrap-distance-left:9pt;mso-wrap-distance-top:0;mso-wrap-distance-right:9pt;mso-wrap-distance-bottom:0;mso-position-horizontal:right;mso-position-horizontal-relative:margin;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" filled="f" stroked="f">
                <ns10:textbox style="mso-fit-shape-to-text:t" inset="0,0,0,0">
                  <w:txbxContent>
                    <w:p ns2:paraId="3F29F130" ns2:textId="0BB9B79B" w:rsidR="003657B2" w:rsidRPr="00B16FA4" w:rsidRDefault="003657B2" w:rsidP="003657B2">
                      <w:pPr>
                        <w:pStyle w:val="Caption"/>
                        <w:jc w:val="center"/>
                        <w:rPr>
                          <w:noProof/>
                          <w:sz w:val="26"/>
                        </w:rPr>
                      </w:pPr>
                      <w:bookmarkStart w:id="201" w:name="_Toc242911250"/>
                      <w:r>
                        <w:t xml:space="preserve">Figure </w:t>
                      </w:r>
                      <w:fldSimple w:instr=" STYLEREF 1 \s ">
                        <w:r w:rsidR="0045305A">
                          <w:rPr>
                            <w:noProof/>
                          </w:rPr>
                          <w:t>4</w:t>
                        </w:r>
                      </w:fldSimple>
                      <w:r w:rsidR="0045305A">
                        <w:noBreakHyphen/>
                      </w:r>
                      <w:fldSimple w:instr=" SEQ Figure \* ARABIC \s 1 ">
                        <w:r w:rsidR="0045305A">
                          <w:rPr>
                            <w:noProof/>
                          </w:rPr>
                          <w:t>15</w:t>
                        </w:r>
                      </w:fldSimple>
                      <w:r>
                        <w:t xml:space="preserve"> </w:t>
                      </w:r>
                      <w:r w:rsidRPr="007A2F01">
                        <w:t>Account Settings Interface</w:t>
                      </w:r>
                      <w:bookmarkEnd w:id="201"/>
                    </w:p>
                  </w:txbxContent>
                </ns10:textbox>
                <ns12:wrap anchorx="margin"/>
              </ns10:shape>
            </w:pict>
          </ns1:Fallback>
        </ns1:AlternateContent>
      </w:r>
    </w:p>
    <w:p ns2:paraId="2E4F8583" ns2:textId="77777777" w:rsidR="00192E50" w:rsidRPr="00D333AA" w:rsidRDefault="00192E50" w:rsidP="00192E50">
      <w:pPr>
        <w:spacing w:before="0" w:after="240"/>
      </w:pPr>
    </w:p>
    <w:p ns2:paraId="252B88EB" ns2:textId="167B60AE" w:rsidR="003657B2" w:rsidRPr="00D333AA" w:rsidRDefault="00FE67FC" w:rsidP="067C6F43">
      <w:pPr>
        <w:spacing w:before="0" w:after="240"/>
      </w:pPr>
      <w:r>
        <w:t>As shown in Figure 4-13, this interface illustrates the Account Settings module, which is accessed through the user profile dropdown located in the global header. The profile dropdown offers immediate tools to toggle the visual dark mode and securely log out of the active session. When navigating to the dedicated settings page, active personnel are provided with essential self-service capabilities to manage their individual system preferences and security. The interface allows users to review their current organizational role, dynamically update their system password to maintain account security, and access essential legal and privacy policies governing   the use of the platform.</w:t>
      </w:r>
    </w:p>
    <w:p ns2:paraId="30537E3B" ns2:textId="57AA9B1D" w:rsidR="067C6F43" w:rsidRPr="00D333AA" w:rsidRDefault="00FC409A" w:rsidP="067C6F43">
      <w:pPr>
        <w:spacing w:before="0" w:after="240"/>
        <w:rPr>
          <w:i/>
          <w:szCs w:val="26"/>
        </w:rPr>
      </w:pPr>
      <w:r>
        <w:t>Objective 1.7: Staff Feedback Collection</w:t>
      </w:r>
    </w:p>
    <w:p ns2:paraId="3636D362" ns2:textId="39F4437C" w:rsidR="00C317D5" w:rsidRPr="00D333AA" w:rsidRDefault="003657B2" w:rsidP="067C6F43">
      <w:pPr>
        <w:spacing w:before="0" w:after="240"/>
      </w:pPr>
      <w:r w:rsidRPr="00D333AA">
        <w:rPr>
          <w:noProof/>
        </w:rPr>
        <ns1:AlternateContent>
          <ns1:Choice Requires="wps">
            <w:drawing>
              <ns3:anchor distT="0" distB="0" distL="114300" distR="114300" simplePos="0" relativeHeight="251658302" behindDoc="0" locked="0" layoutInCell="1" allowOverlap="1" ns4:anchorId="747C5660" ns4:editId="179682EB">
                <ns3:simplePos x="0" y="0"/>
                <ns3:positionH relativeFrom="column">
                  <ns3:posOffset>1034143</ns3:posOffset>
                </ns3:positionH>
                <ns3:positionV relativeFrom="paragraph">
                  <ns3:posOffset>385989</ns3:posOffset>
                </ns3:positionV>
                <ns3:extent cx="4158343" cy="635"/>
                <ns3:effectExtent l="0" t="0" r="0" b="0"/>
                <ns3:wrapNone/>
                <ns3:docPr id="1623211345" name="Text Box 1"/>
                <ns3:cNvGraphicFramePr/>
                <ns5:graphic>
                  <ns5:graphicData uri="http://schemas.microsoft.com/office/word/2010/wordprocessingShape">
                    <ns9:wsp>
                      <ns9:cNvSpPr txBox="1"/>
                      <ns9:spPr>
                        <ns5:xfrm>
                          <ns5:off x="0" y="0"/>
                          <ns5:ext cx="4158343" cy="635"/>
                        </ns5:xfrm>
                        <ns5:prstGeom prst="rect">
                          <ns5:avLst/>
                        </ns5:prstGeom>
                        <ns5:solidFill>
                          <ns5:prstClr val="white"/>
                        </ns5:solidFill>
                        <ns5:ln>
                          <ns5:noFill/>
                        </ns5:ln>
                      </ns9:spPr>
                      <ns9:txbx>
                        <w:txbxContent>
                          <w:p ns2:paraId="46D5ACDE" ns2:textId="2704517D" w:rsidR="003657B2" w:rsidRPr="00E91909" w:rsidRDefault="003657B2" w:rsidP="003657B2">
                            <w:pPr>
                              <w:pStyle w:val="Caption"/>
                              <w:rPr>
                                <w:noProof/>
                                <w:sz w:val="26"/>
                              </w:rPr>
                            </w:pPr>
                            <w:bookmarkStart w:id="208" w:name="_Toc242911254"/>
                            <w:r>
                              <w:t xml:space="preserve">Figure </w:t>
                            </w:r>
                            <w:fldSimple w:instr=" STYLEREF 1 \s ">
                              <w:r w:rsidR="0045305A">
                                <w:rPr>
                                  <w:noProof/>
                                </w:rPr>
                                <w:t>4</w:t>
                              </w:r>
                            </w:fldSimple>
                            <w:r w:rsidR="0045305A">
                              <w:noBreakHyphen/>
                            </w:r>
                            <w:fldSimple w:instr=" SEQ Figure \* ARABIC \s 1 ">
                              <w:r w:rsidR="0045305A">
                                <w:rPr>
                                  <w:noProof/>
                                </w:rPr>
                                <w:t>19</w:t>
                              </w:r>
                            </w:fldSimple>
                            <w:r>
                              <w:t xml:space="preserve"> </w:t>
                            </w:r>
                            <w:r w:rsidRPr="007A385A">
                              <w:t>Internal Driver Evaluation Form</w:t>
                            </w:r>
                            <w:bookmarkEnd w:id="208"/>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4:sizeRelH relativeFrom="margin">
                  <ns4:pctWidth>0</ns4:pctWidth>
                </ns4:sizeRelH>
              </ns3:anchor>
            </w:drawing>
          </ns1:Choice>
          <ns1:Fallback>
            <w:pict>
              <ns10:shape ns2:anchorId="747C5660" id="_x0000_s1061" type="#_x0000_t202" style="position:absolute;left:0;text-align:left;margin-left:81.45pt;margin-top:30.4pt;width:327.45pt;height:.05pt;z-index:25165830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" stroked="f">
                <ns10:textbox style="mso-fit-shape-to-text:t" inset="0,0,0,0">
                  <w:txbxContent>
                    <w:p ns2:paraId="46D5ACDE" ns2:textId="2704517D" w:rsidR="003657B2" w:rsidRPr="00E91909" w:rsidRDefault="003657B2" w:rsidP="003657B2">
                      <w:pPr>
                        <w:pStyle w:val="Caption"/>
                        <w:rPr>
                          <w:noProof/>
                          <w:sz w:val="26"/>
                        </w:rPr>
                      </w:pPr>
                      <w:bookmarkStart w:id="209" w:name="_Toc242911254"/>
                      <w:r>
                        <w:t xml:space="preserve">Figure </w:t>
                      </w:r>
                      <w:fldSimple w:instr=" STYLEREF 1 \s ">
                        <w:r w:rsidR="0045305A">
                          <w:rPr>
                            <w:noProof/>
                          </w:rPr>
                          <w:t>4</w:t>
                        </w:r>
                      </w:fldSimple>
                      <w:r w:rsidR="0045305A">
                        <w:noBreakHyphen/>
                      </w:r>
                      <w:fldSimple w:instr=" SEQ Figure \* ARABIC \s 1 ">
                        <w:r w:rsidR="0045305A">
                          <w:rPr>
                            <w:noProof/>
                          </w:rPr>
                          <w:t>19</w:t>
                        </w:r>
                      </w:fldSimple>
                      <w:r>
                        <w:t xml:space="preserve"> </w:t>
                      </w:r>
                      <w:r w:rsidRPr="007A385A">
                        <w:t>Internal Driver Evaluation Form</w:t>
                      </w:r>
                      <w:bookmarkEnd w:id="209"/>
                    </w:p>
                  </w:txbxContent>
                </ns10:textbox>
              </ns10:shape>
            </w:pict>
          </ns1:Fallback>
        </ns1:AlternateContent>
      </w:r>
    </w:p>
    <w:p ns2:paraId="00EE403F" ns2:textId="386BF189" w:rsidR="003657B2" w:rsidRPr="00D333AA" w:rsidRDefault="003657B2" w:rsidP="067C6F43">
      <w:pPr>
        <w:spacing w:before="0" w:after="240"/>
      </w:pPr>
    </w:p>
    <w:p ns2:paraId="1B219D38" ns2:textId="31EB9A55" w:rsidR="00C317D5" w:rsidRPr="00D333AA" w:rsidRDefault="00FE67FC" w:rsidP="067C6F43">
      <w:pPr>
        <w:spacing w:before="0" w:after="240"/>
      </w:pPr>
      <w:r>
        <w:lastRenderedPageBreak/>
        <w:t>As shown in Figure 4-17, this interface illustrates the data entry modal utilized by authorized staff to submit routine internal evaluations for active drivers. The form requires personnel to input specific five-star ratings for safety, punctuality, and professionalism. These newly submitted scores are systematically averaged into the driver's profile, subsequently updating the core features processed by the K-Nearest Neighbors algorithm during its next classification cycle. Furthermore, the form includes an optional text field for staff remarks, enabling dispatchers to record qualitative observations and context that quantitative ratings alone cannot capture.</w:t>
      </w:r>
    </w:p>
    <w:p ns2:paraId="6B7A118C" ns2:textId="764C1ED1" w:rsidR="0095725D" w:rsidRPr="00D333AA" w:rsidRDefault="0095725D" w:rsidP="067C6F43">
      <w:pPr>
        <w:spacing w:before="0" w:after="240"/>
      </w:pPr>
    </w:p>
    <w:p ns2:paraId="30537E3B" ns2:textId="57AA9B1D" w:rsidR="067C6F43" w:rsidRPr="00D333AA" w:rsidRDefault="00FC409A" w:rsidP="067C6F43">
      <w:pPr>
        <w:spacing w:before="0" w:after="240"/>
        <w:rPr>
          <w:i/>
          <w:szCs w:val="26"/>
        </w:rPr>
      </w:pPr>
      <w:r>
        <w:t>Objective 2.1 and 2.2: Performance Analytics and Descriptive Analytics</w:t>
      </w:r>
    </w:p>
    <w:p ns2:paraId="6A659353" ns2:textId="3EE1775C" w:rsidR="00DD488E" w:rsidRPr="00D333AA" w:rsidRDefault="0045305A" w:rsidP="004448CB">
      <w:pPr>
        <w:spacing w:before="0" w:after="240"/>
      </w:pPr>
      <w:r w:rsidRPr="00D333AA">
        <w:rPr>
          <w:noProof/>
        </w:rPr>
        <ns1:AlternateContent>
          <ns1:Choice Requires="wps">
            <w:drawing>
              <ns3:anchor distT="0" distB="0" distL="114300" distR="114300" simplePos="0" relativeHeight="251658299" behindDoc="0" locked="0" layoutInCell="1" allowOverlap="1" ns4:anchorId="378F9964" ns4:editId="1C944DE4">
                <ns3:simplePos x="0" y="0"/>
                <ns3:positionH relativeFrom="margin">
                  <ns3:posOffset>-220132</ns3:posOffset>
                </ns3:positionH>
                <ns3:positionV relativeFrom="paragraph">
                  <ns3:posOffset>365337</ns3:posOffset>
                </ns3:positionV>
                <ns3:extent cx="5952066" cy="635"/>
                <ns3:effectExtent l="0" t="0" r="10795" b="11430"/>
                <ns3:wrapNone/>
                <ns3:docPr id="2006801459" name="Text Box 1"/>
                <ns3:cNvGraphicFramePr/>
                <ns5:graphic>
                  <ns5:graphicData uri="http://schemas.microsoft.com/office/word/2010/wordprocessingShape">
                    <ns9:wsp>
                      <ns9:cNvSpPr txBox="1"/>
                      <ns9:spPr>
                        <ns5:xfrm>
                          <ns5:off x="0" y="0"/>
                          <ns5:ext cx="5952066" cy="635"/>
                        </ns5:xfrm>
                        <ns5:prstGeom prst="rect">
                          <ns5:avLst/>
                        </ns5:prstGeom>
                        <ns5:noFill/>
                        <ns5:ln>
                          <ns5:noFill/>
                        </ns5:ln>
                      </ns9:spPr>
                      <ns9:txbx>
                        <w:txbxContent>
                          <w:p ns2:paraId="6166EF4D" ns2:textId="1726E99F" w:rsidR="003657B2" w:rsidRPr="000C7764" w:rsidRDefault="003657B2" w:rsidP="003657B2">
                            <w:pPr>
                              <w:pStyle w:val="Caption"/>
                              <w:jc w:val="center"/>
                              <w:rPr>
                                <w:noProof/>
                                <w:sz w:val="26"/>
                              </w:rPr>
                            </w:pPr>
                            <w:bookmarkStart w:id="202" w:name="_Toc242911251"/>
                            <w:r>
                              <w:t xml:space="preserve">Figure </w:t>
                            </w:r>
                            <w:fldSimple w:instr=" STYLEREF 1 \s ">
                              <w:r w:rsidR="0045305A">
                                <w:rPr>
                                  <w:noProof/>
                                </w:rPr>
                                <w:t>4</w:t>
                              </w:r>
                            </w:fldSimple>
                            <w:r w:rsidR="0045305A">
                              <w:noBreakHyphen/>
                            </w:r>
                            <w:fldSimple w:instr=" SEQ Figure \* ARABIC \s 1 ">
                              <w:r w:rsidR="0045305A">
                                <w:rPr>
                                  <w:noProof/>
                                </w:rPr>
                                <w:t>16</w:t>
                              </w:r>
                            </w:fldSimple>
                            <w:r>
                              <w:t xml:space="preserve"> </w:t>
                            </w:r>
                            <w:r w:rsidRPr="00E9446A">
                              <w:t>Executive Operations Dashboard</w:t>
                            </w:r>
                            <w:bookmarkEnd w:id="202"/>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4:sizeRelH relativeFrom="margin">
                  <ns4:pctWidth>0</ns4:pctWidth>
                </ns4:sizeRelH>
              </ns3:anchor>
            </w:drawing>
          </ns1:Choice>
          <ns1:Fallback>
            <w:pict>
              <ns10:shape ns2:anchorId="378F9964" id="_x0000_s1058" type="#_x0000_t202" style="position:absolute;left:0;text-align:left;margin-left:-17.35pt;margin-top:28.75pt;width:468.65pt;height:.05pt;z-index:25165829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" filled="f" stroked="f">
                <ns10:textbox style="mso-fit-shape-to-text:t" inset="0,0,0,0">
                  <w:txbxContent>
                    <w:p ns2:paraId="6166EF4D" ns2:textId="1726E99F" w:rsidR="003657B2" w:rsidRPr="000C7764" w:rsidRDefault="003657B2" w:rsidP="003657B2">
                      <w:pPr>
                        <w:pStyle w:val="Caption"/>
                        <w:jc w:val="center"/>
                        <w:rPr>
                          <w:noProof/>
                          <w:sz w:val="26"/>
                        </w:rPr>
                      </w:pPr>
                      <w:bookmarkStart w:id="203" w:name="_Toc242911251"/>
                      <w:r>
                        <w:t xml:space="preserve">Figure </w:t>
                      </w:r>
                      <w:fldSimple w:instr=" STYLEREF 1 \s ">
                        <w:r w:rsidR="0045305A">
                          <w:rPr>
                            <w:noProof/>
                          </w:rPr>
                          <w:t>4</w:t>
                        </w:r>
                      </w:fldSimple>
                      <w:r w:rsidR="0045305A">
                        <w:noBreakHyphen/>
                      </w:r>
                      <w:fldSimple w:instr=" SEQ Figure \* ARABIC \s 1 ">
                        <w:r w:rsidR="0045305A">
                          <w:rPr>
                            <w:noProof/>
                          </w:rPr>
                          <w:t>16</w:t>
                        </w:r>
                      </w:fldSimple>
                      <w:r>
                        <w:t xml:space="preserve"> </w:t>
                      </w:r>
                      <w:r w:rsidRPr="00E9446A">
                        <w:t>Executive Operations Dashboard</w:t>
                      </w:r>
                      <w:bookmarkEnd w:id="203"/>
                    </w:p>
                  </w:txbxContent>
                </ns10:textbox>
                <ns12:wrap anchorx="margin"/>
              </ns10:shape>
            </w:pict>
          </ns1:Fallback>
        </ns1:AlternateContent>
      </w:r>
    </w:p>
    <w:p ns2:paraId="5528F04F" ns2:textId="7CB09AC2" w:rsidR="0045305A" w:rsidRPr="00D333AA" w:rsidRDefault="0045305A" w:rsidP="067C6F43">
      <w:pPr>
        <w:spacing w:before="0" w:after="240"/>
      </w:pPr>
    </w:p>
    <w:p ns2:paraId="0160E715" ns2:textId="74DEA230" w:rsidR="00605624" w:rsidRPr="00D333AA" w:rsidRDefault="00FE67FC" w:rsidP="067C6F43">
      <w:pPr>
        <w:spacing w:before="0" w:after="240"/>
      </w:pPr>
      <w:r>
        <w:t xml:space="preserve">As shown in Figure 4-14, this interface presents the Executive Operations Dashboard, which serves as the primary Fleet overview tab within the Analytics module. The dashboard is engineered to synthesize comprehensive operational data into high-level visual summaries for rapid administrative review. The upper section features key performance indicator cards that display the total passenger volume, current fleet readiness ratio, and the overall average driver performance rating. Below these primary metrics, the interface utilizes various data visualization techniques, including a dynamic line graph to track daily trip volume trends and a </w:t>
      </w:r>
      <w:r>
        <w:lastRenderedPageBreak/>
        <w:t>donut chart to illustrate the forecasted maintenance cycle distribution across the fleet. Furthermore, the lower section provides a detailed pie chart of route distributions alongside horizontal bar charts that specifically categorize monthly maintenance and repair activities. This consolidated view allows decision-makers to rapidly assess overall system health, logistical efficiency, and ongoing vehicle maintenance requirements without needing to navigate through individual database tables.</w:t>
      </w:r>
    </w:p>
    <w:p ns2:paraId="062A31F3" ns2:textId="77777777" w:rsidR="008414D4" w:rsidRPr="00D333AA" w:rsidRDefault="008414D4" w:rsidP="067C6F43">
      <w:pPr>
        <w:spacing w:before="0" w:after="240"/>
      </w:pPr>
    </w:p>
    <w:p ns2:paraId="51875C44" ns2:textId="42AE3750" w:rsidR="008414D4" w:rsidRPr="00D333AA" w:rsidRDefault="008414D4" w:rsidP="067C6F43">
      <w:pPr>
        <w:spacing w:before="0" w:after="240"/>
      </w:pPr>
    </w:p>
    <w:p ns2:paraId="72D361C5" ns2:textId="77777777" w:rsidR="00B31177" w:rsidRPr="00D333AA" w:rsidRDefault="00B31177" w:rsidP="00B31177">
      <w:pPr>
        <w:spacing w:before="0" w:after="240"/>
        <w:ind w:firstLine="720"/>
      </w:pPr>
    </w:p>
    <w:p ns2:paraId="7AE3F2E2" ns2:textId="77777777" w:rsidR="00DD488E" w:rsidRPr="00D333AA" w:rsidRDefault="00DD488E" w:rsidP="00B31177">
      <w:pPr>
        <w:spacing w:before="0" w:after="240"/>
        <w:ind w:firstLine="720"/>
      </w:pPr>
    </w:p>
    <w:p ns2:paraId="30537E3B" ns2:textId="57AA9B1D" w:rsidR="067C6F43" w:rsidRPr="00D333AA" w:rsidRDefault="00FC409A" w:rsidP="067C6F43">
      <w:pPr>
        <w:spacing w:before="0" w:after="240"/>
        <w:rPr>
          <w:i/>
          <w:szCs w:val="26"/>
        </w:rPr>
      </w:pPr>
      <w:r>
        <w:t>Objective 2.3: Predictive Analytics for Forecasting Vehicle Maintenance</w:t>
      </w:r>
    </w:p>
    <w:p ns2:paraId="3EBA39EF" ns2:textId="542BA98B" w:rsidR="0095725D" w:rsidRPr="00D333AA" w:rsidRDefault="0045305A" w:rsidP="067C6F43">
      <w:pPr>
        <w:spacing w:before="0" w:after="240"/>
      </w:pPr>
      <w:r w:rsidRPr="00D333AA">
        <w:rPr>
          <w:noProof/>
        </w:rPr>
        <ns1:AlternateContent>
          <ns1:Choice Requires="wps">
            <w:drawing>
              <ns3:anchor distT="0" distB="0" distL="114300" distR="114300" simplePos="0" relativeHeight="251658303" behindDoc="0" locked="0" layoutInCell="1" allowOverlap="1" ns4:anchorId="4A32A079" ns4:editId="2A1411A7">
                <ns3:simplePos x="0" y="0"/>
                <ns3:positionH relativeFrom="margin">
                  <ns3:align>center</ns3:align>
                </ns3:positionH>
                <ns3:positionV relativeFrom="paragraph">
                  <ns3:posOffset>506095</ns3:posOffset>
                </ns3:positionV>
                <ns3:extent cx="6033770" cy="635"/>
                <ns3:effectExtent l="0" t="0" r="5080" b="0"/>
                <ns3:wrapNone/>
                <ns3:docPr id="787881804" name="Text Box 1"/>
                <ns3:cNvGraphicFramePr/>
                <ns5:graphic>
                  <ns5:graphicData uri="http://schemas.microsoft.com/office/word/2010/wordprocessingShape">
                    <ns9:wsp>
                      <ns9:cNvSpPr txBox="1"/>
                      <ns9:spPr>
                        <ns5:xfrm>
                          <ns5:off x="0" y="0"/>
                          <ns5:ext cx="6033770" cy="635"/>
                        </ns5:xfrm>
                        <ns5:prstGeom prst="rect">
                          <ns5:avLst/>
                        </ns5:prstGeom>
                        <ns5:solidFill>
                          <ns5:prstClr val="white"/>
                        </ns5:solidFill>
                        <ns5:ln>
                          <ns5:noFill/>
                        </ns5:ln>
                      </ns9:spPr>
                      <ns9:txbx>
                        <w:txbxContent>
                          <w:p ns2:paraId="3D18358B" ns2:textId="267FFD67" w:rsidR="0094208A" w:rsidRPr="00BF0B99" w:rsidRDefault="0094208A" w:rsidP="0094208A">
                            <w:pPr>
                              <w:pStyle w:val="Caption"/>
                              <w:jc w:val="center"/>
                              <w:rPr>
                                <w:sz w:val="26"/>
                              </w:rPr>
                            </w:pPr>
                            <w:bookmarkStart w:id="210" w:name="_Toc242911255"/>
                            <w:r>
                              <w:t xml:space="preserve">Figure </w:t>
                            </w:r>
                            <w:fldSimple w:instr=" STYLEREF 1 \s ">
                              <w:r w:rsidR="0045305A">
                                <w:rPr>
                                  <w:noProof/>
                                </w:rPr>
                                <w:t>4</w:t>
                              </w:r>
                            </w:fldSimple>
                            <w:r w:rsidR="0045305A">
                              <w:noBreakHyphen/>
                            </w:r>
                            <w:fldSimple w:instr=" SEQ Figure \* ARABIC \s 1 ">
                              <w:r w:rsidR="0045305A">
                                <w:rPr>
                                  <w:noProof/>
                                </w:rPr>
                                <w:t>20</w:t>
                              </w:r>
                            </w:fldSimple>
                            <w:r>
                              <w:t xml:space="preserve"> </w:t>
                            </w:r>
                            <w:r w:rsidRPr="0054438D">
                              <w:t>Vehicle Predictive Maintenance Interface</w:t>
                            </w:r>
                            <w:bookmarkEnd w:id="210"/>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4A32A079" id="_x0000_s1062" type="#_x0000_t202" style="position:absolute;left:0;text-align:left;margin-left:0;margin-top:39.85pt;width:475.1pt;height:.05pt;z-index:251658303;visibility:visible;mso-wrap-style:square;mso-wrap-distance-left:9pt;mso-wrap-distance-top:0;mso-wrap-distance-right:9pt;mso-wrap-distance-bottom:0;mso-position-horizontal:center;mso-position-horizontal-relative:margin;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" stroked="f">
                <ns10:textbox style="mso-fit-shape-to-text:t" inset="0,0,0,0">
                  <w:txbxContent>
                    <w:p ns2:paraId="3D18358B" ns2:textId="267FFD67" w:rsidR="0094208A" w:rsidRPr="00BF0B99" w:rsidRDefault="0094208A" w:rsidP="0094208A">
                      <w:pPr>
                        <w:pStyle w:val="Caption"/>
                        <w:jc w:val="center"/>
                        <w:rPr>
                          <w:sz w:val="26"/>
                        </w:rPr>
                      </w:pPr>
                      <w:bookmarkStart w:id="211" w:name="_Toc242911255"/>
                      <w:r>
                        <w:t xml:space="preserve">Figure </w:t>
                      </w:r>
                      <w:fldSimple w:instr=" STYLEREF 1 \s ">
                        <w:r w:rsidR="0045305A">
                          <w:rPr>
                            <w:noProof/>
                          </w:rPr>
                          <w:t>4</w:t>
                        </w:r>
                      </w:fldSimple>
                      <w:r w:rsidR="0045305A">
                        <w:noBreakHyphen/>
                      </w:r>
                      <w:fldSimple w:instr=" SEQ Figure \* ARABIC \s 1 ">
                        <w:r w:rsidR="0045305A">
                          <w:rPr>
                            <w:noProof/>
                          </w:rPr>
                          <w:t>20</w:t>
                        </w:r>
                      </w:fldSimple>
                      <w:r>
                        <w:t xml:space="preserve"> </w:t>
                      </w:r>
                      <w:r w:rsidRPr="0054438D">
                        <w:t>Vehicle Predictive Maintenance Interface</w:t>
                      </w:r>
                      <w:bookmarkEnd w:id="211"/>
                    </w:p>
                  </w:txbxContent>
                </ns10:textbox>
                <ns12:wrap anchorx="margin"/>
              </ns10:shape>
            </w:pict>
          </ns1:Fallback>
        </ns1:AlternateContent>
      </w:r>
    </w:p>
    <w:p ns2:paraId="22BAA14A" ns2:textId="7DEC6157" w:rsidR="00A3215E" w:rsidRPr="00D333AA" w:rsidRDefault="00A3215E" w:rsidP="067C6F43">
      <w:pPr>
        <w:spacing w:before="0" w:after="240"/>
        <w:rPr>
          <w:noProof/>
        </w:rPr>
      </w:pPr>
    </w:p>
    <w:p ns2:paraId="2B6A74B1" ns2:textId="49936794" w:rsidR="00A3215E" w:rsidRPr="00D333AA" w:rsidRDefault="00FE67FC" w:rsidP="067C6F43">
      <w:pPr>
        <w:spacing w:before="0" w:after="240"/>
        <w:rPr>
          <w:noProof/>
        </w:rPr>
      </w:pPr>
      <w:r>
        <w:rPr>
          <w:noProof/>
        </w:rPr>
        <w:t xml:space="preserve">As shown in Figure 4-18, this interface presents the Vehicle ML tab within the Analytics module, which leverages predictive machine learning to forecast upcoming fleet maintenance requirements. The system utilizes a Multiple Linear Regression algorithm to accurately estimate the number of days remaining until a specific vehicle requires its next service or repair. To generate this forecast, the predictive model processes nine distinct historical and operational features, </w:t>
      </w:r>
      <w:r>
        <w:rPr>
          <w:noProof/>
        </w:rPr>
        <w:lastRenderedPageBreak/>
        <w:t>including the age of the asset, trip volume over the last ninety days, average passenger load factors, and the number of days since its last recorded repair. The interface dynamically displays these calculated predictions alongside each registered fleet asset, utilizing color-coded status badges such as Excellent or Fair to indicate current vehicle health. For assets approaching their operational thresholds, the system explicitly flags the vehicle with a Due Repair Target date alongside a visual countdown of the remaining days, allowing administrators to proactively schedule upkeep before critical mechanical failures occur.</w:t>
      </w:r>
    </w:p>
    <w:p ns2:paraId="0A942DDB" ns2:textId="1FAE27BE" w:rsidR="00A3215E" w:rsidRPr="00D333AA" w:rsidRDefault="00A3215E" w:rsidP="067C6F43">
      <w:pPr>
        <w:spacing w:before="0" w:after="240"/>
        <w:rPr>
          <w:noProof/>
        </w:rPr>
      </w:pPr>
    </w:p>
    <w:p ns2:paraId="17C2E5F0" ns2:textId="5440613F" w:rsidR="0058791A" w:rsidRPr="00D333AA" w:rsidRDefault="0058791A" w:rsidP="067C6F43">
      <w:pPr>
        <w:spacing w:before="0" w:after="240"/>
      </w:pPr>
    </w:p>
    <w:p ns2:paraId="73B14B9B" ns2:textId="77777777" w:rsidR="00C317D5" w:rsidRPr="00D333AA" w:rsidRDefault="00C317D5" w:rsidP="067C6F43">
      <w:pPr>
        <w:spacing w:before="0" w:after="240"/>
      </w:pPr>
    </w:p>
    <w:p ns2:paraId="2A1FB0AE" ns2:textId="77777777" w:rsidR="00A3215E" w:rsidRPr="00D333AA" w:rsidRDefault="00A3215E" w:rsidP="067C6F43">
      <w:pPr>
        <w:spacing w:before="0" w:after="240"/>
      </w:pPr>
    </w:p>
    <w:p ns2:paraId="24420E03" ns2:textId="77777777" w:rsidR="00A3215E" w:rsidRPr="00D333AA" w:rsidRDefault="00A3215E" w:rsidP="067C6F43">
      <w:pPr>
        <w:spacing w:before="0" w:after="240"/>
      </w:pPr>
    </w:p>
    <w:p ns2:paraId="35B49AF8" ns2:textId="77777777" w:rsidR="00A3215E" w:rsidRPr="00D333AA" w:rsidRDefault="00A3215E" w:rsidP="004865E0">
      <w:pPr>
        <w:spacing w:before="0" w:after="240"/>
        <w:ind w:firstLine="0"/>
      </w:pPr>
    </w:p>
    <w:p ns2:paraId="3BFA14D0" ns2:textId="77777777" w:rsidR="004865E0" w:rsidRPr="00D333AA" w:rsidRDefault="004865E0" w:rsidP="004865E0">
      <w:pPr>
        <w:spacing w:before="0" w:after="240"/>
        <w:ind w:firstLine="0"/>
      </w:pPr>
    </w:p>
    <w:p ns2:paraId="4261C69B" ns2:textId="77777777" w:rsidR="00192E50" w:rsidRPr="00D333AA" w:rsidRDefault="00192E50" w:rsidP="067C6F43">
      <w:pPr>
        <w:spacing w:before="0" w:after="240"/>
      </w:pPr>
    </w:p>
    <w:p ns2:paraId="4C9222EC" ns2:textId="3CFDF731" w:rsidR="00A3215E" w:rsidRPr="00D333AA" w:rsidRDefault="00FE67FC" w:rsidP="067C6F43">
      <w:pPr>
        <w:spacing w:before="0" w:after="240"/>
      </w:pPr>
      <w:r>
        <w:rPr>
          <w:noProof/>
        </w:rPr>
        <w:lastRenderedPageBreak/>
        <w:t xml:space="preserve">As shown in Figure 4-19, this interface illustrates the individual ML Forecast modal for a specific vehicle, which provides a detailed breakdown of the predictive maintenance results. The upper section prominently displays the final Multiple Linear Regression forecast, classifying the current operational health of the asset into specific categories such as Excellent Condition based on its recent trip workload and service history. To ensure transparency in the machine learning prediction, the lower section isolates the specific operational metrics that the algorithm processed to generate the final result. These detailed summary cards display the exact estimated days remaining until the next required service, alongside core algorithmic features including the total lifetime trips, physical age of the vehicle, total accumulated repairs and routine maintenance records, and the passenger volume transported over the preceding ninety days. </w:t>
      </w:r>
    </w:p>
    <w:p ns2:paraId="6F49F030" ns2:textId="016A11B3" w:rsidR="00D14CA6" w:rsidRPr="00D333AA" w:rsidRDefault="00D14CA6" w:rsidP="004865E0">
      <w:pPr>
        <w:spacing w:before="0" w:after="240"/>
        <w:ind w:firstLine="0"/>
      </w:pPr>
    </w:p>
    <w:p ns2:paraId="74724B30" ns2:textId="3595F4C8" w:rsidR="00D14CA6" w:rsidRPr="00D333AA" w:rsidRDefault="00D14CA6" w:rsidP="067C6F43">
      <w:pPr>
        <w:spacing w:before="0" w:after="240"/>
      </w:pPr>
    </w:p>
    <w:p ns2:paraId="3586C4B3" ns2:textId="19A0A2C5" w:rsidR="00D14CA6" w:rsidRPr="00D333AA" w:rsidRDefault="00CA681D" w:rsidP="067C6F43">
      <w:pPr>
        <w:spacing w:before="0" w:after="240"/>
      </w:pPr>
      <w:r w:rsidRPr="00D333AA">
        <w:t xml:space="preserve"> </w:t>
      </w:r>
    </w:p>
    <w:p ns2:paraId="1B507118" ns2:textId="29A21493" w:rsidR="00D14CA6" w:rsidRPr="00D333AA" w:rsidRDefault="00D14CA6" w:rsidP="067C6F43">
      <w:pPr>
        <w:spacing w:before="0" w:after="240"/>
      </w:pPr>
    </w:p>
    <w:p ns2:paraId="30537E3B" ns2:textId="57AA9B1D" w:rsidR="067C6F43" w:rsidRPr="00D333AA" w:rsidRDefault="00FC409A" w:rsidP="067C6F43">
      <w:pPr>
        <w:spacing w:before="0" w:after="240"/>
        <w:rPr>
          <w:i/>
          <w:szCs w:val="26"/>
        </w:rPr>
      </w:pPr>
      <w:r>
        <w:t>Objective 2.4: Driver Performance Classification</w:t>
      </w:r>
    </w:p>
    <w:p ns2:paraId="4AACBA64" ns2:textId="1123C57C" w:rsidR="00DD488E" w:rsidRPr="00D333AA" w:rsidRDefault="0045305A" w:rsidP="00DD488E">
      <w:pPr>
        <w:spacing w:before="0" w:after="240"/>
        <w:ind w:firstLine="720"/>
      </w:pPr>
      <w:r w:rsidRPr="00D333AA">
        <w:rPr>
          <w:noProof/>
        </w:rPr>
        <ns1:AlternateContent>
          <ns1:Choice Requires="wps">
            <w:drawing>
              <ns3:anchor distT="0" distB="0" distL="114300" distR="114300" simplePos="0" relativeHeight="251658300" behindDoc="0" locked="0" layoutInCell="1" allowOverlap="1" ns4:anchorId="48C5EBD4" ns4:editId="606A8E6E">
                <ns3:simplePos x="0" y="0"/>
                <ns3:positionH relativeFrom="margin">
                  <ns3:align>center</ns3:align>
                </ns3:positionH>
                <ns3:positionV relativeFrom="paragraph">
                  <ns3:posOffset>123825</ns3:posOffset>
                </ns3:positionV>
                <ns3:extent cx="6327775" cy="635"/>
                <ns3:effectExtent l="0" t="0" r="15875" b="11430"/>
                <ns3:wrapNone/>
                <ns3:docPr id="280951661" name="Text Box 1"/>
                <ns3:cNvGraphicFramePr/>
                <ns5:graphic>
                  <ns5:graphicData uri="http://schemas.microsoft.com/office/word/2010/wordprocessingShape">
                    <ns9:wsp>
                      <ns9:cNvSpPr txBox="1"/>
                      <ns9:spPr>
                        <ns5:xfrm>
                          <ns5:off x="0" y="0"/>
                          <ns5:ext cx="6327775" cy="635"/>
                        </ns5:xfrm>
                        <ns5:prstGeom prst="rect">
                          <ns5:avLst/>
                        </ns5:prstGeom>
                        <ns5:noFill/>
                        <ns5:ln>
                          <ns5:noFill/>
                        </ns5:ln>
                      </ns9:spPr>
                      <ns9:txbx>
                        <w:txbxContent>
                          <w:p ns2:paraId="5451FD6B" ns2:textId="1044ADB9" w:rsidR="003657B2" w:rsidRPr="00E94364" w:rsidRDefault="003657B2" w:rsidP="003657B2">
                            <w:pPr>
                              <w:pStyle w:val="Caption"/>
                              <w:jc w:val="center"/>
                              <w:rPr>
                                <w:noProof/>
                                <w:sz w:val="26"/>
                              </w:rPr>
                            </w:pPr>
                            <w:bookmarkStart w:id="204" w:name="_Toc242911252"/>
                            <w:r>
                              <w:t xml:space="preserve">Figure </w:t>
                            </w:r>
                            <w:fldSimple w:instr=" STYLEREF 1 \s ">
                              <w:r w:rsidR="0045305A">
                                <w:rPr>
                                  <w:noProof/>
                                </w:rPr>
                                <w:t>4</w:t>
                              </w:r>
                            </w:fldSimple>
                            <w:r w:rsidR="0045305A">
                              <w:noBreakHyphen/>
                            </w:r>
                            <w:fldSimple w:instr=" SEQ Figure \* ARABIC \s 1 ">
                              <w:r w:rsidR="0045305A">
                                <w:rPr>
                                  <w:noProof/>
                                </w:rPr>
                                <w:t>17</w:t>
                              </w:r>
                            </w:fldSimple>
                            <w:r>
                              <w:t xml:space="preserve"> </w:t>
                            </w:r>
                            <w:r w:rsidRPr="00804463">
                              <w:t>Driver Performance Classification Interface</w:t>
                            </w:r>
                            <w:bookmarkEnd w:id="204"/>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48C5EBD4" id="_x0000_s1059" type="#_x0000_t202" style="position:absolute;left:0;text-align:left;margin-left:0;margin-top:9.75pt;width:498.25pt;height:.05pt;z-index:251658300;visibility:visible;mso-wrap-style:square;mso-wrap-distance-left:9pt;mso-wrap-distance-top:0;mso-wrap-distance-right:9pt;mso-wrap-distance-bottom:0;mso-position-horizontal:center;mso-position-horizontal-relative:margin;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" filled="f" stroked="f">
                <ns10:textbox style="mso-fit-shape-to-text:t" inset="0,0,0,0">
                  <w:txbxContent>
                    <w:p ns2:paraId="5451FD6B" ns2:textId="1044ADB9" w:rsidR="003657B2" w:rsidRPr="00E94364" w:rsidRDefault="003657B2" w:rsidP="003657B2">
                      <w:pPr>
                        <w:pStyle w:val="Caption"/>
                        <w:jc w:val="center"/>
                        <w:rPr>
                          <w:noProof/>
                          <w:sz w:val="26"/>
                        </w:rPr>
                      </w:pPr>
                      <w:bookmarkStart w:id="205" w:name="_Toc242911252"/>
                      <w:r>
                        <w:t xml:space="preserve">Figure </w:t>
                      </w:r>
                      <w:fldSimple w:instr=" STYLEREF 1 \s ">
                        <w:r w:rsidR="0045305A">
                          <w:rPr>
                            <w:noProof/>
                          </w:rPr>
                          <w:t>4</w:t>
                        </w:r>
                      </w:fldSimple>
                      <w:r w:rsidR="0045305A">
                        <w:noBreakHyphen/>
                      </w:r>
                      <w:fldSimple w:instr=" SEQ Figure \* ARABIC \s 1 ">
                        <w:r w:rsidR="0045305A">
                          <w:rPr>
                            <w:noProof/>
                          </w:rPr>
                          <w:t>17</w:t>
                        </w:r>
                      </w:fldSimple>
                      <w:r>
                        <w:t xml:space="preserve"> </w:t>
                      </w:r>
                      <w:r w:rsidRPr="00804463">
                        <w:t>Driver Performance Classification Interface</w:t>
                      </w:r>
                      <w:bookmarkEnd w:id="205"/>
                    </w:p>
                  </w:txbxContent>
                </ns10:textbox>
                <ns12:wrap anchorx="margin"/>
              </ns10:shape>
            </w:pict>
          </ns1:Fallback>
        </ns1:AlternateContent>
      </w:r>
    </w:p>
    <w:p ns2:paraId="66ED6B41" ns2:textId="3DB358EC" w:rsidR="00F607CA" w:rsidRPr="00D333AA" w:rsidRDefault="00FE67FC" w:rsidP="00B31177">
      <w:pPr>
        <w:spacing w:before="0" w:after="240"/>
        <w:ind w:firstLine="720"/>
      </w:pPr>
      <w:r>
        <w:t xml:space="preserve">As shown in Figure 4-15, this interface illustrates the Driver ML tab within the Analytics module, which leverages artificial intelligence to automatically evaluate and categorize fleet personnel. The system utilizes a K-Nearest Neighbors (KNN) classification algorithm configured with a distance-weighted approach to analyze historical performance. The machine learning model processes eight </w:t>
      </w:r>
      <w:r>
        <w:lastRenderedPageBreak/>
        <w:t>specific operational features per driver: average safety score, punctuality score, professionalism score, total trips completed, accumulated late minutes, and precise counts for present, half-day, and absent attendance records. By evaluating these metrics against historical ground truths, the KNN algorithm dynamically assigns predictive performance labels to each profile, utilizing color-coded badges such as Elite Performer or Tardiness Risk to immediately alert administrators to exemplary service or potential operational liabilities</w:t>
      </w:r>
    </w:p>
    <w:p ns2:paraId="3F1B98A7" ns2:textId="4F38199D" w:rsidR="00F607CA" w:rsidRPr="00D333AA" w:rsidRDefault="003657B2" w:rsidP="067C6F43">
      <w:pPr>
        <w:spacing w:before="0" w:after="240"/>
      </w:pPr>
      <w:r w:rsidRPr="00D333AA">
        <w:rPr>
          <w:noProof/>
        </w:rPr>
        <ns1:AlternateContent>
          <ns1:Choice Requires="wps">
            <w:drawing>
              <ns3:anchor distT="0" distB="0" distL="114300" distR="114300" simplePos="0" relativeHeight="251658301" behindDoc="0" locked="0" layoutInCell="1" allowOverlap="1" ns4:anchorId="309475F9" ns4:editId="426AA98B">
                <ns3:simplePos x="0" y="0"/>
                <ns3:positionH relativeFrom="column">
                  <ns3:posOffset>666750</ns3:posOffset>
                </ns3:positionH>
                <ns3:positionV relativeFrom="paragraph">
                  <ns3:posOffset>3483610</ns3:posOffset>
                </ns3:positionV>
                <ns3:extent cx="3980815" cy="635"/>
                <ns3:effectExtent l="0" t="0" r="0" b="0"/>
                <ns3:wrapNone/>
                <ns3:docPr id="1119722171" name="Text Box 1"/>
                <ns3:cNvGraphicFramePr/>
                <ns5:graphic>
                  <ns5:graphicData uri="http://schemas.microsoft.com/office/word/2010/wordprocessingShape">
                    <ns9:wsp>
                      <ns9:cNvSpPr txBox="1"/>
                      <ns9:spPr>
                        <ns5:xfrm>
                          <ns5:off x="0" y="0"/>
                          <ns5:ext cx="3980815" cy="635"/>
                        </ns5:xfrm>
                        <ns5:prstGeom prst="rect">
                          <ns5:avLst/>
                        </ns5:prstGeom>
                        <ns5:solidFill>
                          <ns5:prstClr val="white"/>
                        </ns5:solidFill>
                        <ns5:ln>
                          <ns5:noFill/>
                        </ns5:ln>
                      </ns9:spPr>
                      <ns9:txbx>
                        <w:txbxContent>
                          <w:p ns2:paraId="53F95C0F" ns2:textId="5F83337C" w:rsidR="003657B2" w:rsidRPr="00614D44" w:rsidRDefault="003657B2" w:rsidP="003657B2">
                            <w:pPr>
                              <w:pStyle w:val="Caption"/>
                              <w:rPr>
                                <w:noProof/>
                                <w:sz w:val="26"/>
                              </w:rPr>
                            </w:pPr>
                            <w:bookmarkStart w:id="206" w:name="_Toc242911253"/>
                            <w:r>
                              <w:t xml:space="preserve">Figure </w:t>
                            </w:r>
                            <w:fldSimple w:instr=" STYLEREF 1 \s ">
                              <w:r w:rsidR="0045305A">
                                <w:rPr>
                                  <w:noProof/>
                                </w:rPr>
                                <w:t>4</w:t>
                              </w:r>
                            </w:fldSimple>
                            <w:r w:rsidR="0045305A">
                              <w:noBreakHyphen/>
                            </w:r>
                            <w:fldSimple w:instr=" SEQ Figure \* ARABIC \s 1 ">
                              <w:r w:rsidR="0045305A">
                                <w:rPr>
                                  <w:noProof/>
                                </w:rPr>
                                <w:t>18</w:t>
                              </w:r>
                            </w:fldSimple>
                            <w:r>
                              <w:t xml:space="preserve"> </w:t>
                            </w:r>
                            <w:r w:rsidRPr="00AB58D3">
                              <w:t>Individual Driver Performance  Interface</w:t>
                            </w:r>
                            <w:bookmarkEnd w:id="206"/>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309475F9" id="_x0000_s1060" type="#_x0000_t202" style="position:absolute;left:0;text-align:left;margin-left:52.5pt;margin-top:274.3pt;width:313.45pt;height:.05pt;z-index:251658301;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" stroked="f">
                <ns10:textbox style="mso-fit-shape-to-text:t" inset="0,0,0,0">
                  <w:txbxContent>
                    <w:p ns2:paraId="53F95C0F" ns2:textId="5F83337C" w:rsidR="003657B2" w:rsidRPr="00614D44" w:rsidRDefault="003657B2" w:rsidP="003657B2">
                      <w:pPr>
                        <w:pStyle w:val="Caption"/>
                        <w:rPr>
                          <w:noProof/>
                          <w:sz w:val="26"/>
                        </w:rPr>
                      </w:pPr>
                      <w:bookmarkStart w:id="207" w:name="_Toc242911253"/>
                      <w:r>
                        <w:t xml:space="preserve">Figure </w:t>
                      </w:r>
                      <w:fldSimple w:instr=" STYLEREF 1 \s ">
                        <w:r w:rsidR="0045305A">
                          <w:rPr>
                            <w:noProof/>
                          </w:rPr>
                          <w:t>4</w:t>
                        </w:r>
                      </w:fldSimple>
                      <w:r w:rsidR="0045305A">
                        <w:noBreakHyphen/>
                      </w:r>
                      <w:fldSimple w:instr=" SEQ Figure \* ARABIC \s 1 ">
                        <w:r w:rsidR="0045305A">
                          <w:rPr>
                            <w:noProof/>
                          </w:rPr>
                          <w:t>18</w:t>
                        </w:r>
                      </w:fldSimple>
                      <w:r>
                        <w:t xml:space="preserve"> </w:t>
                      </w:r>
                      <w:r w:rsidRPr="00AB58D3">
                        <w:t>Individual Driver Performance  Interface</w:t>
                      </w:r>
                      <w:bookmarkEnd w:id="207"/>
                    </w:p>
                  </w:txbxContent>
                </ns10:textbox>
              </ns10:shape>
            </w:pict>
          </ns1:Fallback>
        </ns1:AlternateContent>
      </w:r>
      <w:r w:rsidR="00DD488E" w:rsidRPr="00D333AA">
        <w:rPr>
          <w:noProof/>
        </w:rPr>
        <w:drawing>
          <ns3:anchor distT="0" distB="0" distL="114300" distR="114300" simplePos="0" relativeHeight="251658258" behindDoc="0" locked="0" layoutInCell="1" allowOverlap="1" ns4:anchorId="324E0827" ns4:editId="0F2A3216">
            <ns3:simplePos x="0" y="0"/>
            <ns3:positionH relativeFrom="margin">
              <ns3:posOffset>666750</ns3:posOffset>
            </ns3:positionH>
            <ns3:positionV relativeFrom="paragraph">
              <ns3:posOffset>-284480</ns3:posOffset>
            </ns3:positionV>
            <ns3:extent cx="3980972" cy="3711427"/>
            <ns3:effectExtent l="19050" t="19050" r="19685" b="22860"/>
            <ns3:wrapNone/>
            <ns3:docPr id="1077593078" name="Picture 36"/>
            <ns3:cNvGraphicFramePr>
              <ns5:graphicFrameLocks noChangeAspect="1"/>
            </ns3:cNvGraphicFramePr>
            <ns5:graphic>
              <ns5:graphicData uri="http://schemas.openxmlformats.org/drawingml/2006/picture">
                <ns6:pic>
                  <ns6:nvPicPr>
                    <ns6:cNvPr id="0" name="Picture 35"/>
                    <ns6:cNvPicPr>
                      <ns5:picLocks noChangeAspect="1" noChangeArrowheads="1"/>
                    </ns6:cNvPicPr>
                  </ns6:nvPicPr>
                  <ns6:blipFill>
                    <ns5:blip ns7:embed="rId48">
                      <ns5:extLst>
                        <ns5:ext uri="{28A0092B-C50C-407E-A947-70E740481C1C}">
                          <ns8:useLocalDpi val="0"/>
                        </ns5:ext>
                      </ns5:extLst>
                    </ns5:blip>
                    <ns5:srcRect/>
                    <ns5:stretch>
                      <ns5:fillRect/>
                    </ns5:stretch>
                  </ns6:blipFill>
                  <ns6:spPr bwMode="auto">
                    <ns5:xfrm>
                      <ns5:off x="0" y="0"/>
                      <ns5:ext cx="3980972" cy="3711427"/>
                    </ns5:xfrm>
                    <ns5:prstGeom prst="rect">
                      <ns5:avLst/>
                    </ns5:prstGeom>
                    <ns5:noFill/>
                    <ns5:ln>
                      <ns5:solidFill>
                        <ns5:schemeClr val="tx1"/>
                      </ns5:solidFill>
                    </ns5:ln>
                  </ns6:spPr>
                </ns6:pic>
              </ns5:graphicData>
            </ns5:graphic>
            <ns4:sizeRelH relativeFrom="margin">
              <ns4:pctWidth>0</ns4:pctWidth>
            </ns4:sizeRelH>
            <ns4:sizeRelV relativeFrom="margin">
              <ns4:pctHeight>0</ns4:pctHeight>
            </ns4:sizeRelV>
          </ns3:anchor>
        </w:drawing>
      </w:r>
    </w:p>
    <w:p ns2:paraId="26C0A3B0" ns2:textId="77777777" w:rsidR="00C317D5" w:rsidRPr="00D333AA" w:rsidRDefault="00C317D5" w:rsidP="067C6F43">
      <w:pPr>
        <w:spacing w:before="0" w:after="240"/>
      </w:pPr>
    </w:p>
    <w:p ns2:paraId="3205A5B7" ns2:textId="77777777" w:rsidR="00C317D5" w:rsidRPr="00D333AA" w:rsidRDefault="00C317D5" w:rsidP="067C6F43">
      <w:pPr>
        <w:spacing w:before="0" w:after="240"/>
      </w:pPr>
    </w:p>
    <w:p ns2:paraId="7DE86745" ns2:textId="77777777" w:rsidR="00C317D5" w:rsidRPr="00D333AA" w:rsidRDefault="00C317D5" w:rsidP="067C6F43">
      <w:pPr>
        <w:spacing w:before="0" w:after="240"/>
      </w:pPr>
    </w:p>
    <w:p ns2:paraId="31BAA5EB" ns2:textId="0BD94D07" w:rsidR="00C317D5" w:rsidRPr="00D333AA" w:rsidRDefault="00C317D5" w:rsidP="067C6F43">
      <w:pPr>
        <w:spacing w:before="0" w:after="240"/>
      </w:pPr>
    </w:p>
    <w:p ns2:paraId="7CF5F210" ns2:textId="77777777" w:rsidR="00C317D5" w:rsidRPr="00D333AA" w:rsidRDefault="00C317D5" w:rsidP="067C6F43">
      <w:pPr>
        <w:spacing w:before="0" w:after="240"/>
      </w:pPr>
    </w:p>
    <w:p ns2:paraId="224DB318" ns2:textId="1C7465A3" w:rsidR="003657B2" w:rsidRPr="00D333AA" w:rsidRDefault="003657B2" w:rsidP="067C6F43">
      <w:pPr>
        <w:spacing w:before="0" w:after="240"/>
      </w:pPr>
    </w:p>
    <w:p ns2:paraId="50F4EEC0" ns2:textId="77777777" w:rsidR="00EE0BC8" w:rsidRDefault="00EE0BC8" w:rsidP="067C6F43">
      <w:pPr>
        <w:spacing w:before="0" w:after="240"/>
      </w:pPr>
    </w:p>
    <w:p ns2:paraId="210B86CC" ns2:textId="02C6187F" w:rsidR="00C317D5" w:rsidRPr="00D333AA" w:rsidRDefault="00FE67FC" w:rsidP="067C6F43">
      <w:pPr>
        <w:spacing w:before="0" w:after="240"/>
      </w:pPr>
      <w:r>
        <w:lastRenderedPageBreak/>
        <w:t>As shown in Figure 4-16, this interface presents the comprehensive evaluation view for an individual driver, accessed by selecting a specific profile from the main classification list. The modal visually aggregates the exact core metrics utilized by the machine learning algorithm, prominently displaying the calculated average ratings for safety, punctuality, and professionalism alongside the raw attendance statistics. The upper section highlights the final ML classification badge derived from these numbers, while the lower section provides a chronological log of all past staff evaluations, allowing administrators to audit historical performance data and trace the origin of the current averages.</w:t>
      </w:r>
    </w:p>
    <w:p ns2:paraId="2604DEF4" ns2:textId="43D2E885" w:rsidR="00C317D5" w:rsidRPr="00D333AA" w:rsidRDefault="00C317D5" w:rsidP="067C6F43">
      <w:pPr>
        <w:spacing w:before="0" w:after="240"/>
      </w:pPr>
      <w:r w:rsidRPr="00D333AA">
        <w:rPr>
          <w:noProof/>
        </w:rPr>
        <w:drawing>
          <ns3:anchor distT="0" distB="0" distL="114300" distR="114300" simplePos="0" relativeHeight="251658259" behindDoc="0" locked="0" layoutInCell="1" allowOverlap="1" ns4:anchorId="101F294A" ns4:editId="2B75020C">
            <ns3:simplePos x="0" y="0"/>
            <ns3:positionH relativeFrom="column">
              <ns3:posOffset>1038225</ns3:posOffset>
            </ns3:positionH>
            <ns3:positionV relativeFrom="paragraph">
              <ns3:posOffset>28575</ns3:posOffset>
            </ns3:positionV>
            <ns3:extent cx="3102535" cy="2955851"/>
            <ns3:effectExtent l="19050" t="19050" r="22225" b="16510"/>
            <ns3:wrapNone/>
            <ns3:docPr id="482126462" name="Picture 37"/>
            <ns3:cNvGraphicFramePr>
              <ns5:graphicFrameLocks noChangeAspect="1"/>
            </ns3:cNvGraphicFramePr>
            <ns5:graphic>
              <ns5:graphicData uri="http://schemas.openxmlformats.org/drawingml/2006/picture">
                <ns6:pic>
                  <ns6:nvPicPr>
                    <ns6:cNvPr id="0" name="Picture 37"/>
                    <ns6:cNvPicPr>
                      <ns5:picLocks noChangeAspect="1" noChangeArrowheads="1"/>
                    </ns6:cNvPicPr>
                  </ns6:nvPicPr>
                  <ns6:blipFill>
                    <ns5:blip ns7:embed="rId49">
                      <ns5:extLst>
                        <ns5:ext uri="{28A0092B-C50C-407E-A947-70E740481C1C}">
                          <ns8:useLocalDpi val="0"/>
                        </ns5:ext>
                      </ns5:extLst>
                    </ns5:blip>
                    <ns5:srcRect/>
                    <ns5:stretch>
                      <ns5:fillRect/>
                    </ns5:stretch>
                  </ns6:blipFill>
                  <ns6:spPr bwMode="auto">
                    <ns5:xfrm>
                      <ns5:off x="0" y="0"/>
                      <ns5:ext cx="3102535" cy="2955851"/>
                    </ns5:xfrm>
                    <ns5:prstGeom prst="rect">
                      <ns5:avLst/>
                    </ns5:prstGeom>
                    <ns5:noFill/>
                    <ns5:ln>
                      <ns5:solidFill>
                        <ns5:schemeClr val="tx1"/>
                      </ns5:solidFill>
                    </ns5:ln>
                  </ns6:spPr>
                </ns6:pic>
              </ns5:graphicData>
            </ns5:graphic>
            <ns4:sizeRelH relativeFrom="page">
              <ns4:pctWidth>0</ns4:pctWidth>
            </ns4:sizeRelH>
            <ns4:sizeRelV relativeFrom="page">
              <ns4:pctHeight>0</ns4:pctHeight>
            </ns4:sizeRelV>
          </ns3:anchor>
        </w:drawing>
      </w:r>
    </w:p>
    <w:p ns2:paraId="623436A2" ns2:textId="36453A7A" w:rsidR="00C317D5" w:rsidRPr="00D333AA" w:rsidRDefault="00C317D5" w:rsidP="067C6F43">
      <w:pPr>
        <w:spacing w:before="0" w:after="240"/>
      </w:pPr>
    </w:p>
    <w:p ns2:paraId="6FC3E9FB" ns2:textId="72AC67AB" w:rsidR="00C317D5" w:rsidRPr="00D333AA" w:rsidRDefault="00C317D5" w:rsidP="067C6F43">
      <w:pPr>
        <w:spacing w:before="0" w:after="240"/>
      </w:pPr>
    </w:p>
    <w:p ns2:paraId="39842EA5" ns2:textId="77777777" w:rsidR="00C317D5" w:rsidRPr="00D333AA" w:rsidRDefault="00C317D5" w:rsidP="067C6F43">
      <w:pPr>
        <w:spacing w:before="0" w:after="240"/>
      </w:pPr>
    </w:p>
    <w:p ns2:paraId="1BDFF526" ns2:textId="77777777" w:rsidR="00C317D5" w:rsidRPr="00D333AA" w:rsidRDefault="00C317D5" w:rsidP="067C6F43">
      <w:pPr>
        <w:spacing w:before="0" w:after="240"/>
      </w:pPr>
    </w:p>
    <w:p ns2:paraId="30537E3B" ns2:textId="57AA9B1D" w:rsidR="067C6F43" w:rsidRPr="00D333AA" w:rsidRDefault="00FC409A" w:rsidP="067C6F43">
      <w:pPr>
        <w:spacing w:before="0" w:after="240"/>
        <w:rPr>
          <w:i/>
          <w:szCs w:val="26"/>
        </w:rPr>
      </w:pPr>
      <w:r>
        <w:t>Objective 2.5: K-Means Clustering for Destination Demand Profiling</w:t>
      </w:r>
    </w:p>
    <w:p ns2:paraId="26054AD3" ns2:textId="0D53C940" w:rsidR="00D14CA6" w:rsidRPr="00D333AA" w:rsidRDefault="0045305A" w:rsidP="067C6F43">
      <w:pPr>
        <w:spacing w:before="0" w:after="240"/>
      </w:pPr>
      <w:r w:rsidRPr="00D333AA">
        <w:rPr>
          <w:noProof/>
        </w:rPr>
        <ns1:AlternateContent>
          <ns1:Choice Requires="wps">
            <w:drawing>
              <ns3:anchor distT="0" distB="0" distL="114300" distR="114300" simplePos="0" relativeHeight="251658304" behindDoc="0" locked="0" layoutInCell="1" allowOverlap="1" ns4:anchorId="6CC75E05" ns4:editId="625C6022">
                <ns3:simplePos x="0" y="0"/>
                <ns3:positionH relativeFrom="margin">
                  <ns3:align>right</ns3:align>
                </ns3:positionH>
                <ns3:positionV relativeFrom="paragraph">
                  <ns3:posOffset>7197</ns3:posOffset>
                </ns3:positionV>
                <ns3:extent cx="5486400" cy="635"/>
                <ns3:effectExtent l="0" t="0" r="0" b="11430"/>
                <ns3:wrapNone/>
                <ns3:docPr id="1548556757" name="Text Box 1"/>
                <ns3:cNvGraphicFramePr/>
                <ns5:graphic>
                  <ns5:graphicData uri="http://schemas.microsoft.com/office/word/2010/wordprocessingShape">
                    <ns9:wsp>
                      <ns9:cNvSpPr txBox="1"/>
                      <ns9:spPr>
                        <ns5:xfrm>
                          <ns5:off x="0" y="0"/>
                          <ns5:ext cx="5486400" cy="635"/>
                        </ns5:xfrm>
                        <ns5:prstGeom prst="rect">
                          <ns5:avLst/>
                        </ns5:prstGeom>
                        <ns5:noFill/>
                        <ns5:ln>
                          <ns5:noFill/>
                        </ns5:ln>
                      </ns9:spPr>
                      <ns9:txbx>
                        <w:txbxContent>
                          <w:p ns2:paraId="0DF7E2D1" ns2:textId="2B4ED0BE" w:rsidR="0094208A" w:rsidRPr="00E51531" w:rsidRDefault="0094208A" w:rsidP="0094208A">
                            <w:pPr>
                              <w:pStyle w:val="Caption"/>
                              <w:jc w:val="center"/>
                              <w:rPr>
                                <w:noProof/>
                                <w:sz w:val="26"/>
                              </w:rPr>
                            </w:pPr>
                            <w:bookmarkStart w:id="212" w:name="_Toc242911257"/>
                            <w:r>
                              <w:t xml:space="preserve">Figure </w:t>
                            </w:r>
                            <w:fldSimple w:instr=" STYLEREF 1 \s ">
                              <w:r w:rsidR="0045305A">
                                <w:rPr>
                                  <w:noProof/>
                                </w:rPr>
                                <w:t>4</w:t>
                              </w:r>
                            </w:fldSimple>
                            <w:r w:rsidR="0045305A">
                              <w:noBreakHyphen/>
                            </w:r>
                            <w:fldSimple w:instr=" SEQ Figure \* ARABIC \s 1 ">
                              <w:r w:rsidR="0045305A">
                                <w:rPr>
                                  <w:noProof/>
                                </w:rPr>
                                <w:t>22</w:t>
                              </w:r>
                            </w:fldSimple>
                            <w:r>
                              <w:t xml:space="preserve"> </w:t>
                            </w:r>
                            <w:r w:rsidRPr="0085732B">
                              <w:t>Destination Demand Profiling Interface</w:t>
                            </w:r>
                            <w:bookmarkEnd w:id="212"/>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6CC75E05" id="_x0000_s1063" type="#_x0000_t202" style="position:absolute;left:0;text-align:left;margin-left:380.8pt;margin-top:.55pt;width:6in;height:.05pt;z-index:251658304;visibility:visible;mso-wrap-style:square;mso-wrap-distance-left:9pt;mso-wrap-distance-top:0;mso-wrap-distance-right:9pt;mso-wrap-distance-bottom:0;mso-position-horizontal:right;mso-position-horizontal-relative:margin;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" filled="f" stroked="f">
                <ns10:textbox style="mso-fit-shape-to-text:t" inset="0,0,0,0">
                  <w:txbxContent>
                    <w:p ns2:paraId="0DF7E2D1" ns2:textId="2B4ED0BE" w:rsidR="0094208A" w:rsidRPr="00E51531" w:rsidRDefault="0094208A" w:rsidP="0094208A">
                      <w:pPr>
                        <w:pStyle w:val="Caption"/>
                        <w:jc w:val="center"/>
                        <w:rPr>
                          <w:noProof/>
                          <w:sz w:val="26"/>
                        </w:rPr>
                      </w:pPr>
                      <w:bookmarkStart w:id="213" w:name="_Toc242911257"/>
                      <w:r>
                        <w:t xml:space="preserve">Figure </w:t>
                      </w:r>
                      <w:fldSimple w:instr=" STYLEREF 1 \s ">
                        <w:r w:rsidR="0045305A">
                          <w:rPr>
                            <w:noProof/>
                          </w:rPr>
                          <w:t>4</w:t>
                        </w:r>
                      </w:fldSimple>
                      <w:r w:rsidR="0045305A">
                        <w:noBreakHyphen/>
                      </w:r>
                      <w:fldSimple w:instr=" SEQ Figure \* ARABIC \s 1 ">
                        <w:r w:rsidR="0045305A">
                          <w:rPr>
                            <w:noProof/>
                          </w:rPr>
                          <w:t>22</w:t>
                        </w:r>
                      </w:fldSimple>
                      <w:r>
                        <w:t xml:space="preserve"> </w:t>
                      </w:r>
                      <w:r w:rsidRPr="0085732B">
                        <w:t>Destination Demand Profiling Interface</w:t>
                      </w:r>
                      <w:bookmarkEnd w:id="213"/>
                    </w:p>
                  </w:txbxContent>
                </ns10:textbox>
                <ns12:wrap anchorx="margin"/>
              </ns10:shape>
            </w:pict>
          </ns1:Fallback>
        </ns1:AlternateContent>
      </w:r>
    </w:p>
    <w:p ns2:paraId="48D2ECFF" ns2:textId="46AB85AA" w:rsidR="00CA681D" w:rsidRPr="00D333AA" w:rsidRDefault="00FE67FC" w:rsidP="00CA681D">
      <w:pPr>
        <w:spacing w:before="0" w:after="240"/>
      </w:pPr>
      <w:r>
        <w:rPr>
          <w:noProof/>
        </w:rPr>
        <w:lastRenderedPageBreak/>
        <w:t>As shown in Figure 4-20, this interface illustrates the main dashboard of the Destinations tab within the Analytics module, which employs a K-Means clustering algorithm to automatically categorize destination demand profiles. The machine learning model evaluates three primary operational features for each route: total passenger volume, trip frequency, and the required fleet density, which is calculated based on the number of distinct vehicles assigned to that location. An integrated time filter allows administrators to dynamically adjust the analysis timeframe, supporting datasets ranging from a specific day to a full month. Based on these selected metrics, the algorithm groups destinations into distinct classifications, specifically High Demand, Steady Demand, and Low Demand Destinations. The lower section of the dashboard translates these data clusters into Actionable Dispatch Recommendations, explicitly suggesting operational adjustments such as increasing vehicle allocation for high-demand routes or deploying smaller vehicles to optimize fuel on low-demand routes.</w:t>
      </w:r>
    </w:p>
    <w:p ns2:paraId="37431F7B" ns2:textId="1A097440" w:rsidR="00D14CA6" w:rsidRPr="00D333AA" w:rsidRDefault="00D14CA6" w:rsidP="00CA681D">
      <w:pPr>
        <w:spacing w:before="0" w:after="240"/>
      </w:pPr>
    </w:p>
    <w:p ns2:paraId="04317FDF" ns2:textId="49DE1C5D" w:rsidR="00A3215E" w:rsidRPr="00D333AA" w:rsidRDefault="00A3215E" w:rsidP="067C6F43">
      <w:pPr>
        <w:spacing w:before="0" w:after="240"/>
      </w:pPr>
    </w:p>
    <w:p ns2:paraId="7DCB399A" ns2:textId="45268B15" w:rsidR="00A3215E" w:rsidRPr="00D333AA" w:rsidRDefault="0045305A" w:rsidP="067C6F43">
      <w:pPr>
        <w:spacing w:before="0" w:after="240"/>
      </w:pPr>
      <w:r w:rsidRPr="00D333AA">
        <w:rPr>
          <w:noProof/>
        </w:rPr>
        <ns1:AlternateContent>
          <ns1:Choice Requires="wps">
            <w:drawing>
              <ns3:anchor distT="0" distB="0" distL="114300" distR="114300" simplePos="0" relativeHeight="251658305" behindDoc="0" locked="0" layoutInCell="1" allowOverlap="1" ns4:anchorId="2A650221" ns4:editId="2D5BD645">
                <ns3:simplePos x="0" y="0"/>
                <ns3:positionH relativeFrom="margin">
                  <ns3:align>right</ns3:align>
                </ns3:positionH>
                <ns3:positionV relativeFrom="paragraph">
                  <ns3:posOffset>7620</ns3:posOffset>
                </ns3:positionV>
                <ns3:extent cx="5486400" cy="635"/>
                <ns3:effectExtent l="0" t="0" r="0" b="11430"/>
                <ns3:wrapNone/>
                <ns3:docPr id="1604670917" name="Text Box 1"/>
                <ns3:cNvGraphicFramePr/>
                <ns5:graphic>
                  <ns5:graphicData uri="http://schemas.microsoft.com/office/word/2010/wordprocessingShape">
                    <ns9:wsp>
                      <ns9:cNvSpPr txBox="1"/>
                      <ns9:spPr>
                        <ns5:xfrm>
                          <ns5:off x="0" y="0"/>
                          <ns5:ext cx="5486400" cy="635"/>
                        </ns5:xfrm>
                        <ns5:prstGeom prst="rect">
                          <ns5:avLst/>
                        </ns5:prstGeom>
                        <ns5:noFill/>
                        <ns5:ln>
                          <ns5:noFill/>
                        </ns5:ln>
                      </ns9:spPr>
                      <ns9:txbx>
                        <w:txbxContent>
                          <w:p ns2:paraId="76B5F3F8" ns2:textId="34787F0F" w:rsidR="0094208A" w:rsidRPr="005A0733" w:rsidRDefault="0094208A" w:rsidP="0094208A">
                            <w:pPr>
                              <w:pStyle w:val="Caption"/>
                              <w:jc w:val="center"/>
                              <w:rPr>
                                <w:noProof/>
                                <w:sz w:val="26"/>
                              </w:rPr>
                            </w:pPr>
                            <w:bookmarkStart w:id="214" w:name="_Toc242911258"/>
                            <w:r>
                              <w:t xml:space="preserve">Figure </w:t>
                            </w:r>
                            <w:fldSimple w:instr=" STYLEREF 1 \s ">
                              <w:r w:rsidR="0045305A">
                                <w:rPr>
                                  <w:noProof/>
                                </w:rPr>
                                <w:t>4</w:t>
                              </w:r>
                            </w:fldSimple>
                            <w:r w:rsidR="0045305A">
                              <w:noBreakHyphen/>
                            </w:r>
                            <w:fldSimple w:instr=" SEQ Figure \* ARABIC \s 1 ">
                              <w:r w:rsidR="0045305A">
                                <w:rPr>
                                  <w:noProof/>
                                </w:rPr>
                                <w:t>23</w:t>
                              </w:r>
                            </w:fldSimple>
                            <w:r>
                              <w:t xml:space="preserve"> </w:t>
                            </w:r>
                            <w:r w:rsidRPr="00302C0B">
                              <w:t>Destination Demand Profiling Trip Breakdown Interface</w:t>
                            </w:r>
                            <w:bookmarkEnd w:id="214"/>
                          </w:p>
                        </w:txbxContent>
                      </ns9:txbx>
                      <ns9:bodyPr rot="0" spcFirstLastPara="0" vertOverflow="overflow" horzOverflow="overflow" vert="horz" wrap="square" lIns="0" tIns="0" rIns="0" bIns="0" numCol="1" spcCol="0" rtlCol="0" fromWordArt="0" anchor="t" anchorCtr="0" forceAA="0" compatLnSpc="1">
                        <ns5:prstTxWarp prst="textNoShape">
                          <ns5:avLst/>
                        </ns5:prstTxWarp>
                        <ns5:spAutoFit/>
                      </ns9:bodyPr>
                    </ns9:wsp>
                  </ns5:graphicData>
                </ns5:graphic>
              </ns3:anchor>
            </w:drawing>
          </ns1:Choice>
          <ns1:Fallback>
            <w:pict>
              <ns10:shape ns2:anchorId="2A650221" id="_x0000_s1064" type="#_x0000_t202" style="position:absolute;left:0;text-align:left;margin-left:380.8pt;margin-top:.6pt;width:6in;height:.05pt;z-index:251658305;visibility:visible;mso-wrap-style:square;mso-wrap-distance-left:9pt;mso-wrap-distance-top:0;mso-wrap-distance-right:9pt;mso-wrap-distance-bottom:0;mso-position-horizontal:right;mso-position-horizontal-relative:margin;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" filled="f" stroked="f">
                <ns10:textbox style="mso-fit-shape-to-text:t" inset="0,0,0,0">
                  <w:txbxContent>
                    <w:p ns2:paraId="76B5F3F8" ns2:textId="34787F0F" w:rsidR="0094208A" w:rsidRPr="005A0733" w:rsidRDefault="0094208A" w:rsidP="0094208A">
                      <w:pPr>
                        <w:pStyle w:val="Caption"/>
                        <w:jc w:val="center"/>
                        <w:rPr>
                          <w:noProof/>
                          <w:sz w:val="26"/>
                        </w:rPr>
                      </w:pPr>
                      <w:bookmarkStart w:id="215" w:name="_Toc242911258"/>
                      <w:r>
                        <w:t xml:space="preserve">Figure </w:t>
                      </w:r>
                      <w:fldSimple w:instr=" STYLEREF 1 \s ">
                        <w:r w:rsidR="0045305A">
                          <w:rPr>
                            <w:noProof/>
                          </w:rPr>
                          <w:t>4</w:t>
                        </w:r>
                      </w:fldSimple>
                      <w:r w:rsidR="0045305A">
                        <w:noBreakHyphen/>
                      </w:r>
                      <w:fldSimple w:instr=" SEQ Figure \* ARABIC \s 1 ">
                        <w:r w:rsidR="0045305A">
                          <w:rPr>
                            <w:noProof/>
                          </w:rPr>
                          <w:t>23</w:t>
                        </w:r>
                      </w:fldSimple>
                      <w:r>
                        <w:t xml:space="preserve"> </w:t>
                      </w:r>
                      <w:r w:rsidRPr="00302C0B">
                        <w:t>Destination Demand Profiling Trip Breakdown Interface</w:t>
                      </w:r>
                      <w:bookmarkEnd w:id="215"/>
                    </w:p>
                  </w:txbxContent>
                </ns10:textbox>
                <ns12:wrap anchorx="margin"/>
              </ns10:shape>
            </w:pict>
          </ns1:Fallback>
        </ns1:AlternateContent>
      </w:r>
    </w:p>
    <w:p ns2:paraId="654546AB" ns2:textId="516FB4F3" w:rsidR="000D7B41" w:rsidRPr="00D333AA" w:rsidRDefault="00FE67FC" w:rsidP="00192E50">
      <w:pPr>
        <w:spacing w:before="0" w:after="240"/>
      </w:pPr>
      <w:r>
        <w:lastRenderedPageBreak/>
        <w:t>As shown in Figure 4-21, this interface presents the Classified Trip Breakdown, which serves as a detailed supplementary view to support the destination demand clustering. The module lists individual trip records, visually mapping specific passenger counts, departure times, and vehicle assignments directly to their corresponding demand profiles. This detailed list ensures transparent algorithmic validation, allowing administrators to audit the exact historical data that the K-Means algorithm processed to generate the broader operational classifications.</w:t>
      </w:r>
    </w:p>
    <w:p ns2:paraId="07391989" ns2:textId="7194D12C" w:rsidR="00F064BF" w:rsidRPr="00D333AA" w:rsidRDefault="006860FE" w:rsidP="006D368A">
      <w:pPr>
        <w:pStyle w:val="Heading2"/>
        <w:numPr>
          <w:ilvl w:val="0"/>
          <w:numId w:val="0"/>
        </w:numPr>
      </w:pPr>
      <w:bookmarkStart w:id="216" w:name="_Toc242911177"/>
      <w:r w:rsidRPr="00D333AA">
        <w:t>4.2 Machine Learning Model Evaluation and Performance Metrics</w:t>
      </w:r>
      <w:bookmarkEnd w:id="216"/>
    </w:p>
    <w:p ns2:paraId="3BD56496" ns2:textId="33660006" w:rsidR="00E86ED1" w:rsidRPr="00D333AA" w:rsidRDefault="00C77211" w:rsidP="00C77211">
      <w:pPr>
        <w:spacing w:before="0" w:after="240"/>
      </w:pPr>
      <w:r w:rsidRPr="00D333AA">
        <w:t xml:space="preserve">A comprehensive evaluation of the machine learning algorithms integrated into the system to ensure the reliability of its automated operational insights. The intelligence module relies on three distinct algorithms to process fleet data: K-Nearest Neighbors (KNN) for driver performance classification, Multiple Linear Regression (MLR) for predictive vehicle maintenance, and K-Means clustering for destination demand profiling. Because these models solve fundamentally different mathematical problems encompassing classification, regression, and data clustering, their operational accuracy must be validated using distinct statistical frameworks. The subsequent evaluations utilize macro-averaged metrics to confirm </w:t>
      </w:r>
      <w:r w:rsidRPr="00D333AA">
        <w:lastRenderedPageBreak/>
        <w:t>the balanced identification of driver personnel tiers, continuous error measurements to quantify the practical variance in maintenance forecasting, and structural cohesion scores to verify the validity of the automated destination demand categories.</w:t>
      </w:r>
    </w:p>
    <w:p ns2:paraId="5A8F01F9" ns2:textId="39F5EFE3" w:rsidR="0094208A" w:rsidRPr="00D333AA" w:rsidRDefault="0094208A" w:rsidP="007B2E24">
      <w:pPr>
        <w:pStyle w:val="Caption"/>
        <w:keepNext/>
        <w:spacing w:before="120" w:after="60" w:line="240" w:lineRule="auto"/>
        <w:ind w:firstLine="0"/>
        <w:jc w:val="center"/>
      </w:pPr>
      <w:bookmarkStart w:id="217" w:name="_Toc242911213"/>
      <w:r w:rsidRPr="00D333AA">
        <w:t xml:space="preserve">Table </w:t>
      </w:r>
      <w:r w:rsidRPr="00D333AA">
        <w:fldChar w:fldCharType="begin"/>
      </w:r>
      <w:r w:rsidRPr="00D333AA">
        <w:instrText>STYLEREF 1 \s</w:instrText>
      </w:r>
      <w:r w:rsidRPr="00D333AA">
        <w:fldChar w:fldCharType="separate"/>
      </w:r>
      <w:r w:rsidR="00EE440C" w:rsidRPr="00D333AA">
        <w:rPr>
          <w:noProof/>
        </w:rPr>
        <w:t>4</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1</w:t>
      </w:r>
      <w:r w:rsidRPr="00D333AA">
        <w:fldChar w:fldCharType="end"/>
      </w:r>
      <w:r w:rsidRPr="00D333AA">
        <w:t xml:space="preserve"> Evaluation of Driver Performance Classification (KNN)</w:t>
      </w:r>
      <w:bookmarkEnd w:id="217"/>
    </w:p>
    <w:tbl>
      <w:tblPr>
        <w:tblStyle w:val="TableGrid"/>
        <w:tblW w:w="0" w:type="auto"/>
        <w:tblBorders>
          <w:left w:val="none" w:sz="0" w:space="0" w:color="auto"/>
          <w:right w:val="none" w:sz="0" w:space="0" w:color="auto"/>
        </w:tblBorders>
        <w:tblLook w:val="04A0" w:firstRow="1" w:lastRow="0" w:firstColumn="1" w:lastColumn="0" w:noHBand="0" w:noVBand="1"/>
      </w:tblPr>
      <w:tblGrid>
        <w:gridCol w:w="4315"/>
        <w:gridCol w:w="4315"/>
      </w:tblGrid>
      <w:tr w:rsidR="006860FE" w:rsidRPr="002A4716" ns2:paraId="374DEE10" ns2:textId="77777777" w:rsidTr="007B2E24">
        <w:trPr>
          <w:tblHeader/>
        </w:trPr>
        <w:tc>
          <w:tcPr>
            <w:tcW w:w="4315" w:type="dxa"/>
            <w:tcBorders>
              <w:bottom w:val="single" w:sz="4" w:space="0" w:color="auto"/>
            </w:tcBorders>
          </w:tcPr>
          <w:p ns2:paraId="22C83363" ns2:textId="661A5D40" w:rsidR="006860FE" w:rsidRPr="002A4716" w:rsidRDefault="006860FE" w:rsidP="00F064BF">
            <w:pPr>
              <w:spacing w:before="0" w:after="240" w:line="240" w:lineRule="auto"/>
              <w:ind w:firstLine="0"/>
              <w:jc w:val="center"/>
              <w:rPr>
                <w:b/>
                <w:bCs/>
                <w:sz w:val="20"/>
              </w:rPr>
            </w:pPr>
            <w:r w:rsidRPr="002A4716">
              <w:rPr>
                <w:b/>
                <w:bCs/>
                <w:sz w:val="20"/>
              </w:rPr>
              <w:t>Metric</w:t>
            </w:r>
          </w:p>
        </w:tc>
        <w:tc>
          <w:tcPr>
            <w:tcW w:w="4315" w:type="dxa"/>
            <w:tcBorders>
              <w:bottom w:val="single" w:sz="4" w:space="0" w:color="auto"/>
            </w:tcBorders>
          </w:tcPr>
          <w:p ns2:paraId="75682485" ns2:textId="6892C501" w:rsidR="006860FE" w:rsidRPr="002A4716" w:rsidRDefault="006860FE" w:rsidP="00F064BF">
            <w:pPr>
              <w:spacing w:before="0" w:after="240" w:line="240" w:lineRule="auto"/>
              <w:ind w:firstLine="0"/>
              <w:jc w:val="center"/>
              <w:rPr>
                <w:b/>
                <w:bCs/>
                <w:sz w:val="20"/>
              </w:rPr>
            </w:pPr>
            <w:r w:rsidRPr="002A4716">
              <w:rPr>
                <w:b/>
                <w:bCs/>
                <w:sz w:val="20"/>
              </w:rPr>
              <w:t>Score</w:t>
            </w:r>
          </w:p>
        </w:tc>
      </w:tr>
      <w:tr w:rsidR="006860FE" w:rsidRPr="002A4716" ns2:paraId="04757CA1" ns2:textId="77777777" w:rsidTr="007B2E24">
        <w:tc>
          <w:tcPr>
            <w:tcW w:w="4315" w:type="dxa"/>
            <w:tcBorders>
              <w:top w:val="single" w:sz="4" w:space="0" w:color="auto"/>
              <w:bottom w:val="nil"/>
            </w:tcBorders>
          </w:tcPr>
          <w:p ns2:paraId="43B2BD72" ns2:textId="22589C46" w:rsidR="006860FE" w:rsidRPr="002A4716" w:rsidRDefault="006860FE" w:rsidP="00F064BF">
            <w:pPr>
              <w:spacing w:before="0" w:after="240" w:line="240" w:lineRule="auto"/>
              <w:ind w:firstLine="0"/>
              <w:jc w:val="center"/>
              <w:rPr>
                <w:sz w:val="20"/>
              </w:rPr>
            </w:pPr>
            <w:r w:rsidRPr="002A4716">
              <w:rPr>
                <w:sz w:val="20"/>
              </w:rPr>
              <w:t>Accuracy</w:t>
            </w:r>
          </w:p>
        </w:tc>
        <w:tc>
          <w:tcPr>
            <w:tcW w:w="4315" w:type="dxa"/>
            <w:tcBorders>
              <w:top w:val="single" w:sz="4" w:space="0" w:color="auto"/>
              <w:bottom w:val="nil"/>
            </w:tcBorders>
          </w:tcPr>
          <w:p ns2:paraId="3B1A8BE4" ns2:textId="28540D1D" w:rsidR="006860FE" w:rsidRPr="002A4716" w:rsidRDefault="000D0CAC" w:rsidP="00F064BF">
            <w:pPr>
              <w:spacing w:before="0" w:after="240" w:line="240" w:lineRule="auto"/>
              <w:ind w:firstLine="0"/>
              <w:jc w:val="center"/>
              <w:rPr>
                <w:sz w:val="20"/>
              </w:rPr>
            </w:pPr>
            <w:r w:rsidRPr="002A4716">
              <w:rPr>
                <w:sz w:val="20"/>
              </w:rPr>
              <w:t>97.62%</w:t>
            </w:r>
          </w:p>
        </w:tc>
      </w:tr>
      <w:tr w:rsidR="006860FE" w:rsidRPr="002A4716" ns2:paraId="0F41F2E2" ns2:textId="77777777" w:rsidTr="007B2E24">
        <w:tc>
          <w:tcPr>
            <w:tcW w:w="4315" w:type="dxa"/>
            <w:tcBorders>
              <w:top w:val="nil"/>
              <w:bottom w:val="nil"/>
            </w:tcBorders>
          </w:tcPr>
          <w:p ns2:paraId="2A3AD4F4" ns2:textId="4D866D40" w:rsidR="006860FE" w:rsidRPr="002A4716" w:rsidRDefault="006860FE" w:rsidP="00F064BF">
            <w:pPr>
              <w:spacing w:before="0" w:after="240" w:line="240" w:lineRule="auto"/>
              <w:ind w:firstLine="0"/>
              <w:jc w:val="center"/>
              <w:rPr>
                <w:sz w:val="20"/>
              </w:rPr>
            </w:pPr>
            <w:r w:rsidRPr="002A4716">
              <w:rPr>
                <w:sz w:val="20"/>
              </w:rPr>
              <w:t>Macro Precision</w:t>
            </w:r>
          </w:p>
        </w:tc>
        <w:tc>
          <w:tcPr>
            <w:tcW w:w="4315" w:type="dxa"/>
            <w:tcBorders>
              <w:top w:val="nil"/>
              <w:bottom w:val="nil"/>
            </w:tcBorders>
          </w:tcPr>
          <w:p ns2:paraId="2E084B6A" ns2:textId="0B76757B" w:rsidR="006860FE" w:rsidRPr="002A4716" w:rsidRDefault="000D0CAC" w:rsidP="00F064BF">
            <w:pPr>
              <w:spacing w:before="0" w:after="240" w:line="240" w:lineRule="auto"/>
              <w:ind w:firstLine="0"/>
              <w:jc w:val="center"/>
              <w:rPr>
                <w:sz w:val="20"/>
              </w:rPr>
            </w:pPr>
            <w:r w:rsidRPr="002A4716">
              <w:rPr>
                <w:sz w:val="20"/>
              </w:rPr>
              <w:t>0.9905</w:t>
            </w:r>
          </w:p>
        </w:tc>
      </w:tr>
      <w:tr w:rsidR="006860FE" w:rsidRPr="002A4716" ns2:paraId="1080456E" ns2:textId="77777777" w:rsidTr="007B2E24">
        <w:tc>
          <w:tcPr>
            <w:tcW w:w="4315" w:type="dxa"/>
            <w:tcBorders>
              <w:top w:val="nil"/>
              <w:bottom w:val="nil"/>
            </w:tcBorders>
          </w:tcPr>
          <w:p ns2:paraId="700F859D" ns2:textId="369B6797" w:rsidR="006860FE" w:rsidRPr="002A4716" w:rsidRDefault="000D0CAC" w:rsidP="00F064BF">
            <w:pPr>
              <w:spacing w:before="0" w:after="240" w:line="240" w:lineRule="auto"/>
              <w:ind w:firstLine="0"/>
              <w:jc w:val="center"/>
              <w:rPr>
                <w:sz w:val="20"/>
              </w:rPr>
            </w:pPr>
            <w:r w:rsidRPr="002A4716">
              <w:rPr>
                <w:sz w:val="20"/>
              </w:rPr>
              <w:t>Macro Recall</w:t>
            </w:r>
          </w:p>
        </w:tc>
        <w:tc>
          <w:tcPr>
            <w:tcW w:w="4315" w:type="dxa"/>
            <w:tcBorders>
              <w:top w:val="nil"/>
              <w:bottom w:val="nil"/>
            </w:tcBorders>
          </w:tcPr>
          <w:p ns2:paraId="1E85DD1C" ns2:textId="4ED18B89" w:rsidR="006860FE" w:rsidRPr="002A4716" w:rsidRDefault="000D0CAC" w:rsidP="00F064BF">
            <w:pPr>
              <w:spacing w:before="0" w:after="240" w:line="240" w:lineRule="auto"/>
              <w:ind w:firstLine="0"/>
              <w:jc w:val="center"/>
              <w:rPr>
                <w:sz w:val="20"/>
              </w:rPr>
            </w:pPr>
            <w:r w:rsidRPr="002A4716">
              <w:rPr>
                <w:sz w:val="20"/>
              </w:rPr>
              <w:t>0.9167</w:t>
            </w:r>
          </w:p>
        </w:tc>
      </w:tr>
      <w:tr w:rsidR="006860FE" w:rsidRPr="002A4716" ns2:paraId="7291127B" ns2:textId="77777777" w:rsidTr="007B2E24">
        <w:trPr>
          <w:trHeight w:val="685"/>
        </w:trPr>
        <w:tc>
          <w:tcPr>
            <w:tcW w:w="4315" w:type="dxa"/>
            <w:tcBorders>
              <w:top w:val="nil"/>
            </w:tcBorders>
          </w:tcPr>
          <w:p ns2:paraId="23F440AA" ns2:textId="21CA4933" w:rsidR="006860FE" w:rsidRPr="002A4716" w:rsidRDefault="000D0CAC" w:rsidP="00F064BF">
            <w:pPr>
              <w:spacing w:before="0" w:after="240" w:line="240" w:lineRule="auto"/>
              <w:ind w:firstLine="0"/>
              <w:jc w:val="center"/>
              <w:rPr>
                <w:sz w:val="20"/>
              </w:rPr>
            </w:pPr>
            <w:r w:rsidRPr="002A4716">
              <w:rPr>
                <w:sz w:val="20"/>
              </w:rPr>
              <w:t>Macro F1-Score</w:t>
            </w:r>
          </w:p>
        </w:tc>
        <w:tc>
          <w:tcPr>
            <w:tcW w:w="4315" w:type="dxa"/>
            <w:tcBorders>
              <w:top w:val="nil"/>
            </w:tcBorders>
          </w:tcPr>
          <w:p ns2:paraId="6C6179F8" ns2:textId="28D5949A" w:rsidR="006860FE" w:rsidRPr="002A4716" w:rsidRDefault="000D0CAC" w:rsidP="00F064BF">
            <w:pPr>
              <w:spacing w:before="0" w:after="240" w:line="240" w:lineRule="auto"/>
              <w:ind w:firstLine="0"/>
              <w:jc w:val="center"/>
              <w:rPr>
                <w:sz w:val="20"/>
              </w:rPr>
            </w:pPr>
            <w:r w:rsidRPr="002A4716">
              <w:rPr>
                <w:sz w:val="20"/>
              </w:rPr>
              <w:t>0.9476</w:t>
            </w:r>
          </w:p>
        </w:tc>
      </w:tr>
    </w:tbl>
    <w:p ns2:paraId="6F1C811F" ns2:textId="77777777" w:rsidR="000070BD" w:rsidRPr="00D333AA" w:rsidRDefault="000070BD" w:rsidP="00F064BF">
      <w:pPr>
        <w:spacing w:before="0" w:after="240"/>
        <w:jc w:val="center"/>
      </w:pPr>
    </w:p>
    <w:p ns2:paraId="0C0220B0" ns2:textId="1D796440" w:rsidR="000D7B41" w:rsidRPr="00D333AA" w:rsidRDefault="000070BD" w:rsidP="00033564">
      <w:pPr>
        <w:spacing w:before="0" w:after="240"/>
      </w:pPr>
      <w:r w:rsidRPr="00D333AA">
        <w:t xml:space="preserve">This evaluates the reliability of the K-Nearest Neighbors (KNN) driver performance classification model utilizing a four-fold stratified cross-validation approach. The model achieved a high overall accuracy of 97.62%, indicating that it correctly classified the vast majority of driver profiles into their respective performance tiers. To account for the imbalanced class distribution, macro-averaged metrics were calculated to ensure minority classes were equally weighted. The model recorded a macro precision of 0.9905, demonstrating that when it predicts a specific performance label, the prediction is highly accurate. A macro recall of </w:t>
      </w:r>
      <w:r w:rsidRPr="00D333AA">
        <w:lastRenderedPageBreak/>
        <w:t>0.9167 indicates the model successfully identified most true instances across all classes, with perfect recall (1.00) for the Consistent Performer and Tardiness Risk categories, alongside a lower 0.75 recall for the minority Elite Performer class. The resulting macro F1-score of 0.9476 confirms a strong, balanced harmonic mean between precision and recall, establishing the KNN algorithm as a reliable tool for automated personnel evaluation.</w:t>
      </w:r>
    </w:p>
    <w:p ns2:paraId="7E96D2C6" ns2:textId="2AC4FEF1" w:rsidR="0013164C" w:rsidRPr="00D333AA" w:rsidRDefault="0013164C" w:rsidP="007B2E24">
      <w:pPr>
        <w:pStyle w:val="Caption"/>
        <w:keepNext/>
        <w:spacing w:before="120" w:after="60" w:line="240" w:lineRule="auto"/>
        <w:ind w:firstLine="0"/>
        <w:jc w:val="center"/>
      </w:pPr>
      <w:bookmarkStart w:id="218" w:name="_Toc242911214"/>
      <w:r w:rsidRPr="00D333AA">
        <w:t xml:space="preserve">Table </w:t>
      </w:r>
      <w:r w:rsidRPr="00D333AA">
        <w:fldChar w:fldCharType="begin"/>
      </w:r>
      <w:r w:rsidRPr="00D333AA">
        <w:instrText>STYLEREF 1 \s</w:instrText>
      </w:r>
      <w:r w:rsidRPr="00D333AA">
        <w:fldChar w:fldCharType="separate"/>
      </w:r>
      <w:r w:rsidR="00EE440C" w:rsidRPr="00D333AA">
        <w:rPr>
          <w:noProof/>
        </w:rPr>
        <w:t>4</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2</w:t>
      </w:r>
      <w:r w:rsidRPr="00D333AA">
        <w:fldChar w:fldCharType="end"/>
      </w:r>
      <w:r w:rsidRPr="00D333AA">
        <w:t xml:space="preserve"> Accuracy of Vehicle Maintenance Forecasting (MLR)</w:t>
      </w:r>
      <w:bookmarkEnd w:id="218"/>
    </w:p>
    <w:tbl>
      <w:tblPr>
        <w:tblStyle w:val="TableGrid"/>
        <w:tblW w:w="0" w:type="auto"/>
        <w:tblBorders>
          <w:left w:val="none" w:sz="0" w:space="0" w:color="auto"/>
          <w:right w:val="none" w:sz="0" w:space="0" w:color="auto"/>
        </w:tblBorders>
        <w:tblLook w:val="04A0" w:firstRow="1" w:lastRow="0" w:firstColumn="1" w:lastColumn="0" w:noHBand="0" w:noVBand="1"/>
      </w:tblPr>
      <w:tblGrid>
        <w:gridCol w:w="4315"/>
        <w:gridCol w:w="4315"/>
      </w:tblGrid>
      <w:tr w:rsidR="000D0CAC" w:rsidRPr="002A4716" ns2:paraId="1B30AD41" ns2:textId="77777777" w:rsidTr="007B2E24">
        <w:trPr>
          <w:tblHeader/>
        </w:trPr>
        <w:tc>
          <w:tcPr>
            <w:tcW w:w="4315" w:type="dxa"/>
            <w:tcBorders>
              <w:left w:val="nil"/>
              <w:bottom w:val="single" w:sz="4" w:space="0" w:color="auto"/>
            </w:tcBorders>
          </w:tcPr>
          <w:p ns2:paraId="0BBEC0B2" ns2:textId="79EBC922" w:rsidR="000D0CAC" w:rsidRPr="002A4716" w:rsidRDefault="000D0CAC" w:rsidP="00F064BF">
            <w:pPr>
              <w:spacing w:before="0" w:after="240" w:line="240" w:lineRule="auto"/>
              <w:ind w:firstLine="0"/>
              <w:jc w:val="center"/>
              <w:rPr>
                <w:b/>
                <w:bCs/>
                <w:sz w:val="20"/>
              </w:rPr>
            </w:pPr>
            <w:r w:rsidRPr="002A4716">
              <w:rPr>
                <w:b/>
                <w:bCs/>
                <w:sz w:val="20"/>
              </w:rPr>
              <w:t>Metric</w:t>
            </w:r>
          </w:p>
        </w:tc>
        <w:tc>
          <w:tcPr>
            <w:tcW w:w="4315" w:type="dxa"/>
            <w:tcBorders>
              <w:bottom w:val="single" w:sz="4" w:space="0" w:color="auto"/>
            </w:tcBorders>
          </w:tcPr>
          <w:p ns2:paraId="2FF3131B" ns2:textId="6DC6A8E2" w:rsidR="000D0CAC" w:rsidRPr="002A4716" w:rsidRDefault="00515297" w:rsidP="00F064BF">
            <w:pPr>
              <w:tabs>
                <w:tab w:val="left" w:pos="1377"/>
              </w:tabs>
              <w:spacing w:before="0" w:after="240" w:line="240" w:lineRule="auto"/>
              <w:ind w:firstLine="0"/>
              <w:jc w:val="center"/>
              <w:rPr>
                <w:b/>
                <w:bCs/>
                <w:sz w:val="20"/>
              </w:rPr>
            </w:pPr>
            <w:r w:rsidRPr="002A4716">
              <w:rPr>
                <w:b/>
                <w:bCs/>
                <w:sz w:val="20"/>
              </w:rPr>
              <w:t>Score</w:t>
            </w:r>
          </w:p>
        </w:tc>
      </w:tr>
      <w:tr w:rsidR="000D0CAC" w:rsidRPr="002A4716" ns2:paraId="0CEDA5E3" ns2:textId="77777777" w:rsidTr="007B2E24">
        <w:tc>
          <w:tcPr>
            <w:tcW w:w="4315" w:type="dxa"/>
            <w:tcBorders>
              <w:left w:val="nil"/>
              <w:bottom w:val="nil"/>
            </w:tcBorders>
          </w:tcPr>
          <w:p ns2:paraId="3573642A" ns2:textId="045BC174" w:rsidR="000D0CAC" w:rsidRPr="002A4716" w:rsidRDefault="00515297" w:rsidP="00F064BF">
            <w:pPr>
              <w:spacing w:before="0" w:after="240" w:line="240" w:lineRule="auto"/>
              <w:ind w:firstLine="0"/>
              <w:jc w:val="center"/>
              <w:rPr>
                <w:sz w:val="20"/>
              </w:rPr>
            </w:pPr>
            <w:r w:rsidRPr="002A4716">
              <w:rPr>
                <w:sz w:val="20"/>
              </w:rPr>
              <w:t>Mean Absolute Error (MAE)</w:t>
            </w:r>
          </w:p>
        </w:tc>
        <w:tc>
          <w:tcPr>
            <w:tcW w:w="4315" w:type="dxa"/>
            <w:tcBorders>
              <w:bottom w:val="nil"/>
              <w:right w:val="nil"/>
            </w:tcBorders>
          </w:tcPr>
          <w:p ns2:paraId="26D67906" ns2:textId="6F62D614" w:rsidR="000D0CAC" w:rsidRPr="002A4716" w:rsidRDefault="00515297" w:rsidP="00F064BF">
            <w:pPr>
              <w:spacing w:before="0" w:after="240" w:line="240" w:lineRule="auto"/>
              <w:ind w:firstLine="0"/>
              <w:jc w:val="center"/>
              <w:rPr>
                <w:sz w:val="20"/>
              </w:rPr>
            </w:pPr>
            <w:r w:rsidRPr="002A4716">
              <w:rPr>
                <w:sz w:val="20"/>
              </w:rPr>
              <w:t>21.31 Days</w:t>
            </w:r>
          </w:p>
        </w:tc>
      </w:tr>
      <w:tr w:rsidR="000D0CAC" w:rsidRPr="002A4716" ns2:paraId="212563BE" ns2:textId="77777777" w:rsidTr="007B2E24">
        <w:tc>
          <w:tcPr>
            <w:tcW w:w="4315" w:type="dxa"/>
            <w:tcBorders>
              <w:top w:val="nil"/>
              <w:left w:val="nil"/>
              <w:bottom w:val="nil"/>
            </w:tcBorders>
          </w:tcPr>
          <w:p ns2:paraId="1401AC9D" ns2:textId="05AFA49A" w:rsidR="000D0CAC" w:rsidRPr="002A4716" w:rsidRDefault="00515297" w:rsidP="00F064BF">
            <w:pPr>
              <w:spacing w:before="0" w:after="240" w:line="240" w:lineRule="auto"/>
              <w:ind w:firstLine="0"/>
              <w:jc w:val="center"/>
              <w:rPr>
                <w:sz w:val="20"/>
              </w:rPr>
            </w:pPr>
            <w:r w:rsidRPr="002A4716">
              <w:rPr>
                <w:sz w:val="20"/>
              </w:rPr>
              <w:t>Root Mean Squared Error (RMSE)</w:t>
            </w:r>
          </w:p>
        </w:tc>
        <w:tc>
          <w:tcPr>
            <w:tcW w:w="4315" w:type="dxa"/>
            <w:tcBorders>
              <w:top w:val="nil"/>
              <w:bottom w:val="nil"/>
              <w:right w:val="nil"/>
            </w:tcBorders>
          </w:tcPr>
          <w:p ns2:paraId="1F47D0E3" ns2:textId="7949E5DA" w:rsidR="000D0CAC" w:rsidRPr="002A4716" w:rsidRDefault="00515297" w:rsidP="00F064BF">
            <w:pPr>
              <w:tabs>
                <w:tab w:val="left" w:pos="1352"/>
              </w:tabs>
              <w:spacing w:before="0" w:after="240" w:line="240" w:lineRule="auto"/>
              <w:ind w:firstLine="0"/>
              <w:jc w:val="center"/>
              <w:rPr>
                <w:sz w:val="20"/>
              </w:rPr>
            </w:pPr>
            <w:r w:rsidRPr="002A4716">
              <w:rPr>
                <w:sz w:val="20"/>
              </w:rPr>
              <w:t>26.01 Days</w:t>
            </w:r>
          </w:p>
        </w:tc>
      </w:tr>
      <w:tr w:rsidR="000D0CAC" w:rsidRPr="002A4716" ns2:paraId="7B572688" ns2:textId="77777777" w:rsidTr="007B2E24">
        <w:trPr>
          <w:trHeight w:val="147"/>
        </w:trPr>
        <w:tc>
          <w:tcPr>
            <w:tcW w:w="4315" w:type="dxa"/>
            <w:tcBorders>
              <w:top w:val="nil"/>
              <w:left w:val="nil"/>
            </w:tcBorders>
          </w:tcPr>
          <w:p ns2:paraId="32702A3E" ns2:textId="3FE155B2" w:rsidR="000D0CAC" w:rsidRPr="002A4716" w:rsidRDefault="00515297" w:rsidP="00F064BF">
            <w:pPr>
              <w:spacing w:before="0" w:after="240" w:line="240" w:lineRule="auto"/>
              <w:ind w:firstLine="0"/>
              <w:jc w:val="center"/>
              <w:rPr>
                <w:sz w:val="20"/>
              </w:rPr>
            </w:pPr>
            <w:r w:rsidRPr="002A4716">
              <w:rPr>
                <w:sz w:val="20"/>
              </w:rPr>
              <w:t>R-squared (R²)</w:t>
            </w:r>
          </w:p>
        </w:tc>
        <w:tc>
          <w:tcPr>
            <w:tcW w:w="4315" w:type="dxa"/>
            <w:tcBorders>
              <w:top w:val="nil"/>
              <w:right w:val="nil"/>
            </w:tcBorders>
          </w:tcPr>
          <w:p ns2:paraId="14116B89" ns2:textId="2303D0DC" w:rsidR="000D0CAC" w:rsidRPr="002A4716" w:rsidRDefault="00515297" w:rsidP="00F064BF">
            <w:pPr>
              <w:tabs>
                <w:tab w:val="left" w:pos="1565"/>
              </w:tabs>
              <w:spacing w:before="0" w:after="240" w:line="240" w:lineRule="auto"/>
              <w:ind w:firstLine="0"/>
              <w:jc w:val="center"/>
              <w:rPr>
                <w:sz w:val="20"/>
              </w:rPr>
            </w:pPr>
            <w:r w:rsidRPr="002A4716">
              <w:rPr>
                <w:sz w:val="20"/>
              </w:rPr>
              <w:t>-0.2723</w:t>
            </w:r>
          </w:p>
        </w:tc>
      </w:tr>
    </w:tbl>
    <w:p ns2:paraId="72737C5D" ns2:textId="77777777" w:rsidR="00F064BF" w:rsidRPr="00D333AA" w:rsidRDefault="00F064BF" w:rsidP="00F064BF">
      <w:pPr>
        <w:spacing w:before="0" w:after="240"/>
        <w:jc w:val="center"/>
      </w:pPr>
    </w:p>
    <w:p ns2:paraId="204CD5A2" ns2:textId="12042A57" w:rsidR="000D7B41" w:rsidRPr="00D333AA" w:rsidRDefault="00033564" w:rsidP="0013164C">
      <w:pPr>
        <w:spacing w:before="0" w:after="240"/>
      </w:pPr>
      <w:r w:rsidRPr="00D333AA">
        <w:t xml:space="preserve">Assessing the accuracy of the Multiple Linear Regression (MLR) model utilized for predictive maintenance, evaluated through a chronological split of 907 training samples and 227 testing samples. The model yielded a Mean Absolute Error (MAE) of 21.31 days, meaning its maintenance forecasts deviate from the actual recorded service dates by approximately three weeks on average. The Root Mean Squared Error (RMSE) was calculated at 26.01 days; because RMSE specifically penalizes larger prediction errors, its proximity to the MAE indicates that the model </w:t>
      </w:r>
      <w:r w:rsidRPr="00D333AA">
        <w:lastRenderedPageBreak/>
        <w:t>does not suffer from extreme outlier predictions. The evaluation recorded a negative R-squared value of -0.2723, indicating a high degree of variance in the operational maintenance schedules that the linear features could not fully explain. Despite this variance, the MLR significantly outperformed the comparative Random Forest baseline (MAE of 32.19 days, R-squared of -1.8700), validating its selection as the more optimal predictive engine for estimating remaining operational days.</w:t>
      </w:r>
    </w:p>
    <w:p ns2:paraId="0C429D72" ns2:textId="280048F5" w:rsidR="0013164C" w:rsidRPr="00D333AA" w:rsidRDefault="0013164C" w:rsidP="007B2E24">
      <w:pPr>
        <w:pStyle w:val="Caption"/>
        <w:keepNext/>
        <w:spacing w:before="120" w:after="60" w:line="240" w:lineRule="auto"/>
        <w:ind w:firstLine="0"/>
        <w:jc w:val="center"/>
      </w:pPr>
      <w:bookmarkStart w:id="219" w:name="_Toc242911215"/>
      <w:r w:rsidRPr="00D333AA">
        <w:t xml:space="preserve">Table </w:t>
      </w:r>
      <w:r w:rsidRPr="00D333AA">
        <w:fldChar w:fldCharType="begin"/>
      </w:r>
      <w:r w:rsidRPr="00D333AA">
        <w:instrText>STYLEREF 1 \s</w:instrText>
      </w:r>
      <w:r w:rsidRPr="00D333AA">
        <w:fldChar w:fldCharType="separate"/>
      </w:r>
      <w:r w:rsidR="00EE440C" w:rsidRPr="00D333AA">
        <w:rPr>
          <w:noProof/>
        </w:rPr>
        <w:t>4</w:t>
      </w:r>
      <w:r w:rsidRPr="00D333AA">
        <w:fldChar w:fldCharType="end"/>
      </w:r>
      <w:r w:rsidR="00EE440C" w:rsidRPr="00D333AA">
        <w:noBreakHyphen/>
      </w:r>
      <w:r w:rsidRPr="00D333AA">
        <w:fldChar w:fldCharType="begin"/>
      </w:r>
      <w:r w:rsidRPr="00D333AA">
        <w:instrText>SEQ Table \* ARABIC \s 1</w:instrText>
      </w:r>
      <w:r w:rsidRPr="00D333AA">
        <w:fldChar w:fldCharType="separate"/>
      </w:r>
      <w:r w:rsidR="00662026">
        <w:rPr>
          <w:noProof/>
        </w:rPr>
        <w:t>3</w:t>
      </w:r>
      <w:r w:rsidRPr="00D333AA">
        <w:fldChar w:fldCharType="end"/>
      </w:r>
      <w:r w:rsidRPr="00D333AA">
        <w:t xml:space="preserve"> Validation of Destination Demand Profiling (K-Means)</w:t>
      </w:r>
      <w:bookmarkEnd w:id="219"/>
    </w:p>
    <w:tbl>
      <w:tblPr>
        <w:tblStyle w:val="TableGrid"/>
        <w:tblW w:w="0" w:type="auto"/>
        <w:tblBorders>
          <w:left w:val="none" w:sz="0" w:space="0" w:color="auto"/>
          <w:right w:val="none" w:sz="0" w:space="0" w:color="auto"/>
        </w:tblBorders>
        <w:tblLook w:val="04A0" w:firstRow="1" w:lastRow="0" w:firstColumn="1" w:lastColumn="0" w:noHBand="0" w:noVBand="1"/>
      </w:tblPr>
      <w:tblGrid>
        <w:gridCol w:w="4315"/>
        <w:gridCol w:w="4315"/>
      </w:tblGrid>
      <w:tr w:rsidR="00F064BF" w:rsidRPr="002A4716" ns2:paraId="65B49D74" ns2:textId="77777777" w:rsidTr="007B2E24">
        <w:trPr>
          <w:trHeight w:val="408"/>
          <w:tblHeader/>
        </w:trPr>
        <w:tc>
          <w:tcPr>
            <w:tcW w:w="4315" w:type="dxa"/>
            <w:tcBorders>
              <w:bottom w:val="single" w:sz="4" w:space="0" w:color="auto"/>
            </w:tcBorders>
          </w:tcPr>
          <w:p ns2:paraId="3CB6DB43" ns2:textId="7DA83E3C" w:rsidR="00F064BF" w:rsidRPr="002A4716" w:rsidRDefault="00F064BF" w:rsidP="00192E50">
            <w:pPr>
              <w:spacing w:before="0" w:after="240" w:line="240" w:lineRule="auto"/>
              <w:ind w:firstLine="0"/>
              <w:jc w:val="center"/>
              <w:rPr>
                <w:b/>
                <w:bCs/>
                <w:sz w:val="20"/>
              </w:rPr>
            </w:pPr>
            <w:r w:rsidRPr="002A4716">
              <w:rPr>
                <w:b/>
                <w:bCs/>
                <w:sz w:val="20"/>
              </w:rPr>
              <w:t>Metric</w:t>
            </w:r>
          </w:p>
        </w:tc>
        <w:tc>
          <w:tcPr>
            <w:tcW w:w="4315" w:type="dxa"/>
            <w:tcBorders>
              <w:bottom w:val="single" w:sz="4" w:space="0" w:color="auto"/>
            </w:tcBorders>
          </w:tcPr>
          <w:p ns2:paraId="4E066099" ns2:textId="79577429" w:rsidR="00F064BF" w:rsidRPr="002A4716" w:rsidRDefault="00F064BF" w:rsidP="00192E50">
            <w:pPr>
              <w:spacing w:before="0" w:after="240" w:line="240" w:lineRule="auto"/>
              <w:ind w:firstLine="0"/>
              <w:jc w:val="center"/>
              <w:rPr>
                <w:b/>
                <w:bCs/>
                <w:sz w:val="20"/>
              </w:rPr>
            </w:pPr>
            <w:r w:rsidRPr="002A4716">
              <w:rPr>
                <w:b/>
                <w:bCs/>
                <w:sz w:val="20"/>
              </w:rPr>
              <w:t>Score</w:t>
            </w:r>
          </w:p>
        </w:tc>
      </w:tr>
      <w:tr w:rsidR="00F064BF" w:rsidRPr="002A4716" ns2:paraId="4CDF35BE" ns2:textId="77777777" w:rsidTr="007B2E24">
        <w:tc>
          <w:tcPr>
            <w:tcW w:w="4315" w:type="dxa"/>
            <w:tcBorders>
              <w:bottom w:val="nil"/>
            </w:tcBorders>
          </w:tcPr>
          <w:p ns2:paraId="5D095D1B" ns2:textId="70BC04A9" w:rsidR="00F064BF" w:rsidRPr="002A4716" w:rsidRDefault="00F064BF" w:rsidP="00192E50">
            <w:pPr>
              <w:spacing w:before="0" w:after="240" w:line="240" w:lineRule="auto"/>
              <w:ind w:firstLine="0"/>
              <w:jc w:val="center"/>
              <w:rPr>
                <w:sz w:val="20"/>
              </w:rPr>
            </w:pPr>
            <w:r w:rsidRPr="002A4716">
              <w:rPr>
                <w:sz w:val="20"/>
              </w:rPr>
              <w:t>Number of Clusters (</w:t>
            </w:r>
            <w:r w:rsidRPr="002A4716">
              <w:rPr>
                <w:i/>
                <w:iCs/>
                <w:sz w:val="20"/>
              </w:rPr>
              <w:t>k</w:t>
            </w:r>
            <w:r w:rsidRPr="002A4716">
              <w:rPr>
                <w:sz w:val="20"/>
              </w:rPr>
              <w:t>)</w:t>
            </w:r>
          </w:p>
        </w:tc>
        <w:tc>
          <w:tcPr>
            <w:tcW w:w="4315" w:type="dxa"/>
            <w:tcBorders>
              <w:bottom w:val="nil"/>
            </w:tcBorders>
          </w:tcPr>
          <w:p ns2:paraId="4B45B936" ns2:textId="1DFA8C89" w:rsidR="00F064BF" w:rsidRPr="002A4716" w:rsidRDefault="00F064BF" w:rsidP="00192E50">
            <w:pPr>
              <w:spacing w:before="0" w:after="240" w:line="240" w:lineRule="auto"/>
              <w:ind w:firstLine="0"/>
              <w:jc w:val="center"/>
              <w:rPr>
                <w:sz w:val="20"/>
              </w:rPr>
            </w:pPr>
            <w:r w:rsidRPr="002A4716">
              <w:rPr>
                <w:sz w:val="20"/>
              </w:rPr>
              <w:t>3</w:t>
            </w:r>
          </w:p>
        </w:tc>
      </w:tr>
      <w:tr w:rsidR="00F064BF" w:rsidRPr="002A4716" ns2:paraId="7BD34D3F" ns2:textId="77777777" w:rsidTr="007B2E24">
        <w:tc>
          <w:tcPr>
            <w:tcW w:w="4315" w:type="dxa"/>
            <w:tcBorders>
              <w:top w:val="nil"/>
            </w:tcBorders>
          </w:tcPr>
          <w:p ns2:paraId="2A1D8DCC" ns2:textId="128D6686" w:rsidR="00F064BF" w:rsidRPr="002A4716" w:rsidRDefault="00F064BF" w:rsidP="00192E50">
            <w:pPr>
              <w:spacing w:before="0" w:after="240" w:line="240" w:lineRule="auto"/>
              <w:ind w:firstLine="0"/>
              <w:jc w:val="center"/>
              <w:rPr>
                <w:sz w:val="20"/>
              </w:rPr>
            </w:pPr>
            <w:r w:rsidRPr="002A4716">
              <w:rPr>
                <w:sz w:val="20"/>
              </w:rPr>
              <w:t>Silhouette Coefficient</w:t>
            </w:r>
          </w:p>
        </w:tc>
        <w:tc>
          <w:tcPr>
            <w:tcW w:w="4315" w:type="dxa"/>
            <w:tcBorders>
              <w:top w:val="nil"/>
            </w:tcBorders>
          </w:tcPr>
          <w:p ns2:paraId="4AD5816F" ns2:textId="1A8610AF" w:rsidR="00F064BF" w:rsidRPr="002A4716" w:rsidRDefault="00F064BF" w:rsidP="00192E50">
            <w:pPr>
              <w:spacing w:before="0" w:after="240" w:line="240" w:lineRule="auto"/>
              <w:ind w:firstLine="0"/>
              <w:jc w:val="center"/>
              <w:rPr>
                <w:sz w:val="20"/>
              </w:rPr>
            </w:pPr>
            <w:r w:rsidRPr="002A4716">
              <w:rPr>
                <w:sz w:val="20"/>
              </w:rPr>
              <w:t>0.7517</w:t>
            </w:r>
          </w:p>
        </w:tc>
      </w:tr>
    </w:tbl>
    <w:p ns2:paraId="04D70DA6" ns2:textId="77777777" w:rsidR="000D7B41" w:rsidRPr="00D333AA" w:rsidRDefault="000D7B41" w:rsidP="00033564">
      <w:pPr>
        <w:spacing w:before="0" w:after="240"/>
      </w:pPr>
    </w:p>
    <w:p ns2:paraId="1D78107B" ns2:textId="4004AA85" w:rsidR="00192E50" w:rsidRPr="00D333AA" w:rsidRDefault="00033564" w:rsidP="00033564">
      <w:pPr>
        <w:spacing w:before="0" w:after="240"/>
      </w:pPr>
      <w:r w:rsidRPr="00D333AA">
        <w:t xml:space="preserve">This section validates the internal consistency of the K-Means destination demand profiling model using the Silhouette Score metric. Processing historical data across 17 unique destinations configured into three optimal clusters, the algorithm achieved a Silhouette Coefficient of 0.7517. Because the Silhouette Score ranges from -1 to 1, with values closer to 1 indicating that data points are highly similar to their own cluster and distinct from neighboring clusters, this result demonstrates strong structural separation. This high score confirms that the machine learning model successfully grouped the destinations into distinct, non-overlapping </w:t>
      </w:r>
      <w:r w:rsidRPr="00D333AA">
        <w:lastRenderedPageBreak/>
        <w:t>operational profiles based on passenger volume, trip frequency, and required fleet density, ensuring that the resulting dispatch recommendations are derived from highly reliable data clusters.</w:t>
      </w:r>
    </w:p>
    <w:p ns2:paraId="64BA2B0A" ns2:textId="2CCAC9FE" w:rsidR="009D25E3" w:rsidRDefault="009D25E3" w:rsidP="035523AB">
      <w:pPr>
        <w:spacing w:before="0" w:after="240"/>
        <w:ind w:firstLine="0"/>
        <w:rPr>
          <w:b/>
          <w:color w:val="1F1F1F"/>
        </w:rPr>
      </w:pPr>
    </w:p>
    <w:p ns2:paraId="50A2E89A" ns2:textId="2106310C" w:rsidR="004B15C2" w:rsidRPr="00D333AA" w:rsidRDefault="580BDD72" w:rsidP="035523AB">
      <w:pPr>
        <w:spacing w:before="0" w:after="240"/>
        <w:ind w:firstLine="0"/>
      </w:pPr>
      <w:r w:rsidRPr="035523AB">
        <w:rPr>
          <w:b/>
          <w:color w:val="1F1F1F"/>
        </w:rPr>
        <w:t>4.3.3 End-User Acceptance Testing</w:t>
      </w:r>
    </w:p>
    <w:p ns2:paraId="4E200CD6" ns2:textId="00B857F9" w:rsidR="00192E50" w:rsidRPr="00D333AA" w:rsidRDefault="0040491A" w:rsidP="580BDD72">
      <w:pPr>
        <w:spacing w:before="0"/>
      </w:pPr>
      <w:r w:rsidRPr="00D333AA">
        <w:rPr>
          <w:color w:val="1F1F1F"/>
        </w:rPr>
        <w:t xml:space="preserve">This section presents the comprehensive results of the User Acceptance Testing (UAT) conducted directly by the primary end users of the Shervice platform, specifically the administrative personnel and dispatching staff of GT Lantin. The evaluation deliberately focused on the system’s practical application in the field, measuring how well the software performs under the real world constraints of a fast paced transit environment. By utilizing the application during active operational shifts, the </w:t>
      </w:r>
      <w:r w:rsidR="00B141E8" w:rsidRPr="00D333AA">
        <w:rPr>
          <w:color w:val="1F1F1F"/>
        </w:rPr>
        <w:t>developers</w:t>
      </w:r>
      <w:r w:rsidRPr="00D333AA">
        <w:rPr>
          <w:color w:val="1F1F1F"/>
        </w:rPr>
        <w:t xml:space="preserve"> assessed whether the platform successfully addresses and resolves the critical inefficiencies inherent in their previous manual workflows. Furthermore, this testing phase validates that the transition from fragmented paper records to a centralized digital architecture genuinely enhances daily productivity and fleet oversight. The structured feedback gathered from these primary users serves as the final validation of the platform's usability, reliability, </w:t>
      </w:r>
      <w:r w:rsidRPr="00D333AA">
        <w:rPr>
          <w:color w:val="1F1F1F"/>
        </w:rPr>
        <w:lastRenderedPageBreak/>
        <w:t>and functional suitability, ensuring that the software aligns perfectly with the strategic business needs of the company.</w:t>
      </w:r>
    </w:p>
    <w:p ns2:paraId="505111B1" ns2:textId="72702C02" w:rsidR="0D96E8B1" w:rsidRDefault="0D96E8B1" w:rsidP="0D96E8B1">
      <w:pPr>
        <w:spacing w:before="0"/>
        <w:rPr>
          <w:color w:val="1F1F1F"/>
        </w:rPr>
      </w:pPr>
    </w:p>
    <w:p ns2:paraId="03AFAAE5" ns2:textId="3271C4B3" w:rsidR="3FB573C3" w:rsidRDefault="3FB573C3" w:rsidP="3FB573C3">
      <w:pPr>
        <w:spacing w:before="0"/>
        <w:rPr>
          <w:color w:val="1F1F1F"/>
        </w:rPr>
      </w:pPr>
    </w:p>
    <w:p ns2:paraId="00DA9E5B" ns2:textId="553530E4" w:rsidR="3FB573C3" w:rsidRDefault="3FB573C3" w:rsidP="3FB573C3">
      <w:pPr>
        <w:spacing w:before="0"/>
        <w:rPr>
          <w:color w:val="1F1F1F"/>
        </w:rPr>
      </w:pPr>
    </w:p>
    <w:p ns2:paraId="0E87F455" ns2:textId="3C9B2737" w:rsidR="3FB573C3" w:rsidRDefault="3FB573C3" w:rsidP="3FB573C3">
      <w:pPr>
        <w:spacing w:before="0"/>
        <w:rPr>
          <w:color w:val="1F1F1F"/>
        </w:rPr>
      </w:pPr>
    </w:p>
    <w:p ns2:paraId="3EB8613D" ns2:textId="11A2F154" w:rsidR="0013164C" w:rsidRPr="00D333AA" w:rsidRDefault="0013164C" w:rsidP="007B2E24">
      <w:pPr>
        <w:pStyle w:val="Caption"/>
        <w:keepNext/>
        <w:spacing w:before="120" w:after="60" w:line="240" w:lineRule="auto"/>
        <w:ind w:firstLine="0"/>
        <w:jc w:val="center"/>
      </w:pPr>
      <w:bookmarkStart w:id="220" w:name="_Toc242911216"/>
      <w:r w:rsidRPr="00D333AA">
        <w:t xml:space="preserve">Table </w:t>
      </w:r>
      <w:r w:rsidRPr="00D333AA">
        <w:fldChar w:fldCharType="begin"/>
      </w:r>
      <w:r w:rsidRPr="00D333AA">
        <w:instrText>STYLEREF 1 \s</w:instrText>
      </w:r>
      <w:r w:rsidRPr="00D333AA">
        <w:fldChar w:fldCharType="separate"/>
      </w:r>
      <w:r w:rsidR="00EE440C" w:rsidRPr="00D333AA">
        <w:rPr>
          <w:noProof/>
        </w:rPr>
        <w:t>4</w:t>
      </w:r>
      <w:r w:rsidRPr="00D333AA">
        <w:fldChar w:fldCharType="end"/>
      </w:r>
      <w:r w:rsidR="00EE440C" w:rsidRPr="00D333AA">
        <w:noBreakHyphen/>
      </w:r>
      <w:r w:rsidRPr="00D333AA">
        <w:fldChar w:fldCharType="begin"/>
      </w:r>
      <w:r w:rsidR="00662026">
        <w:instrText>SEQ Table \r 8 \* ARABIC</w:instrText>
      </w:r>
      <w:r w:rsidRPr="00D333AA">
        <w:fldChar w:fldCharType="separate"/>
      </w:r>
      <w:r w:rsidR="00662026">
        <w:rPr>
          <w:noProof/>
        </w:rPr>
        <w:t>8</w:t>
      </w:r>
      <w:r w:rsidRPr="00D333AA">
        <w:fldChar w:fldCharType="end"/>
      </w:r>
      <w:r w:rsidRPr="00D333AA">
        <w:t xml:space="preserve"> Overall Summary of End-User Evaluation</w:t>
      </w:r>
      <w:bookmarkEnd w:id="220"/>
    </w:p>
    <w:tbl>
      <w:tblPr>
        <w:tblW w:w="8770" w:type="dxa"/>
        <w:tblBorders>
          <w:top w:val="single" w:sz="6" w:space="0" w:color="C4C7C5"/>
          <w:bottom w:val="single" w:sz="6" w:space="0" w:color="C4C7C5"/>
          <w:insideH w:val="single" w:sz="6" w:space="0" w:color="C4C7C5"/>
          <w:insideV w:val="single" w:sz="6" w:space="0" w:color="C4C7C5"/>
        </w:tblBorders>
        <w:tblLook w:val="06A0" w:firstRow="1" w:lastRow="0" w:firstColumn="1" w:lastColumn="0" w:noHBand="1" w:noVBand="1"/>
      </w:tblPr>
      <w:tblGrid>
        <w:gridCol w:w="3570"/>
        <w:gridCol w:w="2171"/>
        <w:gridCol w:w="3029"/>
      </w:tblGrid>
      <w:tr w:rsidR="580BDD72" w:rsidRPr="002A4716" ns2:paraId="01D8E3EB" ns2:textId="77777777" w:rsidTr="007B2E24">
        <w:trPr>
          <w:trHeight w:val="300"/>
          <w:tblHeader/>
        </w:trPr>
        <w:tc>
          <w:tcPr>
            <w:tcW w:w="3570" w:type="dxa"/>
            <w:tcBorders>
              <w:bottom w:val="single" w:sz="6" w:space="0" w:color="C4C7C5"/>
            </w:tcBorders>
            <w:tcMar>
              <w:top w:w="120" w:type="dxa"/>
              <w:left w:w="180" w:type="dxa"/>
              <w:bottom w:w="120" w:type="dxa"/>
              <w:right w:w="180" w:type="dxa"/>
            </w:tcMar>
            <w:vAlign w:val="center"/>
          </w:tcPr>
          <w:p ns2:paraId="525172B3" ns2:textId="42591DF9" w:rsidR="580BDD72" w:rsidRPr="002A4716" w:rsidRDefault="580BDD72" w:rsidP="2184407F">
            <w:pPr>
              <w:spacing w:before="0"/>
              <w:jc w:val="center"/>
              <w:rPr>
                <w:sz w:val="20"/>
              </w:rPr>
            </w:pPr>
            <w:r w:rsidRPr="002A4716">
              <w:rPr>
                <w:b/>
                <w:bCs/>
                <w:color w:val="1F1F1F"/>
                <w:sz w:val="20"/>
              </w:rPr>
              <w:t>Evaluation Criteria</w:t>
            </w:r>
          </w:p>
        </w:tc>
        <w:tc>
          <w:tcPr>
            <w:tcW w:w="2171" w:type="dxa"/>
            <w:tcBorders>
              <w:bottom w:val="single" w:sz="6" w:space="0" w:color="C4C7C5"/>
            </w:tcBorders>
            <w:tcMar>
              <w:top w:w="120" w:type="dxa"/>
              <w:left w:w="180" w:type="dxa"/>
              <w:bottom w:w="120" w:type="dxa"/>
              <w:right w:w="180" w:type="dxa"/>
            </w:tcMar>
            <w:vAlign w:val="center"/>
          </w:tcPr>
          <w:p ns2:paraId="6BE09533" ns2:textId="2CAFB0EF" w:rsidR="580BDD72" w:rsidRPr="002A4716" w:rsidRDefault="580BDD72" w:rsidP="2184407F">
            <w:pPr>
              <w:spacing w:before="0"/>
              <w:ind w:firstLine="0"/>
              <w:jc w:val="center"/>
              <w:rPr>
                <w:sz w:val="20"/>
              </w:rPr>
            </w:pPr>
            <w:r w:rsidRPr="002A4716">
              <w:rPr>
                <w:b/>
                <w:bCs/>
                <w:color w:val="1F1F1F"/>
                <w:sz w:val="20"/>
              </w:rPr>
              <w:t>Average Mean</w:t>
            </w:r>
          </w:p>
        </w:tc>
        <w:tc>
          <w:tcPr>
            <w:tcW w:w="3029" w:type="dxa"/>
            <w:tcBorders>
              <w:bottom w:val="single" w:sz="6" w:space="0" w:color="C4C7C5"/>
            </w:tcBorders>
            <w:tcMar>
              <w:top w:w="120" w:type="dxa"/>
              <w:left w:w="180" w:type="dxa"/>
              <w:bottom w:w="120" w:type="dxa"/>
              <w:right w:w="180" w:type="dxa"/>
            </w:tcMar>
            <w:vAlign w:val="center"/>
          </w:tcPr>
          <w:p ns2:paraId="5F83CCC9" ns2:textId="67FEED20" w:rsidR="580BDD72" w:rsidRPr="002A4716" w:rsidRDefault="580BDD72" w:rsidP="2184407F">
            <w:pPr>
              <w:spacing w:before="0"/>
              <w:ind w:firstLine="0"/>
              <w:jc w:val="center"/>
              <w:rPr>
                <w:sz w:val="20"/>
              </w:rPr>
            </w:pPr>
            <w:r w:rsidRPr="002A4716">
              <w:rPr>
                <w:b/>
                <w:bCs/>
                <w:color w:val="1F1F1F"/>
                <w:sz w:val="20"/>
              </w:rPr>
              <w:t>Verbal Interpretation</w:t>
            </w:r>
          </w:p>
        </w:tc>
      </w:tr>
      <w:tr w:rsidR="580BDD72" w:rsidRPr="002A4716" ns2:paraId="09E7F91D" ns2:textId="77777777" w:rsidTr="007B2E24">
        <w:trPr>
          <w:trHeight w:val="300"/>
        </w:trPr>
        <w:tc>
          <w:tcPr>
            <w:tcW w:w="3570" w:type="dxa"/>
            <w:tcBorders>
              <w:bottom w:val="nil"/>
            </w:tcBorders>
            <w:tcMar>
              <w:top w:w="120" w:type="dxa"/>
              <w:left w:w="180" w:type="dxa"/>
              <w:bottom w:w="120" w:type="dxa"/>
              <w:right w:w="180" w:type="dxa"/>
            </w:tcMar>
            <w:vAlign w:val="center"/>
          </w:tcPr>
          <w:p ns2:paraId="41151E41" ns2:textId="5DAA8AF6" w:rsidR="580BDD72" w:rsidRPr="002A4716" w:rsidRDefault="580BDD72" w:rsidP="00616471">
            <w:pPr>
              <w:spacing w:before="0" w:line="276" w:lineRule="auto"/>
              <w:ind w:firstLine="0"/>
              <w:jc w:val="center"/>
              <w:rPr>
                <w:sz w:val="20"/>
              </w:rPr>
            </w:pPr>
            <w:r w:rsidRPr="002A4716">
              <w:rPr>
                <w:color w:val="1F1F1F"/>
                <w:sz w:val="20"/>
              </w:rPr>
              <w:t>Daily Functionality</w:t>
            </w:r>
          </w:p>
        </w:tc>
        <w:tc>
          <w:tcPr>
            <w:tcW w:w="2171" w:type="dxa"/>
            <w:tcBorders>
              <w:bottom w:val="nil"/>
            </w:tcBorders>
            <w:tcMar>
              <w:top w:w="120" w:type="dxa"/>
              <w:left w:w="180" w:type="dxa"/>
              <w:bottom w:w="120" w:type="dxa"/>
              <w:right w:w="180" w:type="dxa"/>
            </w:tcMar>
            <w:vAlign w:val="center"/>
          </w:tcPr>
          <w:p ns2:paraId="30F87909" ns2:textId="7CDBDB3B" w:rsidR="580BDD72" w:rsidRPr="002A4716" w:rsidRDefault="580BDD72" w:rsidP="00616471">
            <w:pPr>
              <w:spacing w:before="0" w:line="276" w:lineRule="auto"/>
              <w:ind w:firstLine="0"/>
              <w:jc w:val="center"/>
              <w:rPr>
                <w:sz w:val="20"/>
              </w:rPr>
            </w:pPr>
            <w:r w:rsidRPr="002A4716">
              <w:rPr>
                <w:color w:val="1F1F1F"/>
                <w:sz w:val="20"/>
              </w:rPr>
              <w:t>4.67</w:t>
            </w:r>
          </w:p>
        </w:tc>
        <w:tc>
          <w:tcPr>
            <w:tcW w:w="3029" w:type="dxa"/>
            <w:tcBorders>
              <w:bottom w:val="nil"/>
            </w:tcBorders>
            <w:tcMar>
              <w:top w:w="120" w:type="dxa"/>
              <w:left w:w="180" w:type="dxa"/>
              <w:bottom w:w="120" w:type="dxa"/>
              <w:right w:w="180" w:type="dxa"/>
            </w:tcMar>
            <w:vAlign w:val="center"/>
          </w:tcPr>
          <w:p ns2:paraId="77E68E92" ns2:textId="46F9349D" w:rsidR="580BDD72" w:rsidRPr="002A4716" w:rsidRDefault="580BDD72" w:rsidP="00616471">
            <w:pPr>
              <w:spacing w:before="0" w:line="276" w:lineRule="auto"/>
              <w:ind w:firstLine="0"/>
              <w:jc w:val="center"/>
              <w:rPr>
                <w:sz w:val="20"/>
              </w:rPr>
            </w:pPr>
            <w:r w:rsidRPr="002A4716">
              <w:rPr>
                <w:color w:val="1F1F1F"/>
                <w:sz w:val="20"/>
              </w:rPr>
              <w:t>Strongly Agree</w:t>
            </w:r>
          </w:p>
        </w:tc>
      </w:tr>
      <w:tr w:rsidR="580BDD72" w:rsidRPr="002A4716" ns2:paraId="066B377D" ns2:textId="77777777" w:rsidTr="007B2E24">
        <w:trPr>
          <w:trHeight w:val="300"/>
        </w:trPr>
        <w:tc>
          <w:tcPr>
            <w:tcW w:w="3570" w:type="dxa"/>
            <w:tcBorders>
              <w:top w:val="nil"/>
              <w:bottom w:val="nil"/>
            </w:tcBorders>
            <w:tcMar>
              <w:top w:w="120" w:type="dxa"/>
              <w:left w:w="180" w:type="dxa"/>
              <w:bottom w:w="120" w:type="dxa"/>
              <w:right w:w="180" w:type="dxa"/>
            </w:tcMar>
            <w:vAlign w:val="center"/>
          </w:tcPr>
          <w:p ns2:paraId="431E7EA8" ns2:textId="3F91B2E2" w:rsidR="580BDD72" w:rsidRPr="002A4716" w:rsidRDefault="580BDD72" w:rsidP="00616471">
            <w:pPr>
              <w:spacing w:before="0" w:line="276" w:lineRule="auto"/>
              <w:ind w:firstLine="0"/>
              <w:jc w:val="center"/>
              <w:rPr>
                <w:sz w:val="20"/>
              </w:rPr>
            </w:pPr>
            <w:r w:rsidRPr="002A4716">
              <w:rPr>
                <w:color w:val="1F1F1F"/>
                <w:sz w:val="20"/>
              </w:rPr>
              <w:t>Speed and Reliability</w:t>
            </w:r>
          </w:p>
        </w:tc>
        <w:tc>
          <w:tcPr>
            <w:tcW w:w="2171" w:type="dxa"/>
            <w:tcBorders>
              <w:top w:val="nil"/>
              <w:bottom w:val="nil"/>
            </w:tcBorders>
            <w:tcMar>
              <w:top w:w="120" w:type="dxa"/>
              <w:left w:w="180" w:type="dxa"/>
              <w:bottom w:w="120" w:type="dxa"/>
              <w:right w:w="180" w:type="dxa"/>
            </w:tcMar>
            <w:vAlign w:val="center"/>
          </w:tcPr>
          <w:p ns2:paraId="27E44B75" ns2:textId="15049C58" w:rsidR="580BDD72" w:rsidRPr="002A4716" w:rsidRDefault="580BDD72" w:rsidP="00616471">
            <w:pPr>
              <w:spacing w:before="0" w:line="276" w:lineRule="auto"/>
              <w:ind w:firstLine="0"/>
              <w:jc w:val="center"/>
              <w:rPr>
                <w:sz w:val="20"/>
              </w:rPr>
            </w:pPr>
            <w:r w:rsidRPr="002A4716">
              <w:rPr>
                <w:color w:val="1F1F1F"/>
                <w:sz w:val="20"/>
              </w:rPr>
              <w:t>4.</w:t>
            </w:r>
            <w:r w:rsidR="0CDE41DA" w:rsidRPr="002A4716">
              <w:rPr>
                <w:color w:val="1F1F1F"/>
                <w:sz w:val="20"/>
              </w:rPr>
              <w:t>53</w:t>
            </w:r>
          </w:p>
        </w:tc>
        <w:tc>
          <w:tcPr>
            <w:tcW w:w="3029" w:type="dxa"/>
            <w:tcBorders>
              <w:top w:val="nil"/>
              <w:bottom w:val="nil"/>
            </w:tcBorders>
            <w:tcMar>
              <w:top w:w="120" w:type="dxa"/>
              <w:left w:w="180" w:type="dxa"/>
              <w:bottom w:w="120" w:type="dxa"/>
              <w:right w:w="180" w:type="dxa"/>
            </w:tcMar>
            <w:vAlign w:val="center"/>
          </w:tcPr>
          <w:p ns2:paraId="7C9DD7AA" ns2:textId="6B8736BC" w:rsidR="580BDD72" w:rsidRPr="002A4716" w:rsidRDefault="580BDD72" w:rsidP="00616471">
            <w:pPr>
              <w:spacing w:before="0" w:line="276" w:lineRule="auto"/>
              <w:ind w:firstLine="0"/>
              <w:jc w:val="center"/>
              <w:rPr>
                <w:sz w:val="20"/>
              </w:rPr>
            </w:pPr>
            <w:r w:rsidRPr="002A4716">
              <w:rPr>
                <w:color w:val="1F1F1F"/>
                <w:sz w:val="20"/>
              </w:rPr>
              <w:t>Strongly Agree</w:t>
            </w:r>
          </w:p>
        </w:tc>
      </w:tr>
      <w:tr w:rsidR="580BDD72" w:rsidRPr="002A4716" ns2:paraId="693D8875" ns2:textId="77777777" w:rsidTr="007B2E24">
        <w:trPr>
          <w:trHeight w:val="300"/>
        </w:trPr>
        <w:tc>
          <w:tcPr>
            <w:tcW w:w="3570" w:type="dxa"/>
            <w:tcBorders>
              <w:top w:val="nil"/>
              <w:bottom w:val="nil"/>
            </w:tcBorders>
            <w:tcMar>
              <w:top w:w="120" w:type="dxa"/>
              <w:left w:w="180" w:type="dxa"/>
              <w:bottom w:w="120" w:type="dxa"/>
              <w:right w:w="180" w:type="dxa"/>
            </w:tcMar>
            <w:vAlign w:val="center"/>
          </w:tcPr>
          <w:p ns2:paraId="7017D8F3" ns2:textId="4426FD79" w:rsidR="580BDD72" w:rsidRPr="002A4716" w:rsidRDefault="580BDD72" w:rsidP="00616471">
            <w:pPr>
              <w:spacing w:before="0" w:line="276" w:lineRule="auto"/>
              <w:ind w:firstLine="0"/>
              <w:jc w:val="center"/>
              <w:rPr>
                <w:sz w:val="20"/>
              </w:rPr>
            </w:pPr>
            <w:r w:rsidRPr="002A4716">
              <w:rPr>
                <w:color w:val="1F1F1F"/>
                <w:sz w:val="20"/>
              </w:rPr>
              <w:t>Ease of Use</w:t>
            </w:r>
          </w:p>
        </w:tc>
        <w:tc>
          <w:tcPr>
            <w:tcW w:w="2171" w:type="dxa"/>
            <w:tcBorders>
              <w:top w:val="nil"/>
              <w:bottom w:val="nil"/>
            </w:tcBorders>
            <w:tcMar>
              <w:top w:w="120" w:type="dxa"/>
              <w:left w:w="180" w:type="dxa"/>
              <w:bottom w:w="120" w:type="dxa"/>
              <w:right w:w="180" w:type="dxa"/>
            </w:tcMar>
            <w:vAlign w:val="center"/>
          </w:tcPr>
          <w:p ns2:paraId="7D2BDA98" ns2:textId="0705CEEB" w:rsidR="580BDD72" w:rsidRPr="002A4716" w:rsidRDefault="580BDD72" w:rsidP="00616471">
            <w:pPr>
              <w:spacing w:before="0" w:line="276" w:lineRule="auto"/>
              <w:ind w:firstLine="0"/>
              <w:jc w:val="center"/>
              <w:rPr>
                <w:sz w:val="20"/>
              </w:rPr>
            </w:pPr>
            <w:r w:rsidRPr="002A4716">
              <w:rPr>
                <w:color w:val="1F1F1F"/>
                <w:sz w:val="20"/>
              </w:rPr>
              <w:t>4.</w:t>
            </w:r>
            <w:r w:rsidR="0CDE41DA" w:rsidRPr="002A4716">
              <w:rPr>
                <w:color w:val="1F1F1F"/>
                <w:sz w:val="20"/>
              </w:rPr>
              <w:t>30</w:t>
            </w:r>
          </w:p>
        </w:tc>
        <w:tc>
          <w:tcPr>
            <w:tcW w:w="3029" w:type="dxa"/>
            <w:tcBorders>
              <w:top w:val="nil"/>
              <w:bottom w:val="nil"/>
            </w:tcBorders>
            <w:tcMar>
              <w:top w:w="120" w:type="dxa"/>
              <w:left w:w="180" w:type="dxa"/>
              <w:bottom w:w="120" w:type="dxa"/>
              <w:right w:w="180" w:type="dxa"/>
            </w:tcMar>
            <w:vAlign w:val="center"/>
          </w:tcPr>
          <w:p ns2:paraId="5CFA10AB" ns2:textId="1F5C071E" w:rsidR="580BDD72" w:rsidRPr="002A4716" w:rsidRDefault="580BDD72" w:rsidP="00616471">
            <w:pPr>
              <w:spacing w:before="0" w:line="276" w:lineRule="auto"/>
              <w:ind w:firstLine="0"/>
              <w:jc w:val="center"/>
              <w:rPr>
                <w:sz w:val="20"/>
              </w:rPr>
            </w:pPr>
            <w:r w:rsidRPr="002A4716">
              <w:rPr>
                <w:color w:val="1F1F1F"/>
                <w:sz w:val="20"/>
              </w:rPr>
              <w:t>Strongly Agree</w:t>
            </w:r>
          </w:p>
        </w:tc>
      </w:tr>
      <w:tr w:rsidR="580BDD72" w:rsidRPr="002A4716" ns2:paraId="28DCC22B" ns2:textId="77777777" w:rsidTr="007B2E24">
        <w:trPr>
          <w:trHeight w:val="300"/>
        </w:trPr>
        <w:tc>
          <w:tcPr>
            <w:tcW w:w="3570" w:type="dxa"/>
            <w:tcBorders>
              <w:top w:val="nil"/>
            </w:tcBorders>
            <w:tcMar>
              <w:top w:w="120" w:type="dxa"/>
              <w:left w:w="180" w:type="dxa"/>
              <w:bottom w:w="120" w:type="dxa"/>
              <w:right w:w="180" w:type="dxa"/>
            </w:tcMar>
            <w:vAlign w:val="center"/>
          </w:tcPr>
          <w:p ns2:paraId="1D70F821" ns2:textId="2F815F6C" w:rsidR="580BDD72" w:rsidRPr="002A4716" w:rsidRDefault="580BDD72" w:rsidP="2184407F">
            <w:pPr>
              <w:spacing w:before="0"/>
              <w:ind w:firstLine="0"/>
              <w:jc w:val="center"/>
              <w:rPr>
                <w:sz w:val="20"/>
              </w:rPr>
            </w:pPr>
            <w:r w:rsidRPr="002A4716">
              <w:rPr>
                <w:color w:val="1F1F1F"/>
                <w:sz w:val="20"/>
              </w:rPr>
              <w:t>Access and Trust</w:t>
            </w:r>
          </w:p>
        </w:tc>
        <w:tc>
          <w:tcPr>
            <w:tcW w:w="2171" w:type="dxa"/>
            <w:tcBorders>
              <w:top w:val="nil"/>
            </w:tcBorders>
            <w:tcMar>
              <w:top w:w="120" w:type="dxa"/>
              <w:left w:w="180" w:type="dxa"/>
              <w:bottom w:w="120" w:type="dxa"/>
              <w:right w:w="180" w:type="dxa"/>
            </w:tcMar>
            <w:vAlign w:val="center"/>
          </w:tcPr>
          <w:p ns2:paraId="5D27A350" ns2:textId="1FF19A92" w:rsidR="580BDD72" w:rsidRPr="002A4716" w:rsidRDefault="580BDD72" w:rsidP="21ECF8B7">
            <w:pPr>
              <w:spacing w:before="0"/>
              <w:ind w:firstLine="0"/>
              <w:jc w:val="center"/>
              <w:rPr>
                <w:sz w:val="20"/>
              </w:rPr>
            </w:pPr>
            <w:r w:rsidRPr="002A4716">
              <w:rPr>
                <w:color w:val="1F1F1F"/>
                <w:sz w:val="20"/>
              </w:rPr>
              <w:t>4.</w:t>
            </w:r>
            <w:r w:rsidR="0CDE41DA" w:rsidRPr="002A4716">
              <w:rPr>
                <w:color w:val="1F1F1F"/>
                <w:sz w:val="20"/>
              </w:rPr>
              <w:t>60</w:t>
            </w:r>
          </w:p>
        </w:tc>
        <w:tc>
          <w:tcPr>
            <w:tcW w:w="3029" w:type="dxa"/>
            <w:tcBorders>
              <w:top w:val="nil"/>
            </w:tcBorders>
            <w:tcMar>
              <w:top w:w="120" w:type="dxa"/>
              <w:left w:w="180" w:type="dxa"/>
              <w:bottom w:w="120" w:type="dxa"/>
              <w:right w:w="180" w:type="dxa"/>
            </w:tcMar>
            <w:vAlign w:val="center"/>
          </w:tcPr>
          <w:p ns2:paraId="50449F5E" ns2:textId="78408A41" w:rsidR="580BDD72" w:rsidRPr="002A4716" w:rsidRDefault="580BDD72" w:rsidP="2184407F">
            <w:pPr>
              <w:spacing w:before="0"/>
              <w:ind w:firstLine="0"/>
              <w:jc w:val="center"/>
              <w:rPr>
                <w:sz w:val="20"/>
              </w:rPr>
            </w:pPr>
            <w:r w:rsidRPr="002A4716">
              <w:rPr>
                <w:color w:val="1F1F1F"/>
                <w:sz w:val="20"/>
              </w:rPr>
              <w:t>Strongly Agree</w:t>
            </w:r>
          </w:p>
        </w:tc>
      </w:tr>
      <w:tr w:rsidR="580BDD72" w:rsidRPr="002A4716" ns2:paraId="7A49527A" ns2:textId="77777777" w:rsidTr="007B2E24">
        <w:trPr>
          <w:trHeight w:val="300"/>
        </w:trPr>
        <w:tc>
          <w:tcPr>
            <w:tcW w:w="3570" w:type="dxa"/>
            <w:tcMar>
              <w:top w:w="120" w:type="dxa"/>
              <w:left w:w="180" w:type="dxa"/>
              <w:bottom w:w="120" w:type="dxa"/>
              <w:right w:w="180" w:type="dxa"/>
            </w:tcMar>
            <w:vAlign w:val="center"/>
          </w:tcPr>
          <w:p ns2:paraId="72AE04EB" ns2:textId="5CD524FB" w:rsidR="580BDD72" w:rsidRPr="002A4716" w:rsidRDefault="580BDD72" w:rsidP="2184407F">
            <w:pPr>
              <w:spacing w:before="0"/>
              <w:ind w:firstLine="0"/>
              <w:jc w:val="center"/>
              <w:rPr>
                <w:sz w:val="20"/>
              </w:rPr>
            </w:pPr>
            <w:r w:rsidRPr="002A4716">
              <w:rPr>
                <w:b/>
                <w:bCs/>
                <w:color w:val="1F1F1F"/>
                <w:sz w:val="20"/>
              </w:rPr>
              <w:t>Overall Weighted Mean</w:t>
            </w:r>
          </w:p>
        </w:tc>
        <w:tc>
          <w:tcPr>
            <w:tcW w:w="2171" w:type="dxa"/>
            <w:tcMar>
              <w:top w:w="120" w:type="dxa"/>
              <w:left w:w="180" w:type="dxa"/>
              <w:bottom w:w="120" w:type="dxa"/>
              <w:right w:w="180" w:type="dxa"/>
            </w:tcMar>
            <w:vAlign w:val="center"/>
          </w:tcPr>
          <w:p ns2:paraId="1D7C33D4" ns2:textId="478DBD19" w:rsidR="580BDD72" w:rsidRPr="002A4716" w:rsidRDefault="580BDD72" w:rsidP="2184407F">
            <w:pPr>
              <w:spacing w:before="0"/>
              <w:ind w:firstLine="0"/>
              <w:jc w:val="center"/>
              <w:rPr>
                <w:sz w:val="20"/>
              </w:rPr>
            </w:pPr>
            <w:r w:rsidRPr="002A4716">
              <w:rPr>
                <w:b/>
                <w:bCs/>
                <w:color w:val="1F1F1F"/>
                <w:sz w:val="20"/>
              </w:rPr>
              <w:t>4.72</w:t>
            </w:r>
          </w:p>
        </w:tc>
        <w:tc>
          <w:tcPr>
            <w:tcW w:w="3029" w:type="dxa"/>
            <w:tcMar>
              <w:top w:w="120" w:type="dxa"/>
              <w:left w:w="180" w:type="dxa"/>
              <w:bottom w:w="120" w:type="dxa"/>
              <w:right w:w="180" w:type="dxa"/>
            </w:tcMar>
            <w:vAlign w:val="center"/>
          </w:tcPr>
          <w:p ns2:paraId="0B88C039" ns2:textId="0D155E0C" w:rsidR="580BDD72" w:rsidRPr="002A4716" w:rsidRDefault="580BDD72" w:rsidP="2184407F">
            <w:pPr>
              <w:spacing w:before="0"/>
              <w:ind w:firstLine="0"/>
              <w:jc w:val="center"/>
              <w:rPr>
                <w:sz w:val="20"/>
              </w:rPr>
            </w:pPr>
            <w:r w:rsidRPr="002A4716">
              <w:rPr>
                <w:b/>
                <w:bCs/>
                <w:color w:val="1F1F1F"/>
                <w:sz w:val="20"/>
              </w:rPr>
              <w:t>Strongly Agree</w:t>
            </w:r>
          </w:p>
        </w:tc>
      </w:tr>
    </w:tbl>
    <w:p ns2:paraId="440C6BF1" ns2:textId="18416DF1" w:rsidR="3C1C5551" w:rsidRDefault="3C1C5551" w:rsidP="3C1C5551">
      <w:pPr>
        <w:spacing w:before="0"/>
      </w:pPr>
      <w:r w:rsidRPr="3C1C5551">
        <w:rPr>
          <w:color w:val="1F1F1F"/>
          <w:szCs w:val="26"/>
        </w:rPr>
        <w:t>This</w:t>
      </w:r>
      <w:r w:rsidR="1128AFC7" w:rsidRPr="1128AFC7">
        <w:rPr>
          <w:color w:val="1F1F1F"/>
          <w:szCs w:val="26"/>
        </w:rPr>
        <w:t xml:space="preserve"> table</w:t>
      </w:r>
      <w:r w:rsidRPr="3C1C5551">
        <w:rPr>
          <w:color w:val="1F1F1F"/>
          <w:szCs w:val="26"/>
        </w:rPr>
        <w:t xml:space="preserve"> presents the overall summary of the end-user evaluation, which yielded an Overall Weighted Mean of 4.72 ("Strongly Agree"). The administrative and dispatching staff rated the system highly across all criteria, specifically in Daily Functionality (4.67), Access and Trust (4.60), Speed and Reliability (4.53), and Ease of Use (4.30). This high consolidated score confirms that the Shervice platform successfully met GT LANTIN's operational requirements. Ultimately, the results </w:t>
      </w:r>
      <w:r w:rsidRPr="3C1C5551">
        <w:rPr>
          <w:color w:val="1F1F1F"/>
          <w:szCs w:val="26"/>
        </w:rPr>
        <w:lastRenderedPageBreak/>
        <w:t>validate that the system effectively replaced their manual processes with a fast, reliable, and secure digital environment built specifically for their dispatching and administrative workflows.</w:t>
      </w:r>
    </w:p>
    <w:p ns2:paraId="396E4E94" ns2:textId="22E4B2CC" w:rsidR="3C1C5551" w:rsidRDefault="3C1C5551" w:rsidP="3C1C5551">
      <w:pPr>
        <w:spacing w:before="0"/>
        <w:rPr>
          <w:color w:val="1F1F1F"/>
        </w:rPr>
      </w:pPr>
    </w:p>
    <w:p ns2:paraId="7041916F" ns2:textId="6FBA1F00" w:rsidR="3FB573C3" w:rsidRDefault="3FB573C3" w:rsidP="3FB573C3">
      <w:pPr>
        <w:spacing w:before="0"/>
        <w:rPr>
          <w:color w:val="1F1F1F"/>
        </w:rPr>
      </w:pPr>
    </w:p>
    <w:p ns2:paraId="42D78739" ns2:textId="2082A586" w:rsidR="008C3CDB" w:rsidRPr="00D333AA" w:rsidRDefault="580BDD72" w:rsidP="580BDD72">
      <w:pPr>
        <w:spacing w:before="0"/>
      </w:pPr>
      <w:r w:rsidRPr="00D333AA">
        <w:rPr>
          <w:b/>
          <w:color w:val="1F1F1F"/>
        </w:rPr>
        <w:t>4.3.4 IT Expert Technical Evaluation</w:t>
      </w:r>
    </w:p>
    <w:p ns2:paraId="5AEDBC1C" ns2:textId="1BA4743B" w:rsidR="008C3CDB" w:rsidRPr="00D333AA" w:rsidRDefault="580BDD72" w:rsidP="580BDD72">
      <w:pPr>
        <w:spacing w:before="0"/>
      </w:pPr>
      <w:r w:rsidRPr="00D333AA">
        <w:rPr>
          <w:color w:val="1F1F1F"/>
        </w:rPr>
        <w:t xml:space="preserve">This section details the technical assessment conducted by a panel of IT experts. The evaluation strictly followed the ISO/IEC 25010 Software Quality Model to ensure the platform’s underlying architecture, backend logic, and integrated machine learning algorithms adhere to industry-standard software engineering </w:t>
      </w:r>
      <w:r w:rsidR="046440E8" w:rsidRPr="046440E8">
        <w:rPr>
          <w:color w:val="1F1F1F"/>
        </w:rPr>
        <w:t>practices.</w:t>
      </w:r>
    </w:p>
    <w:p ns2:paraId="465FBF49" ns2:textId="710D0B7E" w:rsidR="004B15C2" w:rsidRPr="002A4716" w:rsidRDefault="004B15C2" w:rsidP="007B2E24">
      <w:pPr>
        <w:pStyle w:val="Caption"/>
        <w:keepNext/>
        <w:spacing w:before="120" w:after="60" w:line="240" w:lineRule="auto"/>
        <w:ind w:firstLine="0"/>
        <w:jc w:val="center"/>
      </w:pPr>
      <w:bookmarkStart w:id="221" w:name="_Toc242911224"/>
      <w:r w:rsidRPr="002A4716">
        <w:t xml:space="preserve">Table </w:t>
      </w:r>
      <w:r w:rsidRPr="002A4716">
        <w:fldChar w:fldCharType="begin"/>
      </w:r>
      <w:r w:rsidRPr="002A4716">
        <w:instrText>STYLEREF 1 \s</w:instrText>
      </w:r>
      <w:r w:rsidRPr="002A4716">
        <w:fldChar w:fldCharType="separate"/>
      </w:r>
      <w:r w:rsidR="00EE440C" w:rsidRPr="002A4716">
        <w:rPr>
          <w:noProof/>
        </w:rPr>
        <w:t>4</w:t>
      </w:r>
      <w:r w:rsidRPr="002A4716">
        <w:fldChar w:fldCharType="end"/>
      </w:r>
      <w:r w:rsidR="00EE440C" w:rsidRPr="002A4716">
        <w:noBreakHyphen/>
      </w:r>
      <w:r w:rsidRPr="002A4716">
        <w:fldChar w:fldCharType="begin"/>
      </w:r>
      <w:r w:rsidR="00662026">
        <w:instrText>SEQ Table \* ARABIC</w:instrText>
      </w:r>
      <w:r w:rsidRPr="002A4716">
        <w:fldChar w:fldCharType="separate"/>
      </w:r>
      <w:r w:rsidR="00662026">
        <w:rPr>
          <w:noProof/>
        </w:rPr>
        <w:t>16</w:t>
      </w:r>
      <w:r w:rsidRPr="002A4716">
        <w:fldChar w:fldCharType="end"/>
      </w:r>
      <w:r w:rsidRPr="002A4716">
        <w:t xml:space="preserve"> Overall Summary of IT Expert Evaluation</w:t>
      </w:r>
      <w:bookmarkEnd w:id="221"/>
    </w:p>
    <w:tbl>
      <w:tblPr>
        <w:tblW w:w="8511" w:type="dxa"/>
        <w:jc w:val="center"/>
        <w:tblBorders>
          <w:top w:val="single" w:sz="6" w:space="0" w:color="C4C7C5"/>
          <w:bottom w:val="single" w:sz="6" w:space="0" w:color="C4C7C5"/>
          <w:insideH w:val="single" w:sz="6" w:space="0" w:color="C4C7C5"/>
          <w:insideV w:val="single" w:sz="6" w:space="0" w:color="C4C7C5"/>
        </w:tblBorders>
        <w:tblLook w:val="06A0" w:firstRow="1" w:lastRow="0" w:firstColumn="1" w:lastColumn="0" w:noHBand="1" w:noVBand="1"/>
      </w:tblPr>
      <w:tblGrid>
        <w:gridCol w:w="4020"/>
        <w:gridCol w:w="1650"/>
        <w:gridCol w:w="2841"/>
      </w:tblGrid>
      <w:tr w:rsidR="580BDD72" w:rsidRPr="002A4716" ns2:paraId="6B4918CF" ns2:textId="77777777" w:rsidTr="007B2E24">
        <w:trPr>
          <w:trHeight w:val="300"/>
          <w:tblHeader/>
          <w:jc w:val="center"/>
        </w:trPr>
        <w:tc>
          <w:tcPr>
            <w:tcW w:w="4020" w:type="dxa"/>
            <w:tcBorders>
              <w:bottom w:val="single" w:sz="6" w:space="0" w:color="C4C7C5"/>
            </w:tcBorders>
            <w:tcMar>
              <w:top w:w="120" w:type="dxa"/>
              <w:left w:w="180" w:type="dxa"/>
              <w:bottom w:w="120" w:type="dxa"/>
              <w:right w:w="180" w:type="dxa"/>
            </w:tcMar>
            <w:vAlign w:val="center"/>
          </w:tcPr>
          <w:p ns2:paraId="62EFF433" ns2:textId="08CF9CC2" w:rsidR="580BDD72" w:rsidRPr="002A4716" w:rsidRDefault="14AB27E1" w:rsidP="205424E5">
            <w:pPr>
              <w:spacing w:before="0"/>
              <w:ind w:firstLine="0"/>
              <w:jc w:val="center"/>
              <w:rPr>
                <w:sz w:val="20"/>
              </w:rPr>
            </w:pPr>
            <w:r w:rsidRPr="002A4716">
              <w:rPr>
                <w:b/>
                <w:bCs/>
                <w:color w:val="1F1F1F"/>
                <w:sz w:val="20"/>
              </w:rPr>
              <w:t>ISO/IEC 25010 Characteristics</w:t>
            </w:r>
          </w:p>
        </w:tc>
        <w:tc>
          <w:tcPr>
            <w:tcW w:w="1650" w:type="dxa"/>
            <w:tcBorders>
              <w:bottom w:val="single" w:sz="6" w:space="0" w:color="C4C7C5"/>
            </w:tcBorders>
            <w:tcMar>
              <w:top w:w="120" w:type="dxa"/>
              <w:left w:w="180" w:type="dxa"/>
              <w:bottom w:w="120" w:type="dxa"/>
              <w:right w:w="180" w:type="dxa"/>
            </w:tcMar>
            <w:vAlign w:val="center"/>
          </w:tcPr>
          <w:p ns2:paraId="7B8878EB" ns2:textId="246028D0" w:rsidR="580BDD72" w:rsidRPr="002A4716" w:rsidRDefault="580BDD72" w:rsidP="205424E5">
            <w:pPr>
              <w:spacing w:before="0"/>
              <w:ind w:firstLine="0"/>
              <w:jc w:val="center"/>
              <w:rPr>
                <w:sz w:val="20"/>
              </w:rPr>
            </w:pPr>
            <w:r w:rsidRPr="002A4716">
              <w:rPr>
                <w:b/>
                <w:bCs/>
                <w:color w:val="1F1F1F"/>
                <w:sz w:val="20"/>
              </w:rPr>
              <w:t>Average Mean</w:t>
            </w:r>
          </w:p>
        </w:tc>
        <w:tc>
          <w:tcPr>
            <w:tcW w:w="2841" w:type="dxa"/>
            <w:tcBorders>
              <w:bottom w:val="single" w:sz="6" w:space="0" w:color="C4C7C5"/>
            </w:tcBorders>
            <w:tcMar>
              <w:top w:w="120" w:type="dxa"/>
              <w:left w:w="180" w:type="dxa"/>
              <w:bottom w:w="120" w:type="dxa"/>
              <w:right w:w="180" w:type="dxa"/>
            </w:tcMar>
            <w:vAlign w:val="center"/>
          </w:tcPr>
          <w:p ns2:paraId="4FE98C5F" ns2:textId="266DB010" w:rsidR="580BDD72" w:rsidRPr="002A4716" w:rsidRDefault="580BDD72" w:rsidP="205424E5">
            <w:pPr>
              <w:spacing w:before="0"/>
              <w:ind w:firstLine="0"/>
              <w:jc w:val="center"/>
              <w:rPr>
                <w:sz w:val="20"/>
              </w:rPr>
            </w:pPr>
            <w:r w:rsidRPr="002A4716">
              <w:rPr>
                <w:b/>
                <w:bCs/>
                <w:color w:val="1F1F1F"/>
                <w:sz w:val="20"/>
              </w:rPr>
              <w:t>Verbal Interpretation</w:t>
            </w:r>
          </w:p>
        </w:tc>
      </w:tr>
      <w:tr w:rsidR="580BDD72" w:rsidRPr="002A4716" ns2:paraId="3F889EB4" ns2:textId="77777777" w:rsidTr="007B2E24">
        <w:trPr>
          <w:trHeight w:val="300"/>
          <w:jc w:val="center"/>
        </w:trPr>
        <w:tc>
          <w:tcPr>
            <w:tcW w:w="4020" w:type="dxa"/>
            <w:tcBorders>
              <w:bottom w:val="nil"/>
            </w:tcBorders>
            <w:tcMar>
              <w:top w:w="120" w:type="dxa"/>
              <w:left w:w="180" w:type="dxa"/>
              <w:bottom w:w="120" w:type="dxa"/>
              <w:right w:w="180" w:type="dxa"/>
            </w:tcMar>
            <w:vAlign w:val="center"/>
          </w:tcPr>
          <w:p ns2:paraId="3DBA2A1D" ns2:textId="750B856F" w:rsidR="580BDD72" w:rsidRPr="002A4716" w:rsidRDefault="580BDD72" w:rsidP="205424E5">
            <w:pPr>
              <w:spacing w:before="0"/>
              <w:ind w:firstLine="0"/>
              <w:jc w:val="center"/>
              <w:rPr>
                <w:sz w:val="20"/>
              </w:rPr>
            </w:pPr>
            <w:r w:rsidRPr="002A4716">
              <w:rPr>
                <w:color w:val="1F1F1F"/>
                <w:sz w:val="20"/>
              </w:rPr>
              <w:t>Functional Suitability</w:t>
            </w:r>
          </w:p>
        </w:tc>
        <w:tc>
          <w:tcPr>
            <w:tcW w:w="1650" w:type="dxa"/>
            <w:tcBorders>
              <w:bottom w:val="nil"/>
            </w:tcBorders>
            <w:tcMar>
              <w:top w:w="120" w:type="dxa"/>
              <w:left w:w="180" w:type="dxa"/>
              <w:bottom w:w="120" w:type="dxa"/>
              <w:right w:w="180" w:type="dxa"/>
            </w:tcMar>
            <w:vAlign w:val="center"/>
          </w:tcPr>
          <w:p ns2:paraId="0AE39619" ns2:textId="3F6E42BB" w:rsidR="580BDD72" w:rsidRPr="002A4716" w:rsidRDefault="580BDD72" w:rsidP="34CCB0D9">
            <w:pPr>
              <w:spacing w:before="0"/>
              <w:ind w:firstLine="0"/>
              <w:jc w:val="center"/>
              <w:rPr>
                <w:sz w:val="20"/>
              </w:rPr>
            </w:pPr>
            <w:r w:rsidRPr="002A4716">
              <w:rPr>
                <w:color w:val="1F1F1F"/>
                <w:sz w:val="20"/>
              </w:rPr>
              <w:t>4.66</w:t>
            </w:r>
          </w:p>
        </w:tc>
        <w:tc>
          <w:tcPr>
            <w:tcW w:w="2841" w:type="dxa"/>
            <w:tcBorders>
              <w:bottom w:val="nil"/>
            </w:tcBorders>
            <w:tcMar>
              <w:top w:w="120" w:type="dxa"/>
              <w:left w:w="180" w:type="dxa"/>
              <w:bottom w:w="120" w:type="dxa"/>
              <w:right w:w="180" w:type="dxa"/>
            </w:tcMar>
            <w:vAlign w:val="center"/>
          </w:tcPr>
          <w:p ns2:paraId="5C528161" ns2:textId="69B2FF4E" w:rsidR="580BDD72" w:rsidRPr="002A4716" w:rsidRDefault="580BDD72" w:rsidP="205424E5">
            <w:pPr>
              <w:spacing w:before="0"/>
              <w:ind w:firstLine="0"/>
              <w:jc w:val="center"/>
              <w:rPr>
                <w:sz w:val="20"/>
              </w:rPr>
            </w:pPr>
            <w:r w:rsidRPr="002A4716">
              <w:rPr>
                <w:color w:val="1F1F1F"/>
                <w:sz w:val="20"/>
              </w:rPr>
              <w:t>Strongly Agree</w:t>
            </w:r>
          </w:p>
        </w:tc>
      </w:tr>
      <w:tr w:rsidR="580BDD72" w:rsidRPr="002A4716" ns2:paraId="6AD2C644" ns2:textId="77777777" w:rsidTr="007B2E24">
        <w:trPr>
          <w:trHeight w:val="300"/>
          <w:jc w:val="center"/>
        </w:trPr>
        <w:tc>
          <w:tcPr>
            <w:tcW w:w="4020" w:type="dxa"/>
            <w:tcBorders>
              <w:top w:val="nil"/>
              <w:bottom w:val="nil"/>
            </w:tcBorders>
            <w:tcMar>
              <w:top w:w="120" w:type="dxa"/>
              <w:left w:w="180" w:type="dxa"/>
              <w:bottom w:w="120" w:type="dxa"/>
              <w:right w:w="180" w:type="dxa"/>
            </w:tcMar>
            <w:vAlign w:val="center"/>
          </w:tcPr>
          <w:p ns2:paraId="33CE14F6" ns2:textId="7C115DA3" w:rsidR="580BDD72" w:rsidRPr="002A4716" w:rsidRDefault="580BDD72" w:rsidP="205424E5">
            <w:pPr>
              <w:spacing w:before="0"/>
              <w:ind w:firstLine="0"/>
              <w:jc w:val="center"/>
              <w:rPr>
                <w:sz w:val="20"/>
              </w:rPr>
            </w:pPr>
            <w:r w:rsidRPr="002A4716">
              <w:rPr>
                <w:color w:val="1F1F1F"/>
                <w:sz w:val="20"/>
              </w:rPr>
              <w:t>Performance Efficiency</w:t>
            </w:r>
          </w:p>
        </w:tc>
        <w:tc>
          <w:tcPr>
            <w:tcW w:w="1650" w:type="dxa"/>
            <w:tcBorders>
              <w:top w:val="nil"/>
              <w:bottom w:val="nil"/>
            </w:tcBorders>
            <w:tcMar>
              <w:top w:w="120" w:type="dxa"/>
              <w:left w:w="180" w:type="dxa"/>
              <w:bottom w:w="120" w:type="dxa"/>
              <w:right w:w="180" w:type="dxa"/>
            </w:tcMar>
            <w:vAlign w:val="center"/>
          </w:tcPr>
          <w:p ns2:paraId="5FBA6815" ns2:textId="4D7515D2" w:rsidR="580BDD72" w:rsidRPr="002A4716" w:rsidRDefault="580BDD72" w:rsidP="205424E5">
            <w:pPr>
              <w:spacing w:before="0"/>
              <w:ind w:firstLine="0"/>
              <w:jc w:val="center"/>
              <w:rPr>
                <w:sz w:val="20"/>
              </w:rPr>
            </w:pPr>
            <w:r w:rsidRPr="002A4716">
              <w:rPr>
                <w:color w:val="1F1F1F"/>
                <w:sz w:val="20"/>
              </w:rPr>
              <w:t>4.77</w:t>
            </w:r>
          </w:p>
        </w:tc>
        <w:tc>
          <w:tcPr>
            <w:tcW w:w="2841" w:type="dxa"/>
            <w:tcBorders>
              <w:top w:val="nil"/>
              <w:bottom w:val="nil"/>
            </w:tcBorders>
            <w:tcMar>
              <w:top w:w="120" w:type="dxa"/>
              <w:left w:w="180" w:type="dxa"/>
              <w:bottom w:w="120" w:type="dxa"/>
              <w:right w:w="180" w:type="dxa"/>
            </w:tcMar>
            <w:vAlign w:val="center"/>
          </w:tcPr>
          <w:p ns2:paraId="5F046D1F" ns2:textId="6FA2C22F" w:rsidR="580BDD72" w:rsidRPr="002A4716" w:rsidRDefault="580BDD72" w:rsidP="205424E5">
            <w:pPr>
              <w:spacing w:before="0"/>
              <w:ind w:firstLine="0"/>
              <w:jc w:val="center"/>
              <w:rPr>
                <w:sz w:val="20"/>
              </w:rPr>
            </w:pPr>
            <w:r w:rsidRPr="002A4716">
              <w:rPr>
                <w:color w:val="1F1F1F"/>
                <w:sz w:val="20"/>
              </w:rPr>
              <w:t>Strongly Agree</w:t>
            </w:r>
          </w:p>
        </w:tc>
      </w:tr>
      <w:tr w:rsidR="580BDD72" w:rsidRPr="002A4716" ns2:paraId="0171C513" ns2:textId="77777777" w:rsidTr="007B2E24">
        <w:trPr>
          <w:trHeight w:val="300"/>
          <w:jc w:val="center"/>
        </w:trPr>
        <w:tc>
          <w:tcPr>
            <w:tcW w:w="4020" w:type="dxa"/>
            <w:tcBorders>
              <w:top w:val="nil"/>
              <w:bottom w:val="nil"/>
            </w:tcBorders>
            <w:tcMar>
              <w:top w:w="120" w:type="dxa"/>
              <w:left w:w="180" w:type="dxa"/>
              <w:bottom w:w="120" w:type="dxa"/>
              <w:right w:w="180" w:type="dxa"/>
            </w:tcMar>
            <w:vAlign w:val="center"/>
          </w:tcPr>
          <w:p ns2:paraId="489D7E8C" ns2:textId="32BA0C28" w:rsidR="580BDD72" w:rsidRPr="002A4716" w:rsidRDefault="580BDD72" w:rsidP="205424E5">
            <w:pPr>
              <w:spacing w:before="0"/>
              <w:ind w:firstLine="0"/>
              <w:jc w:val="center"/>
              <w:rPr>
                <w:sz w:val="20"/>
              </w:rPr>
            </w:pPr>
            <w:r w:rsidRPr="002A4716">
              <w:rPr>
                <w:color w:val="1F1F1F"/>
                <w:sz w:val="20"/>
              </w:rPr>
              <w:t>Usability</w:t>
            </w:r>
          </w:p>
        </w:tc>
        <w:tc>
          <w:tcPr>
            <w:tcW w:w="1650" w:type="dxa"/>
            <w:tcBorders>
              <w:top w:val="nil"/>
              <w:bottom w:val="nil"/>
            </w:tcBorders>
            <w:tcMar>
              <w:top w:w="120" w:type="dxa"/>
              <w:left w:w="180" w:type="dxa"/>
              <w:bottom w:w="120" w:type="dxa"/>
              <w:right w:w="180" w:type="dxa"/>
            </w:tcMar>
            <w:vAlign w:val="center"/>
          </w:tcPr>
          <w:p ns2:paraId="30C49509" ns2:textId="3DB326E4" w:rsidR="580BDD72" w:rsidRPr="002A4716" w:rsidRDefault="580BDD72" w:rsidP="205424E5">
            <w:pPr>
              <w:spacing w:before="0"/>
              <w:ind w:firstLine="0"/>
              <w:jc w:val="center"/>
              <w:rPr>
                <w:sz w:val="20"/>
              </w:rPr>
            </w:pPr>
            <w:r w:rsidRPr="002A4716">
              <w:rPr>
                <w:color w:val="1F1F1F"/>
                <w:sz w:val="20"/>
              </w:rPr>
              <w:t>4.30</w:t>
            </w:r>
          </w:p>
        </w:tc>
        <w:tc>
          <w:tcPr>
            <w:tcW w:w="2841" w:type="dxa"/>
            <w:tcBorders>
              <w:top w:val="nil"/>
              <w:bottom w:val="nil"/>
            </w:tcBorders>
            <w:tcMar>
              <w:top w:w="120" w:type="dxa"/>
              <w:left w:w="180" w:type="dxa"/>
              <w:bottom w:w="120" w:type="dxa"/>
              <w:right w:w="180" w:type="dxa"/>
            </w:tcMar>
            <w:vAlign w:val="center"/>
          </w:tcPr>
          <w:p ns2:paraId="2BD84C46" ns2:textId="760D1837" w:rsidR="580BDD72" w:rsidRPr="002A4716" w:rsidRDefault="580BDD72" w:rsidP="205424E5">
            <w:pPr>
              <w:spacing w:before="0"/>
              <w:ind w:firstLine="0"/>
              <w:jc w:val="center"/>
              <w:rPr>
                <w:sz w:val="20"/>
              </w:rPr>
            </w:pPr>
            <w:r w:rsidRPr="002A4716">
              <w:rPr>
                <w:color w:val="1F1F1F"/>
                <w:sz w:val="20"/>
              </w:rPr>
              <w:t>Strongly Agree</w:t>
            </w:r>
          </w:p>
        </w:tc>
      </w:tr>
      <w:tr w:rsidR="580BDD72" w:rsidRPr="002A4716" ns2:paraId="7914E8E7" ns2:textId="77777777" w:rsidTr="007B2E24">
        <w:trPr>
          <w:trHeight w:val="300"/>
          <w:jc w:val="center"/>
        </w:trPr>
        <w:tc>
          <w:tcPr>
            <w:tcW w:w="4020" w:type="dxa"/>
            <w:tcBorders>
              <w:top w:val="nil"/>
              <w:bottom w:val="nil"/>
            </w:tcBorders>
            <w:tcMar>
              <w:top w:w="120" w:type="dxa"/>
              <w:left w:w="180" w:type="dxa"/>
              <w:bottom w:w="120" w:type="dxa"/>
              <w:right w:w="180" w:type="dxa"/>
            </w:tcMar>
            <w:vAlign w:val="center"/>
          </w:tcPr>
          <w:p ns2:paraId="2083C93F" ns2:textId="669D999F" w:rsidR="580BDD72" w:rsidRPr="002A4716" w:rsidRDefault="580BDD72" w:rsidP="205424E5">
            <w:pPr>
              <w:spacing w:before="0"/>
              <w:ind w:firstLine="0"/>
              <w:jc w:val="center"/>
              <w:rPr>
                <w:sz w:val="20"/>
              </w:rPr>
            </w:pPr>
            <w:r w:rsidRPr="002A4716">
              <w:rPr>
                <w:color w:val="1F1F1F"/>
                <w:sz w:val="20"/>
              </w:rPr>
              <w:t>Security</w:t>
            </w:r>
          </w:p>
        </w:tc>
        <w:tc>
          <w:tcPr>
            <w:tcW w:w="1650" w:type="dxa"/>
            <w:tcBorders>
              <w:top w:val="nil"/>
              <w:bottom w:val="nil"/>
            </w:tcBorders>
            <w:tcMar>
              <w:top w:w="120" w:type="dxa"/>
              <w:left w:w="180" w:type="dxa"/>
              <w:bottom w:w="120" w:type="dxa"/>
              <w:right w:w="180" w:type="dxa"/>
            </w:tcMar>
            <w:vAlign w:val="center"/>
          </w:tcPr>
          <w:p ns2:paraId="168CF662" ns2:textId="60BEA6EC" w:rsidR="580BDD72" w:rsidRPr="002A4716" w:rsidRDefault="580BDD72" w:rsidP="205424E5">
            <w:pPr>
              <w:spacing w:before="0"/>
              <w:ind w:firstLine="0"/>
              <w:jc w:val="center"/>
              <w:rPr>
                <w:sz w:val="20"/>
              </w:rPr>
            </w:pPr>
            <w:r w:rsidRPr="002A4716">
              <w:rPr>
                <w:color w:val="1F1F1F"/>
                <w:sz w:val="20"/>
              </w:rPr>
              <w:t>4.43</w:t>
            </w:r>
          </w:p>
        </w:tc>
        <w:tc>
          <w:tcPr>
            <w:tcW w:w="2841" w:type="dxa"/>
            <w:tcBorders>
              <w:top w:val="nil"/>
              <w:bottom w:val="nil"/>
            </w:tcBorders>
            <w:tcMar>
              <w:top w:w="120" w:type="dxa"/>
              <w:left w:w="180" w:type="dxa"/>
              <w:bottom w:w="120" w:type="dxa"/>
              <w:right w:w="180" w:type="dxa"/>
            </w:tcMar>
            <w:vAlign w:val="center"/>
          </w:tcPr>
          <w:p ns2:paraId="4C144809" ns2:textId="0C7CFF36" w:rsidR="580BDD72" w:rsidRPr="002A4716" w:rsidRDefault="580BDD72" w:rsidP="205424E5">
            <w:pPr>
              <w:spacing w:before="0"/>
              <w:ind w:firstLine="0"/>
              <w:jc w:val="center"/>
              <w:rPr>
                <w:sz w:val="20"/>
              </w:rPr>
            </w:pPr>
            <w:r w:rsidRPr="002A4716">
              <w:rPr>
                <w:color w:val="1F1F1F"/>
                <w:sz w:val="20"/>
              </w:rPr>
              <w:t>Strongly Agree</w:t>
            </w:r>
          </w:p>
        </w:tc>
      </w:tr>
      <w:tr w:rsidR="580BDD72" w:rsidRPr="002A4716" ns2:paraId="7C06C7ED" ns2:textId="77777777" w:rsidTr="007B2E24">
        <w:trPr>
          <w:trHeight w:val="300"/>
          <w:jc w:val="center"/>
        </w:trPr>
        <w:tc>
          <w:tcPr>
            <w:tcW w:w="4020" w:type="dxa"/>
            <w:tcBorders>
              <w:top w:val="nil"/>
              <w:bottom w:val="nil"/>
            </w:tcBorders>
            <w:tcMar>
              <w:top w:w="120" w:type="dxa"/>
              <w:left w:w="180" w:type="dxa"/>
              <w:bottom w:w="120" w:type="dxa"/>
              <w:right w:w="180" w:type="dxa"/>
            </w:tcMar>
            <w:vAlign w:val="center"/>
          </w:tcPr>
          <w:p ns2:paraId="153043C4" ns2:textId="10DCBDB9" w:rsidR="580BDD72" w:rsidRPr="002A4716" w:rsidRDefault="580BDD72" w:rsidP="205424E5">
            <w:pPr>
              <w:spacing w:before="0"/>
              <w:ind w:firstLine="0"/>
              <w:jc w:val="center"/>
              <w:rPr>
                <w:sz w:val="20"/>
              </w:rPr>
            </w:pPr>
            <w:r w:rsidRPr="002A4716">
              <w:rPr>
                <w:color w:val="1F1F1F"/>
                <w:sz w:val="20"/>
              </w:rPr>
              <w:t>Reliability</w:t>
            </w:r>
          </w:p>
        </w:tc>
        <w:tc>
          <w:tcPr>
            <w:tcW w:w="1650" w:type="dxa"/>
            <w:tcBorders>
              <w:top w:val="nil"/>
              <w:bottom w:val="nil"/>
            </w:tcBorders>
            <w:tcMar>
              <w:top w:w="120" w:type="dxa"/>
              <w:left w:w="180" w:type="dxa"/>
              <w:bottom w:w="120" w:type="dxa"/>
              <w:right w:w="180" w:type="dxa"/>
            </w:tcMar>
            <w:vAlign w:val="center"/>
          </w:tcPr>
          <w:p ns2:paraId="25DCE327" ns2:textId="20319575" w:rsidR="580BDD72" w:rsidRPr="002A4716" w:rsidRDefault="580BDD72" w:rsidP="205424E5">
            <w:pPr>
              <w:spacing w:before="0"/>
              <w:ind w:firstLine="0"/>
              <w:jc w:val="center"/>
              <w:rPr>
                <w:sz w:val="20"/>
              </w:rPr>
            </w:pPr>
            <w:r w:rsidRPr="002A4716">
              <w:rPr>
                <w:color w:val="1F1F1F"/>
                <w:sz w:val="20"/>
              </w:rPr>
              <w:t>4.40</w:t>
            </w:r>
          </w:p>
        </w:tc>
        <w:tc>
          <w:tcPr>
            <w:tcW w:w="2841" w:type="dxa"/>
            <w:tcBorders>
              <w:top w:val="nil"/>
              <w:bottom w:val="nil"/>
            </w:tcBorders>
            <w:tcMar>
              <w:top w:w="120" w:type="dxa"/>
              <w:left w:w="180" w:type="dxa"/>
              <w:bottom w:w="120" w:type="dxa"/>
              <w:right w:w="180" w:type="dxa"/>
            </w:tcMar>
            <w:vAlign w:val="center"/>
          </w:tcPr>
          <w:p ns2:paraId="190AA7FE" ns2:textId="59D5EBF3" w:rsidR="580BDD72" w:rsidRPr="002A4716" w:rsidRDefault="580BDD72" w:rsidP="205424E5">
            <w:pPr>
              <w:spacing w:before="0"/>
              <w:ind w:firstLine="0"/>
              <w:jc w:val="center"/>
              <w:rPr>
                <w:sz w:val="20"/>
              </w:rPr>
            </w:pPr>
            <w:r w:rsidRPr="002A4716">
              <w:rPr>
                <w:color w:val="1F1F1F"/>
                <w:sz w:val="20"/>
              </w:rPr>
              <w:t>Strongly Agree</w:t>
            </w:r>
          </w:p>
        </w:tc>
      </w:tr>
      <w:tr w:rsidR="580BDD72" w:rsidRPr="002A4716" ns2:paraId="174D7756" ns2:textId="77777777" w:rsidTr="007B2E24">
        <w:trPr>
          <w:trHeight w:val="300"/>
          <w:jc w:val="center"/>
        </w:trPr>
        <w:tc>
          <w:tcPr>
            <w:tcW w:w="4020" w:type="dxa"/>
            <w:tcBorders>
              <w:top w:val="nil"/>
              <w:bottom w:val="nil"/>
            </w:tcBorders>
            <w:tcMar>
              <w:top w:w="120" w:type="dxa"/>
              <w:left w:w="180" w:type="dxa"/>
              <w:bottom w:w="120" w:type="dxa"/>
              <w:right w:w="180" w:type="dxa"/>
            </w:tcMar>
            <w:vAlign w:val="center"/>
          </w:tcPr>
          <w:p ns2:paraId="47B2DA46" ns2:textId="7CB5FED6" w:rsidR="580BDD72" w:rsidRPr="002A4716" w:rsidRDefault="580BDD72" w:rsidP="205424E5">
            <w:pPr>
              <w:spacing w:before="0"/>
              <w:ind w:firstLine="0"/>
              <w:jc w:val="center"/>
              <w:rPr>
                <w:sz w:val="20"/>
              </w:rPr>
            </w:pPr>
            <w:r w:rsidRPr="002A4716">
              <w:rPr>
                <w:color w:val="1F1F1F"/>
                <w:sz w:val="20"/>
              </w:rPr>
              <w:lastRenderedPageBreak/>
              <w:t>Maintainability</w:t>
            </w:r>
          </w:p>
        </w:tc>
        <w:tc>
          <w:tcPr>
            <w:tcW w:w="1650" w:type="dxa"/>
            <w:tcBorders>
              <w:top w:val="nil"/>
              <w:bottom w:val="nil"/>
            </w:tcBorders>
            <w:tcMar>
              <w:top w:w="120" w:type="dxa"/>
              <w:left w:w="180" w:type="dxa"/>
              <w:bottom w:w="120" w:type="dxa"/>
              <w:right w:w="180" w:type="dxa"/>
            </w:tcMar>
            <w:vAlign w:val="center"/>
          </w:tcPr>
          <w:p ns2:paraId="31A1FCA7" ns2:textId="38BE5B10" w:rsidR="580BDD72" w:rsidRPr="002A4716" w:rsidRDefault="580BDD72" w:rsidP="205424E5">
            <w:pPr>
              <w:spacing w:before="0"/>
              <w:ind w:firstLine="0"/>
              <w:jc w:val="center"/>
              <w:rPr>
                <w:sz w:val="20"/>
              </w:rPr>
            </w:pPr>
            <w:r w:rsidRPr="002A4716">
              <w:rPr>
                <w:color w:val="1F1F1F"/>
                <w:sz w:val="20"/>
              </w:rPr>
              <w:t>4.58</w:t>
            </w:r>
          </w:p>
        </w:tc>
        <w:tc>
          <w:tcPr>
            <w:tcW w:w="2841" w:type="dxa"/>
            <w:tcBorders>
              <w:top w:val="nil"/>
              <w:bottom w:val="nil"/>
            </w:tcBorders>
            <w:tcMar>
              <w:top w:w="120" w:type="dxa"/>
              <w:left w:w="180" w:type="dxa"/>
              <w:bottom w:w="120" w:type="dxa"/>
              <w:right w:w="180" w:type="dxa"/>
            </w:tcMar>
            <w:vAlign w:val="center"/>
          </w:tcPr>
          <w:p ns2:paraId="017D639D" ns2:textId="1BA1CF55" w:rsidR="580BDD72" w:rsidRPr="002A4716" w:rsidRDefault="580BDD72" w:rsidP="205424E5">
            <w:pPr>
              <w:spacing w:before="0"/>
              <w:ind w:firstLine="0"/>
              <w:jc w:val="center"/>
              <w:rPr>
                <w:sz w:val="20"/>
              </w:rPr>
            </w:pPr>
            <w:r w:rsidRPr="002A4716">
              <w:rPr>
                <w:color w:val="1F1F1F"/>
                <w:sz w:val="20"/>
              </w:rPr>
              <w:t>Strongly Agree</w:t>
            </w:r>
          </w:p>
        </w:tc>
      </w:tr>
      <w:tr w:rsidR="580BDD72" w:rsidRPr="002A4716" ns2:paraId="16BB40F5" ns2:textId="77777777" w:rsidTr="007B2E24">
        <w:trPr>
          <w:trHeight w:val="300"/>
          <w:jc w:val="center"/>
        </w:trPr>
        <w:tc>
          <w:tcPr>
            <w:tcW w:w="4020" w:type="dxa"/>
            <w:tcBorders>
              <w:top w:val="nil"/>
            </w:tcBorders>
            <w:tcMar>
              <w:top w:w="120" w:type="dxa"/>
              <w:left w:w="180" w:type="dxa"/>
              <w:bottom w:w="120" w:type="dxa"/>
              <w:right w:w="180" w:type="dxa"/>
            </w:tcMar>
            <w:vAlign w:val="center"/>
          </w:tcPr>
          <w:p ns2:paraId="42C729B1" ns2:textId="0FBBFC8C" w:rsidR="580BDD72" w:rsidRPr="002A4716" w:rsidRDefault="580BDD72" w:rsidP="205424E5">
            <w:pPr>
              <w:spacing w:before="0"/>
              <w:ind w:firstLine="0"/>
              <w:jc w:val="center"/>
              <w:rPr>
                <w:sz w:val="20"/>
              </w:rPr>
            </w:pPr>
            <w:r w:rsidRPr="002A4716">
              <w:rPr>
                <w:color w:val="1F1F1F"/>
                <w:sz w:val="20"/>
              </w:rPr>
              <w:t>Portability</w:t>
            </w:r>
          </w:p>
        </w:tc>
        <w:tc>
          <w:tcPr>
            <w:tcW w:w="1650" w:type="dxa"/>
            <w:tcBorders>
              <w:top w:val="nil"/>
            </w:tcBorders>
            <w:tcMar>
              <w:top w:w="120" w:type="dxa"/>
              <w:left w:w="180" w:type="dxa"/>
              <w:bottom w:w="120" w:type="dxa"/>
              <w:right w:w="180" w:type="dxa"/>
            </w:tcMar>
            <w:vAlign w:val="center"/>
          </w:tcPr>
          <w:p ns2:paraId="269E8C38" ns2:textId="76EB66D0" w:rsidR="580BDD72" w:rsidRPr="002A4716" w:rsidRDefault="580BDD72" w:rsidP="205424E5">
            <w:pPr>
              <w:spacing w:before="0"/>
              <w:ind w:firstLine="0"/>
              <w:jc w:val="center"/>
              <w:rPr>
                <w:sz w:val="20"/>
              </w:rPr>
            </w:pPr>
            <w:r w:rsidRPr="002A4716">
              <w:rPr>
                <w:color w:val="1F1F1F"/>
                <w:sz w:val="20"/>
              </w:rPr>
              <w:t>4.55</w:t>
            </w:r>
          </w:p>
        </w:tc>
        <w:tc>
          <w:tcPr>
            <w:tcW w:w="2841" w:type="dxa"/>
            <w:tcBorders>
              <w:top w:val="nil"/>
            </w:tcBorders>
            <w:tcMar>
              <w:top w:w="120" w:type="dxa"/>
              <w:left w:w="180" w:type="dxa"/>
              <w:bottom w:w="120" w:type="dxa"/>
              <w:right w:w="180" w:type="dxa"/>
            </w:tcMar>
            <w:vAlign w:val="center"/>
          </w:tcPr>
          <w:p ns2:paraId="607A3F0E" ns2:textId="777318CF" w:rsidR="580BDD72" w:rsidRPr="002A4716" w:rsidRDefault="580BDD72" w:rsidP="205424E5">
            <w:pPr>
              <w:spacing w:before="0"/>
              <w:ind w:firstLine="0"/>
              <w:jc w:val="center"/>
              <w:rPr>
                <w:sz w:val="20"/>
              </w:rPr>
            </w:pPr>
            <w:r w:rsidRPr="002A4716">
              <w:rPr>
                <w:color w:val="1F1F1F"/>
                <w:sz w:val="20"/>
              </w:rPr>
              <w:t>Strongly Agree</w:t>
            </w:r>
          </w:p>
        </w:tc>
      </w:tr>
      <w:tr w:rsidR="580BDD72" w:rsidRPr="002A4716" ns2:paraId="28139FF6" ns2:textId="77777777" w:rsidTr="007B2E24">
        <w:trPr>
          <w:trHeight w:val="300"/>
          <w:jc w:val="center"/>
        </w:trPr>
        <w:tc>
          <w:tcPr>
            <w:tcW w:w="4020" w:type="dxa"/>
            <w:tcMar>
              <w:top w:w="120" w:type="dxa"/>
              <w:left w:w="180" w:type="dxa"/>
              <w:bottom w:w="120" w:type="dxa"/>
              <w:right w:w="180" w:type="dxa"/>
            </w:tcMar>
            <w:vAlign w:val="center"/>
          </w:tcPr>
          <w:p ns2:paraId="34D1ADDF" ns2:textId="3E7D880D" w:rsidR="580BDD72" w:rsidRPr="002A4716" w:rsidRDefault="580BDD72" w:rsidP="205424E5">
            <w:pPr>
              <w:spacing w:before="0"/>
              <w:ind w:firstLine="0"/>
              <w:jc w:val="center"/>
              <w:rPr>
                <w:sz w:val="20"/>
              </w:rPr>
            </w:pPr>
            <w:r w:rsidRPr="002A4716">
              <w:rPr>
                <w:b/>
                <w:bCs/>
                <w:color w:val="1F1F1F"/>
                <w:sz w:val="20"/>
              </w:rPr>
              <w:t>Overall Weighted Mean</w:t>
            </w:r>
          </w:p>
        </w:tc>
        <w:tc>
          <w:tcPr>
            <w:tcW w:w="1650" w:type="dxa"/>
            <w:tcMar>
              <w:top w:w="120" w:type="dxa"/>
              <w:left w:w="180" w:type="dxa"/>
              <w:bottom w:w="120" w:type="dxa"/>
              <w:right w:w="180" w:type="dxa"/>
            </w:tcMar>
            <w:vAlign w:val="center"/>
          </w:tcPr>
          <w:p ns2:paraId="3B985A6D" ns2:textId="64A63766" w:rsidR="580BDD72" w:rsidRPr="002A4716" w:rsidRDefault="580BDD72" w:rsidP="205424E5">
            <w:pPr>
              <w:spacing w:before="0"/>
              <w:ind w:firstLine="0"/>
              <w:jc w:val="center"/>
              <w:rPr>
                <w:sz w:val="20"/>
              </w:rPr>
            </w:pPr>
            <w:r w:rsidRPr="002A4716">
              <w:rPr>
                <w:b/>
                <w:bCs/>
                <w:color w:val="1F1F1F"/>
                <w:sz w:val="20"/>
              </w:rPr>
              <w:t>4.53</w:t>
            </w:r>
          </w:p>
        </w:tc>
        <w:tc>
          <w:tcPr>
            <w:tcW w:w="2841" w:type="dxa"/>
            <w:tcMar>
              <w:top w:w="120" w:type="dxa"/>
              <w:left w:w="180" w:type="dxa"/>
              <w:bottom w:w="120" w:type="dxa"/>
              <w:right w:w="180" w:type="dxa"/>
            </w:tcMar>
            <w:vAlign w:val="center"/>
          </w:tcPr>
          <w:p ns2:paraId="67182D1E" ns2:textId="2E6DCD66" w:rsidR="580BDD72" w:rsidRPr="002A4716" w:rsidRDefault="580BDD72" w:rsidP="205424E5">
            <w:pPr>
              <w:spacing w:before="0"/>
              <w:ind w:firstLine="0"/>
              <w:jc w:val="center"/>
              <w:rPr>
                <w:sz w:val="20"/>
              </w:rPr>
            </w:pPr>
            <w:r w:rsidRPr="002A4716">
              <w:rPr>
                <w:b/>
                <w:bCs/>
                <w:color w:val="1F1F1F"/>
                <w:sz w:val="20"/>
              </w:rPr>
              <w:t>Strongly Agree</w:t>
            </w:r>
          </w:p>
        </w:tc>
      </w:tr>
    </w:tbl>
    <w:p ns2:paraId="285C3949" ns2:textId="4B96ED76" w:rsidR="592217F0" w:rsidRPr="002A4716" w:rsidRDefault="592217F0" w:rsidP="592217F0">
      <w:pPr>
        <w:spacing w:before="0"/>
        <w:rPr>
          <w:color w:val="1F1F1F"/>
        </w:rPr>
      </w:pPr>
    </w:p>
    <w:p ns2:paraId="43041343" ns2:textId="52EB41DA" w:rsidR="3DDC65A2" w:rsidRPr="002A4716" w:rsidRDefault="1CE8073A" w:rsidP="3DDC65A2">
      <w:pPr>
        <w:spacing w:before="0" w:after="240"/>
      </w:pPr>
      <w:r w:rsidRPr="1CE8073A">
        <w:rPr>
          <w:color w:val="1F1F1F"/>
        </w:rPr>
        <w:t xml:space="preserve">The IT </w:t>
      </w:r>
      <w:r w:rsidR="1067EFEF" w:rsidRPr="1067EFEF">
        <w:rPr>
          <w:color w:val="1F1F1F"/>
        </w:rPr>
        <w:t>experts'</w:t>
      </w:r>
      <w:r w:rsidR="62B97BFF" w:rsidRPr="62B97BFF">
        <w:rPr>
          <w:color w:val="1F1F1F"/>
        </w:rPr>
        <w:t xml:space="preserve"> results</w:t>
      </w:r>
      <w:r w:rsidRPr="1CE8073A">
        <w:rPr>
          <w:color w:val="1F1F1F"/>
        </w:rPr>
        <w:t xml:space="preserve"> </w:t>
      </w:r>
      <w:r w:rsidR="1067EFEF" w:rsidRPr="1067EFEF">
        <w:rPr>
          <w:color w:val="1F1F1F"/>
        </w:rPr>
        <w:t>present</w:t>
      </w:r>
      <w:r w:rsidRPr="1CE8073A">
        <w:rPr>
          <w:color w:val="1F1F1F"/>
        </w:rPr>
        <w:t xml:space="preserve"> the overall summary of the IT expert evaluation based on the seven ISO/IEC 25010 Software Quality characteristics. The technical assessment yielded highly positive results, achieving an Overall Weighted Mean of 4.53, which translates to a verbal interpretation of "Strongly Agree". Among the evaluated criteria, Performance Efficiency received the highest rating at 4.77, demonstrating the system's optimal processing speeds and resource utilization under varying data loads. Functional Suitability followed closely with a score of 4.66, confirming that the system accurately executes its intended logistical and machine learning tasks. The platform also demonstrated strong technical stability across its backend architecture, scoring 4.58 in Maintainability, 4.55 in Portability, 4.43 in Security, and 4.40 in Reliability. Finally, Usability received a solid score of 4.30. Collectively, these</w:t>
      </w:r>
      <w:r w:rsidRPr="1CE8073A">
        <w:rPr>
          <w:color w:val="1F1F1F"/>
        </w:rPr>
        <w:t xml:space="preserve"> </w:t>
      </w:r>
      <w:r w:rsidRPr="1CE8073A">
        <w:rPr>
          <w:color w:val="1F1F1F"/>
        </w:rPr>
        <w:t xml:space="preserve">ratings confirm that the Shervice platform complies with </w:t>
      </w:r>
      <w:r w:rsidRPr="1CE8073A">
        <w:rPr>
          <w:color w:val="1F1F1F"/>
        </w:rPr>
        <w:lastRenderedPageBreak/>
        <w:t>rigorous software engineering standards and provides a highly capable, secure, and adaptable digital infrastructure for fleet management operations.</w:t>
      </w:r>
    </w:p>
    <w:p ns2:paraId="64ED1CB2" ns2:textId="510640A2" w:rsidR="3DDC65A2" w:rsidRPr="002A4716" w:rsidRDefault="3DDC65A2" w:rsidP="3DDC65A2">
      <w:pPr>
        <w:pStyle w:val="Heading1"/>
        <w:rPr>
          <w:szCs w:val="26"/>
        </w:rPr>
      </w:pPr>
      <w:bookmarkStart w:id="222" w:name="_Toc242911178"/>
      <w:r w:rsidRPr="002A4716">
        <w:rPr>
          <w:color w:val="000000" w:themeColor="text1"/>
          <w:szCs w:val="28"/>
        </w:rPr>
        <w:lastRenderedPageBreak/>
        <w:t>SUMMARY, CONCLUSIONS, AND RECOMMENDATIONS</w:t>
      </w:r>
      <w:bookmarkEnd w:id="222"/>
    </w:p>
    <w:p ns2:paraId="74984DB5" ns2:textId="325409B9" w:rsidR="3DDC65A2" w:rsidRPr="002A4716" w:rsidRDefault="3DDC65A2" w:rsidP="3DDC65A2">
      <w:pPr>
        <w:spacing w:after="240"/>
      </w:pPr>
      <w:r w:rsidRPr="002A4716">
        <w:rPr>
          <w:szCs w:val="26"/>
        </w:rPr>
        <w:t>This chapter presents the final summary of the study entitled "Shervice: A GT LANTIN Shuttle Service Management System with Driver Performance Analytics and Predictive Maintenance." It covers the main findings, conclusions tied to specific objectives, and actionable recommendations based on the system's development, rigorous testing, and the integration of its analytical components.</w:t>
      </w:r>
    </w:p>
    <w:p ns2:paraId="54E3CD32" ns2:textId="78601083" w:rsidR="3DDC65A2" w:rsidRPr="002A4716" w:rsidRDefault="3DDC65A2" w:rsidP="00405476">
      <w:pPr>
        <w:pStyle w:val="Heading2"/>
        <w:numPr>
          <w:ilvl w:val="0"/>
          <w:numId w:val="0"/>
        </w:numPr>
        <w:rPr>
          <w:szCs w:val="32"/>
        </w:rPr>
      </w:pPr>
      <w:bookmarkStart w:id="223" w:name="_Toc242911179"/>
      <w:r w:rsidRPr="002A4716">
        <w:t>5.1 Summary</w:t>
      </w:r>
      <w:bookmarkEnd w:id="223"/>
    </w:p>
    <w:p ns2:paraId="18842993" ns2:textId="44C2B8EB" w:rsidR="1C7738D5" w:rsidRPr="002A4716" w:rsidRDefault="1C7738D5" w:rsidP="1C7738D5">
      <w:pPr>
        <w:spacing w:before="0" w:after="240"/>
      </w:pPr>
      <w:r w:rsidRPr="002A4716">
        <w:t xml:space="preserve">This study addressed the significant operational challenges at GT LANTIN Shuttle Rental Services, where the absence of a centralized, real-time system constrained effective fleet management. The transport provider relied on manual, redundant, and inconsistent physical logbooks, whiteboards, and spreadsheets to track driver records, vehicle assignments, and attendance. This process was laborious, prone to frequent inaccuracies, and resulted in data disorganization and operational delays. This limitation hindered service quality, reduced market competitiveness, and created significant barriers to proactive business analysis and strategic planning. </w:t>
      </w:r>
    </w:p>
    <w:p ns2:paraId="512375B8" ns2:textId="3DBE08BC" w:rsidR="409DCB2A" w:rsidRPr="002A4716" w:rsidRDefault="409DCB2A" w:rsidP="409DCB2A">
      <w:pPr>
        <w:spacing w:after="240"/>
      </w:pPr>
      <w:r w:rsidRPr="002A4716">
        <w:rPr>
          <w:szCs w:val="26"/>
        </w:rPr>
        <w:lastRenderedPageBreak/>
        <w:t>To address these challenges, a centralized web-based management system was designed and developed utilizing a modern technology stack composed of Flutter, Node.js, Python Flask, and PostgreSQL. The system was structured to manage complete driver and vehicle profiles, integrate biometric attendance and punctuality tracking, and streamline driver-vehicle assignments alongside trip summaries. It also established a framework for maintenance and compliance tracking, real-time notifications, and the manual collection of staff feedback, all operating within a secure, two-tier architecture restricted exclusively to Admin and Staff roles.</w:t>
      </w:r>
    </w:p>
    <w:p ns2:paraId="1520C0EB" ns2:textId="17085EE8" w:rsidR="409DCB2A" w:rsidRPr="002A4716" w:rsidRDefault="409DCB2A" w:rsidP="409DCB2A">
      <w:pPr>
        <w:spacing w:after="240"/>
      </w:pPr>
      <w:r w:rsidRPr="002A4716">
        <w:rPr>
          <w:szCs w:val="26"/>
        </w:rPr>
        <w:t>Furthermore, Business Analytics tools and Machine Learning concepts were integrated to transform raw operational data into actionable business intelligence. The system generated Performance Analytics Dashboards for real-time KPI visualization and descriptive reports detailing historical vehicle utilization. Moving from reactive to proactive management, the platform utilized Multiple Linear Regression to forecast upcoming vehicle maintenance, applied a classification model to categorize drivers based on behavioral and performance issues, and executed K-Means Clustering to profile destination demand across the cooperative's regular routes.</w:t>
      </w:r>
    </w:p>
    <w:p ns2:paraId="67172550" ns2:textId="1ADAB66C" w:rsidR="409DCB2A" w:rsidRPr="002A4716" w:rsidRDefault="409DCB2A" w:rsidP="0045305A">
      <w:pPr>
        <w:spacing w:after="240"/>
      </w:pPr>
      <w:r w:rsidRPr="002A4716">
        <w:rPr>
          <w:szCs w:val="26"/>
        </w:rPr>
        <w:lastRenderedPageBreak/>
        <w:t>Finally, the system’s technical performance and the accuracy of the integrated analytical models were rigorously evaluated. The machine learning models were mathematically assessed using specific metrics: Accuracy, Precision, Recall, and F1-score for the driver performance classification; Mean Absolute Error (MAE), Root Mean Squared Error (RMSE), and R-Squared for the maintenance forecasting model; and the Silhouette Score for the destination demand profiling. The overall software architecture and user experience were evaluated through User Acceptance Testing based on the ISO/IEC 25010 Software Quality Standards to ensure the platform completely met the operational needs of GT LANTIN.</w:t>
      </w:r>
    </w:p>
    <w:p ns2:paraId="459B3C86" ns2:textId="3D1C1962" w:rsidR="1C7738D5" w:rsidRPr="002A4716" w:rsidRDefault="1C7738D5" w:rsidP="00405476">
      <w:pPr>
        <w:pStyle w:val="Heading2"/>
        <w:numPr>
          <w:ilvl w:val="0"/>
          <w:numId w:val="0"/>
        </w:numPr>
      </w:pPr>
      <w:bookmarkStart w:id="224" w:name="_Toc242911180"/>
      <w:r w:rsidRPr="002A4716">
        <w:t>5.2 Conclusions</w:t>
      </w:r>
      <w:bookmarkEnd w:id="224"/>
    </w:p>
    <w:p ns2:paraId="5C772288" ns2:textId="57BDEBD8" w:rsidR="409DCB2A" w:rsidRPr="002A4716" w:rsidRDefault="409DCB2A" w:rsidP="409DCB2A">
      <w:pPr>
        <w:spacing w:before="0" w:after="240"/>
        <w:ind w:firstLine="0"/>
        <w:rPr>
          <w:szCs w:val="28"/>
        </w:rPr>
      </w:pPr>
      <w:r w:rsidRPr="002A4716">
        <w:t>Based on the specific goals and the findings of the study, the developers concluded</w:t>
      </w:r>
      <w:r w:rsidRPr="002A4716">
        <w:rPr>
          <w:szCs w:val="28"/>
        </w:rPr>
        <w:t xml:space="preserve"> the following:</w:t>
      </w:r>
    </w:p>
    <w:p ns2:paraId="6F6A65AF" ns2:textId="4CC1A399" w:rsidR="409DCB2A" w:rsidRPr="002A4716" w:rsidRDefault="409DCB2A" w:rsidP="006B53FA">
      <w:pPr>
        <w:pStyle w:val="ListParagraph"/>
        <w:numPr>
          <w:ilvl w:val="0"/>
          <w:numId w:val="4"/>
        </w:numPr>
        <w:spacing w:after="240" w:line="480" w:lineRule="auto"/>
        <w:rPr>
          <w:rFonts w:ascii="Times New Roman" w:eastAsia="Times New Roman" w:hAnsi="Times New Roman"/>
          <w:sz w:val="26"/>
          <w:szCs w:val="28"/>
          <w:lang w:val="en-US"/>
        </w:rPr>
      </w:pPr>
      <w:r w:rsidRPr="002A4716">
        <w:rPr>
          <w:rFonts w:ascii="Times New Roman" w:eastAsia="Times New Roman" w:hAnsi="Times New Roman"/>
          <w:sz w:val="26"/>
          <w:szCs w:val="28"/>
          <w:lang w:val="en-US"/>
        </w:rPr>
        <w:t xml:space="preserve">A web-based management system utilizing a modern technology stack was successfully designed and developed. This was proven by the deployment of a centralized platform built on Flutter, Node.js, and PostgreSQL that operated on a strict two-tier access model for Admin and Staff. The system effectively replaced the transport provider's physical whiteboards and logbooks by </w:t>
      </w:r>
      <w:r w:rsidRPr="002A4716">
        <w:rPr>
          <w:rFonts w:ascii="Times New Roman" w:eastAsia="Times New Roman" w:hAnsi="Times New Roman"/>
          <w:sz w:val="26"/>
          <w:szCs w:val="28"/>
          <w:lang w:val="en-US"/>
        </w:rPr>
        <w:lastRenderedPageBreak/>
        <w:t>digitizing driver and vehicle profiles, automating offline biometric attendance logs, and establishing a unified interface for trip summaries, maintenance tracking, and staff feedback collection.</w:t>
      </w:r>
    </w:p>
    <w:p ns2:paraId="52FAE118" ns2:textId="363D4952" w:rsidR="409DCB2A" w:rsidRPr="002A4716" w:rsidRDefault="409DCB2A" w:rsidP="006B53FA">
      <w:pPr>
        <w:pStyle w:val="ListParagraph"/>
        <w:numPr>
          <w:ilvl w:val="0"/>
          <w:numId w:val="4"/>
        </w:numPr>
        <w:spacing w:after="240" w:line="480" w:lineRule="auto"/>
        <w:rPr>
          <w:rFonts w:ascii="Times New Roman" w:eastAsia="Times New Roman" w:hAnsi="Times New Roman"/>
          <w:sz w:val="26"/>
          <w:szCs w:val="28"/>
          <w:lang w:val="en-US"/>
        </w:rPr>
      </w:pPr>
      <w:r w:rsidRPr="002A4716">
        <w:rPr>
          <w:rFonts w:ascii="Times New Roman" w:eastAsia="Times New Roman" w:hAnsi="Times New Roman"/>
          <w:sz w:val="26"/>
          <w:szCs w:val="28"/>
          <w:lang w:val="en-US"/>
        </w:rPr>
        <w:t>Business Analytics tools and Machine Learning concepts were successfully integrated to transform raw operational data into actionable insights. This was evidenced by the implementation of a Python Flask micro-framework that successfully executed data-driven algorithms. The system generated descriptive analytics for vehicle utilization and outputted real-time KPIs on the administrative dashboard. Furthermore, the successful execution of Multiple Linear Regression for maintenance forecasting, K-Nearest Neighbors for driver performance classification, and K-Means Clustering for destination demand profiling confirmed the system's capacity to deliver predictive business intelligence.</w:t>
      </w:r>
    </w:p>
    <w:p ns2:paraId="6D78684D" ns2:textId="046124F0" w:rsidR="00AA212E" w:rsidRPr="006B53FA" w:rsidRDefault="409DCB2A" w:rsidP="006B53FA">
      <w:pPr>
        <w:pStyle w:val="ListParagraph"/>
        <w:numPr>
          <w:ilvl w:val="0"/>
          <w:numId w:val="4"/>
        </w:numPr>
        <w:spacing w:after="240" w:line="480" w:lineRule="auto"/>
        <w:rPr>
          <w:rFonts w:ascii="Times New Roman" w:eastAsia="Times New Roman" w:hAnsi="Times New Roman"/>
          <w:sz w:val="26"/>
          <w:szCs w:val="28"/>
          <w:lang w:val="en-US"/>
        </w:rPr>
      </w:pPr>
      <w:r w:rsidRPr="002A4716">
        <w:rPr>
          <w:rFonts w:ascii="Times New Roman" w:eastAsia="Times New Roman" w:hAnsi="Times New Roman"/>
          <w:sz w:val="26"/>
          <w:szCs w:val="28"/>
          <w:lang w:val="en-US"/>
        </w:rPr>
        <w:t xml:space="preserve">The system’s performance and the accuracy of the integrated analytics models were successfully evaluated and validated. This was supported by the rigorous mathematical validation of the machine learning algorithms, where metrics such as MAE, RMSE, </w:t>
      </w:r>
      <w:r w:rsidRPr="002A4716">
        <w:rPr>
          <w:rFonts w:ascii="Times New Roman" w:eastAsia="Times New Roman" w:hAnsi="Times New Roman"/>
          <w:sz w:val="26"/>
          <w:szCs w:val="28"/>
          <w:lang w:val="en-US"/>
        </w:rPr>
        <w:lastRenderedPageBreak/>
        <w:t>R-Squared, F1-score, and the Silhouette Score verified the predictive reliability of the models. Furthermore, the overall platform achieved highly positive User Acceptance Testing results, securing an Overall System Consolidated Score of 4.72 from end-users and 4.53 from IT experts based on the ISO/IEC 25010 standards, thereby confirming its operational readiness and technical stability.</w:t>
      </w:r>
    </w:p>
    <w:p ns2:paraId="1C2D4253" ns2:textId="6ACBEFFC" w:rsidR="1C7738D5" w:rsidRPr="002A4716" w:rsidRDefault="1C7738D5" w:rsidP="00405476">
      <w:pPr>
        <w:pStyle w:val="Heading2"/>
        <w:numPr>
          <w:ilvl w:val="0"/>
          <w:numId w:val="0"/>
        </w:numPr>
      </w:pPr>
      <w:bookmarkStart w:id="225" w:name="_Toc242911181"/>
      <w:r w:rsidRPr="002A4716">
        <w:t>5.3 Recommendations</w:t>
      </w:r>
      <w:bookmarkEnd w:id="225"/>
    </w:p>
    <w:p ns2:paraId="35B07CDF" ns2:textId="2AC6A24A" w:rsidR="1C7738D5" w:rsidRPr="002A4716" w:rsidRDefault="1C7738D5" w:rsidP="409DCB2A">
      <w:pPr>
        <w:spacing w:before="0" w:after="240"/>
      </w:pPr>
      <w:r w:rsidRPr="002A4716">
        <w:t xml:space="preserve">With the system in place, the </w:t>
      </w:r>
      <w:r w:rsidR="007E31BF" w:rsidRPr="002A4716">
        <w:t>developers</w:t>
      </w:r>
      <w:r w:rsidRPr="002A4716">
        <w:t xml:space="preserve"> suggest the following improvements for better scalability, flexibility, and long-term use for GT LANTIN Shuttle Rental Services:</w:t>
      </w:r>
    </w:p>
    <w:p ns2:paraId="53432984" ns2:textId="26DB3255" w:rsidR="409DCB2A" w:rsidRPr="002A4716" w:rsidRDefault="409DCB2A" w:rsidP="008B5BE8">
      <w:pPr>
        <w:pStyle w:val="ListParagraph"/>
        <w:numPr>
          <w:ilvl w:val="0"/>
          <w:numId w:val="3"/>
        </w:numPr>
        <w:spacing w:before="0" w:after="240" w:line="480" w:lineRule="auto"/>
        <w:rPr>
          <w:rFonts w:ascii="Times New Roman" w:eastAsia="Times New Roman" w:hAnsi="Times New Roman"/>
          <w:sz w:val="26"/>
          <w:szCs w:val="26"/>
          <w:lang w:val="en-US"/>
        </w:rPr>
      </w:pPr>
      <w:r w:rsidRPr="002A4716">
        <w:rPr>
          <w:rFonts w:ascii="Times New Roman" w:eastAsia="Times New Roman" w:hAnsi="Times New Roman"/>
          <w:b/>
          <w:bCs/>
          <w:sz w:val="26"/>
          <w:szCs w:val="26"/>
          <w:lang w:val="en-US"/>
        </w:rPr>
        <w:t>Continuous Data Collection for Machine Learning Refinement:</w:t>
      </w:r>
      <w:r w:rsidRPr="002A4716">
        <w:rPr>
          <w:rFonts w:ascii="Times New Roman" w:eastAsia="Times New Roman" w:hAnsi="Times New Roman"/>
          <w:sz w:val="26"/>
          <w:szCs w:val="26"/>
          <w:lang w:val="en-US"/>
        </w:rPr>
        <w:t xml:space="preserve"> The administrative staff should continue the systematic data collection of vehicle mileage, repair logs, and passenger counts over the subsequent 12 to 24 months. Expanding the historical dataset will directly improve the training phases of the machine learning models, specifically increasing the </w:t>
      </w:r>
      <w:r w:rsidRPr="002A4716">
        <w:rPr>
          <w:rFonts w:ascii="Times New Roman" w:eastAsia="Times New Roman" w:hAnsi="Times New Roman"/>
          <w:sz w:val="26"/>
          <w:szCs w:val="26"/>
          <w:lang w:val="en-US"/>
        </w:rPr>
        <w:lastRenderedPageBreak/>
        <w:t>forecasting accuracy and reducing the error margins of the Multiple Linear Regression maintenance algorithm.</w:t>
      </w:r>
    </w:p>
    <w:p ns2:paraId="6C9C32B4" ns2:textId="7307391C" w:rsidR="409DCB2A" w:rsidRPr="002A4716" w:rsidRDefault="409DCB2A" w:rsidP="008B5BE8">
      <w:pPr>
        <w:pStyle w:val="ListParagraph"/>
        <w:numPr>
          <w:ilvl w:val="0"/>
          <w:numId w:val="3"/>
        </w:numPr>
        <w:spacing w:after="240"/>
        <w:rPr>
          <w:rFonts w:ascii="Times New Roman" w:eastAsia="Times New Roman" w:hAnsi="Times New Roman"/>
          <w:sz w:val="26"/>
          <w:szCs w:val="26"/>
          <w:lang w:val="en-US"/>
        </w:rPr>
      </w:pPr>
      <w:r w:rsidRPr="002A4716">
        <w:rPr>
          <w:rFonts w:ascii="Times New Roman" w:eastAsia="Times New Roman" w:hAnsi="Times New Roman"/>
          <w:b/>
          <w:bCs/>
          <w:sz w:val="26"/>
          <w:szCs w:val="26"/>
          <w:lang w:val="en-US"/>
        </w:rPr>
        <w:t>Integration of Automated Telematics Hardware:</w:t>
      </w:r>
      <w:r w:rsidRPr="002A4716">
        <w:rPr>
          <w:rFonts w:ascii="Times New Roman" w:eastAsia="Times New Roman" w:hAnsi="Times New Roman"/>
          <w:sz w:val="26"/>
          <w:szCs w:val="26"/>
          <w:lang w:val="en-US"/>
        </w:rPr>
        <w:t xml:space="preserve"> To further elevate the web-based management system, future developers should explore the integration of Internet of Things (IoT) hardware, such as passive On-Board Diagnostics (OBD) sensors. This would allow the system to fetch live vehicle mileage and engine health data directly into the dashboard, significantly reducing the manual encoding burden on the staff while maintaining the strict internal-only access policy.</w:t>
      </w:r>
    </w:p>
    <w:p ns2:paraId="4B11D9FF" ns2:textId="31DD8122" w:rsidR="409DCB2A" w:rsidRPr="002A4716" w:rsidRDefault="409DCB2A" w:rsidP="008B5BE8">
      <w:pPr>
        <w:pStyle w:val="ListParagraph"/>
        <w:numPr>
          <w:ilvl w:val="0"/>
          <w:numId w:val="3"/>
        </w:numPr>
        <w:spacing w:after="240"/>
        <w:rPr>
          <w:rFonts w:ascii="Times New Roman" w:eastAsia="Times New Roman" w:hAnsi="Times New Roman"/>
          <w:sz w:val="26"/>
          <w:szCs w:val="26"/>
          <w:lang w:val="en-US"/>
        </w:rPr>
      </w:pPr>
      <w:r w:rsidRPr="002A4716">
        <w:rPr>
          <w:rFonts w:ascii="Times New Roman" w:eastAsia="Times New Roman" w:hAnsi="Times New Roman"/>
          <w:b/>
          <w:bCs/>
          <w:sz w:val="26"/>
          <w:szCs w:val="26"/>
          <w:lang w:val="en-US"/>
        </w:rPr>
        <w:t>Development of an Automated Notification Gateway:</w:t>
      </w:r>
      <w:r w:rsidRPr="002A4716">
        <w:rPr>
          <w:rFonts w:ascii="Times New Roman" w:eastAsia="Times New Roman" w:hAnsi="Times New Roman"/>
          <w:sz w:val="26"/>
          <w:szCs w:val="26"/>
          <w:lang w:val="en-US"/>
        </w:rPr>
        <w:t xml:space="preserve"> To enhance the system's operational reach, an automated Short Message Service (SMS) or email notification gateway should be integrated. This feature would push formulated daily shift assignments, route schedules, and predictive maintenance alerts directly to corporate clients and drivers, standardizing external communication without requiring external users to access the secure web portal.</w:t>
      </w:r>
    </w:p>
    <w:p ns2:paraId="23F5A63C" ns2:textId="1580D101" w:rsidR="409DCB2A" w:rsidRPr="002A4716" w:rsidRDefault="409DCB2A" w:rsidP="409DCB2A">
      <w:pPr>
        <w:pStyle w:val="ListParagraph"/>
        <w:spacing w:before="0" w:after="240" w:line="480" w:lineRule="auto"/>
        <w:ind w:left="1714"/>
        <w:rPr>
          <w:rFonts w:ascii="Times New Roman" w:eastAsia="Times New Roman" w:hAnsi="Times New Roman"/>
          <w:sz w:val="26"/>
          <w:szCs w:val="26"/>
          <w:lang w:val="en-US"/>
        </w:rPr>
      </w:pPr>
    </w:p>
    <w:p ns2:paraId="303B24B6" ns2:textId="5A646A0B" w:rsidR="1C7738D5" w:rsidRPr="002A4716" w:rsidRDefault="1C7738D5" w:rsidP="1C7738D5">
      <w:pPr>
        <w:spacing w:after="240"/>
      </w:pPr>
    </w:p>
    <w:p ns2:paraId="42CE1D22" ns2:textId="5A2010BB" w:rsidR="3DDC65A2" w:rsidRPr="002A4716" w:rsidRDefault="3DDC65A2" w:rsidP="3DDC65A2"/>
    <w:p ns2:paraId="7D05887E" ns2:textId="013CBD95" w:rsidR="3DDC65A2" w:rsidRPr="002A4716" w:rsidRDefault="3DDC65A2" w:rsidP="3DDC65A2"/>
    <w:p ns2:paraId="758B8920" ns2:textId="0CD96C71" w:rsidR="067C6F43" w:rsidRPr="002A4716" w:rsidRDefault="067C6F43" w:rsidP="3DDC65A2">
      <w:pPr>
        <w:ind w:firstLine="0"/>
        <w:rPr>
          <w:szCs w:val="26"/>
        </w:rPr>
      </w:pPr>
    </w:p>
    <w:p ns2:paraId="2251F9BD" ns2:textId="33B60C2C" w:rsidR="00012538" w:rsidRPr="002A4716" w:rsidRDefault="00012538" w:rsidP="409DCB2A">
      <w:pPr>
        <w:pStyle w:val="Title"/>
        <w:spacing w:after="0"/>
        <w:rPr>
          <w:color w:val="000000" w:themeColor="text1"/>
          <w:lang w:val="en-US"/>
        </w:rPr>
      </w:pPr>
      <w:r w:rsidRPr="002A4716">
        <w:rPr>
          <w:sz w:val="26"/>
          <w:szCs w:val="26"/>
          <w:lang w:val="en-US"/>
        </w:rPr>
        <w:lastRenderedPageBreak/>
        <w:t>REFERENCES</w:t>
      </w:r>
      <w:r w:rsidR="409DCB2A" w:rsidRPr="002A4716">
        <w:rPr>
          <w:color w:val="1F1F1F"/>
          <w:lang w:val="en-US"/>
        </w:rPr>
        <w:t xml:space="preserve"> </w:t>
      </w:r>
    </w:p>
    <w:p ns2:paraId="3A3A790F" ns2:textId="6A1B5E1A" w:rsidR="00012538" w:rsidRPr="002A4716" w:rsidRDefault="00012538" w:rsidP="409DCB2A">
      <w:pPr>
        <w:spacing w:before="0"/>
      </w:pPr>
    </w:p>
    <w:p ns2:paraId="2CE1714C" ns2:textId="06EAB67B" w:rsidR="00012538" w:rsidRPr="002A4716" w:rsidRDefault="409DCB2A" w:rsidP="409DCB2A">
      <w:pPr>
        <w:spacing w:before="0"/>
        <w:rPr>
          <w:szCs w:val="26"/>
        </w:rPr>
      </w:pPr>
      <w:r w:rsidRPr="002A4716">
        <w:rPr>
          <w:szCs w:val="26"/>
        </w:rPr>
        <w:t xml:space="preserve">Acasamoso, R., Santos, J., &amp; Grefaldo, L. (2025). RFID-based attendance monitoring system with SMS notification and data analytics. IIARI Online Books. </w:t>
      </w:r>
      <w:hyperlink ns7:id="rId50">
        <w:r w:rsidRPr="002A4716">
          <w:rPr>
            <w:rStyle w:val="Hyperlink"/>
            <w:szCs w:val="26"/>
          </w:rPr>
          <w:t>https://iiari.org/wp-content/uploads/Ch3.12.-RFID-based-Attendance-Monitoring-System-with-SMS-Notification-and-Data-Analytics.pdf</w:t>
        </w:r>
      </w:hyperlink>
    </w:p>
    <w:p ns2:paraId="7B163C99" ns2:textId="65EADD47" w:rsidR="00012538" w:rsidRPr="002A4716" w:rsidRDefault="409DCB2A" w:rsidP="409DCB2A">
      <w:pPr>
        <w:spacing w:before="0"/>
      </w:pPr>
      <w:r w:rsidRPr="002A4716">
        <w:rPr>
          <w:color w:val="1F1F1F"/>
        </w:rPr>
        <w:t xml:space="preserve">Adekunle et. al (2021) A Predictive Modeling Approach to Optimizing Business Operations: A Case Study on Reducing Operational Inefficiencies through Machine Learning. International Journal of Multidisciplinary Research and Growth Evaluation. </w:t>
      </w:r>
      <w:hyperlink ns7:id="rId51">
        <w:r w:rsidRPr="002A4716">
          <w:rPr>
            <w:rStyle w:val="Hyperlink"/>
            <w:color w:val="000000" w:themeColor="text1"/>
          </w:rPr>
          <w:t>https://www.researchgate.net/publication/390300594_A_Predictive_Modeling_Approach_to_Optimizing_Business_Operations_A_Case_Study_on_Reducing_Operational_Inefficiencies_through_Machine_Learning</w:t>
        </w:r>
      </w:hyperlink>
    </w:p>
    <w:p ns2:paraId="693A0CA3" ns2:textId="0D5B1A9E" w:rsidR="00012538" w:rsidRPr="002A4716" w:rsidRDefault="00012538" w:rsidP="409DCB2A">
      <w:pPr>
        <w:spacing w:before="0"/>
      </w:pPr>
    </w:p>
    <w:p ns2:paraId="6571EA5E" ns2:textId="5BDD09CF" w:rsidR="00012538" w:rsidRPr="002A4716" w:rsidRDefault="409DCB2A" w:rsidP="409DCB2A">
      <w:pPr>
        <w:spacing w:before="0"/>
      </w:pPr>
      <w:r w:rsidRPr="002A4716">
        <w:rPr>
          <w:color w:val="1F1F1F"/>
        </w:rPr>
        <w:t xml:space="preserve">Adenuga, O. I., et al. (2024). Optimizing port logistics through generative AI: Revolutionizing efficiency and resilience in the maritime industry. ODU Digital Commons. </w:t>
      </w:r>
      <w:hyperlink ns7:id="rId52">
        <w:r w:rsidRPr="002A4716">
          <w:rPr>
            <w:rStyle w:val="Hyperlink"/>
            <w:color w:val="000000" w:themeColor="text1"/>
          </w:rPr>
          <w:t>https://digitalcommons.odu.edu/cgi/viewcontent.cgi?article=1277&amp;context=emse_fac_pubs</w:t>
        </w:r>
      </w:hyperlink>
    </w:p>
    <w:p ns2:paraId="7978D1FF" ns2:textId="26622C9A" w:rsidR="00012538" w:rsidRPr="002A4716" w:rsidRDefault="00012538" w:rsidP="409DCB2A">
      <w:pPr>
        <w:spacing w:before="0"/>
      </w:pPr>
    </w:p>
    <w:p ns2:paraId="3C19F92B" ns2:textId="591F2002" w:rsidR="00012538" w:rsidRPr="002A4716" w:rsidRDefault="409DCB2A" w:rsidP="409DCB2A">
      <w:pPr>
        <w:spacing w:before="0"/>
      </w:pPr>
      <w:r w:rsidRPr="002A4716">
        <w:rPr>
          <w:color w:val="1F1F1F"/>
        </w:rPr>
        <w:t xml:space="preserve">Alsaqqa, S., Sawalha, S., &amp; Abdel-Nabi, H. (2020). Agile software development: Methodologies and trends. International Journal of Interactive Mobile Technologies, 14(11), 246-270. </w:t>
      </w:r>
      <w:hyperlink ns7:id="rId53">
        <w:r w:rsidRPr="002A4716">
          <w:rPr>
            <w:rStyle w:val="Hyperlink"/>
            <w:color w:val="000000" w:themeColor="text1"/>
          </w:rPr>
          <w:t>https://doi.org/10.3991/ijim.v14i11.13269</w:t>
        </w:r>
      </w:hyperlink>
    </w:p>
    <w:p ns2:paraId="671FF85A" ns2:textId="0B2410DD" w:rsidR="00012538" w:rsidRPr="002A4716" w:rsidRDefault="00012538" w:rsidP="409DCB2A">
      <w:pPr>
        <w:spacing w:before="0"/>
      </w:pPr>
    </w:p>
    <w:p ns2:paraId="37B23717" ns2:textId="626950A5" w:rsidR="00012538" w:rsidRPr="002A4716" w:rsidRDefault="409DCB2A" w:rsidP="409DCB2A">
      <w:pPr>
        <w:spacing w:before="0"/>
      </w:pPr>
      <w:r w:rsidRPr="002A4716">
        <w:rPr>
          <w:color w:val="1F1F1F"/>
        </w:rPr>
        <w:t xml:space="preserve">Amazon Web Services. (2024). What is Cloud Computing? </w:t>
      </w:r>
      <w:hyperlink ns7:id="rId54">
        <w:r w:rsidRPr="002A4716">
          <w:rPr>
            <w:rStyle w:val="Hyperlink"/>
            <w:color w:val="000000" w:themeColor="text1"/>
          </w:rPr>
          <w:t>https://aws.amazon.com/what-is-cloud-computing/</w:t>
        </w:r>
      </w:hyperlink>
    </w:p>
    <w:p ns2:paraId="6BE9A226" ns2:textId="6C0ACE56" w:rsidR="00012538" w:rsidRPr="002A4716" w:rsidRDefault="00012538" w:rsidP="409DCB2A">
      <w:pPr>
        <w:spacing w:before="0"/>
      </w:pPr>
    </w:p>
    <w:p ns2:paraId="06121ABC" ns2:textId="03D29523" w:rsidR="00012538" w:rsidRPr="002A4716" w:rsidRDefault="409DCB2A" w:rsidP="409DCB2A">
      <w:pPr>
        <w:spacing w:before="0"/>
      </w:pPr>
      <w:r w:rsidRPr="002A4716">
        <w:rPr>
          <w:color w:val="1F1F1F"/>
        </w:rPr>
        <w:t xml:space="preserve">Amora, E. N. O., Romero, K. V., &amp; Amoguis, R. C. (2021). Digital attendance and accomplishment report monitoring system (DIGIATT). IOER International Multidisciplinary Research Journal, 3(2), 124-132. </w:t>
      </w:r>
      <w:hyperlink ns7:id="rId55">
        <w:r w:rsidRPr="002A4716">
          <w:rPr>
            <w:rStyle w:val="Hyperlink"/>
            <w:color w:val="000000" w:themeColor="text1"/>
          </w:rPr>
          <w:t>https://www.researchgate.net/publication/360617825</w:t>
        </w:r>
      </w:hyperlink>
    </w:p>
    <w:p ns2:paraId="3E9A3483" ns2:textId="2B9D9238" w:rsidR="00012538" w:rsidRPr="002A4716" w:rsidRDefault="00012538" w:rsidP="409DCB2A">
      <w:pPr>
        <w:spacing w:before="0"/>
      </w:pPr>
    </w:p>
    <w:p ns2:paraId="63CF7151" ns2:textId="6DC967EF" w:rsidR="00012538" w:rsidRPr="002A4716" w:rsidRDefault="409DCB2A" w:rsidP="409DCB2A">
      <w:pPr>
        <w:spacing w:before="0"/>
      </w:pPr>
      <w:r w:rsidRPr="002A4716">
        <w:rPr>
          <w:color w:val="1F1F1F"/>
        </w:rPr>
        <w:t xml:space="preserve">Biswas, M. A. R., Rahman, M. M., &amp; Hossain, M. M. (2022). IoT-based vehicle tracking system for Khulna University. Khulna University Studies, 120-132. </w:t>
      </w:r>
      <w:hyperlink ns7:id="rId56">
        <w:r w:rsidRPr="002A4716">
          <w:rPr>
            <w:rStyle w:val="Hyperlink"/>
            <w:color w:val="000000" w:themeColor="text1"/>
          </w:rPr>
          <w:t>https://doi.org/10.53808/KUS.2022.19.01.2132-se</w:t>
        </w:r>
      </w:hyperlink>
    </w:p>
    <w:p ns2:paraId="65F394E0" ns2:textId="706F0F67" w:rsidR="00012538" w:rsidRPr="002A4716" w:rsidRDefault="00012538" w:rsidP="409DCB2A">
      <w:pPr>
        <w:spacing w:before="0"/>
      </w:pPr>
    </w:p>
    <w:p ns2:paraId="665095C8" ns2:textId="4630246A" w:rsidR="00012538" w:rsidRPr="002A4716" w:rsidRDefault="409DCB2A" w:rsidP="409DCB2A">
      <w:pPr>
        <w:spacing w:before="0"/>
      </w:pPr>
      <w:r w:rsidRPr="002A4716">
        <w:rPr>
          <w:color w:val="1F1F1F"/>
        </w:rPr>
        <w:t xml:space="preserve">Cabrera, E. J., &amp; Magsino, A. (2025). Parking occupant management system using QR code solutions with AES algorithm. Asian Journal of Science and </w:t>
      </w:r>
      <w:r w:rsidRPr="002A4716">
        <w:rPr>
          <w:color w:val="1F1F1F"/>
        </w:rPr>
        <w:lastRenderedPageBreak/>
        <w:t xml:space="preserve">Technology Studies, 2(1), 45-56. </w:t>
      </w:r>
      <w:hyperlink ns7:id="rId57">
        <w:r w:rsidRPr="002A4716">
          <w:rPr>
            <w:rStyle w:val="Hyperlink"/>
            <w:color w:val="000000" w:themeColor="text1"/>
          </w:rPr>
          <w:t>https://journals.e-palli.com/home/index.php/ajsts/article/download/4717/2593/35440</w:t>
        </w:r>
      </w:hyperlink>
    </w:p>
    <w:p ns2:paraId="500F7D76" ns2:textId="74A7CD9F" w:rsidR="00012538" w:rsidRPr="002A4716" w:rsidRDefault="00012538" w:rsidP="409DCB2A">
      <w:pPr>
        <w:spacing w:before="0"/>
      </w:pPr>
    </w:p>
    <w:p ns2:paraId="5BADEFCA" ns2:textId="32204BAB" w:rsidR="00012538" w:rsidRPr="002A4716" w:rsidRDefault="409DCB2A" w:rsidP="409DCB2A">
      <w:pPr>
        <w:spacing w:before="0"/>
      </w:pPr>
      <w:r w:rsidRPr="002A4716">
        <w:rPr>
          <w:color w:val="1F1F1F"/>
        </w:rPr>
        <w:t xml:space="preserve">California ARB (2025) OBD - On-Board Diagnostic Program. </w:t>
      </w:r>
      <w:hyperlink ns7:id="rId58">
        <w:r w:rsidRPr="002A4716">
          <w:rPr>
            <w:rStyle w:val="Hyperlink"/>
            <w:color w:val="000000" w:themeColor="text1"/>
          </w:rPr>
          <w:t>https://ww2.arb.ca.gov/our-work/programs/obd</w:t>
        </w:r>
      </w:hyperlink>
    </w:p>
    <w:p ns2:paraId="5E04D8E9" ns2:textId="52449112" w:rsidR="00012538" w:rsidRPr="002A4716" w:rsidRDefault="00012538" w:rsidP="409DCB2A">
      <w:pPr>
        <w:spacing w:before="0"/>
      </w:pPr>
    </w:p>
    <w:p ns2:paraId="7C8A8AE4" ns2:textId="05BC4A64" w:rsidR="00012538" w:rsidRPr="002A4716" w:rsidRDefault="409DCB2A" w:rsidP="409DCB2A">
      <w:pPr>
        <w:spacing w:before="0"/>
      </w:pPr>
      <w:r w:rsidRPr="002A4716">
        <w:rPr>
          <w:color w:val="1F1F1F"/>
        </w:rPr>
        <w:t xml:space="preserve">Caynila, K. A. M., &amp; Centeno, G. P. S. (2025). Adopting generative artificial intelligence: Opportunities and challenges in the Philippine IT-BPM industry. Bangko Sentral ng Pilipinas. </w:t>
      </w:r>
      <w:hyperlink ns7:id="rId59">
        <w:r w:rsidRPr="002A4716">
          <w:rPr>
            <w:rStyle w:val="Hyperlink"/>
            <w:color w:val="000000" w:themeColor="text1"/>
          </w:rPr>
          <w:t>https://www.bsp.gov.ph/Media_And_Research/Publications/EN25-01.pdf</w:t>
        </w:r>
      </w:hyperlink>
    </w:p>
    <w:p ns2:paraId="67075F30" ns2:textId="11E7E7FC" w:rsidR="00012538" w:rsidRPr="002A4716" w:rsidRDefault="00012538" w:rsidP="409DCB2A">
      <w:pPr>
        <w:spacing w:before="0"/>
      </w:pPr>
    </w:p>
    <w:p ns2:paraId="074C2E19" ns2:textId="757ED9D5" w:rsidR="00012538" w:rsidRPr="002A4716" w:rsidRDefault="409DCB2A" w:rsidP="409DCB2A">
      <w:pPr>
        <w:spacing w:before="0"/>
      </w:pPr>
      <w:r w:rsidRPr="002A4716">
        <w:rPr>
          <w:color w:val="1F1F1F"/>
        </w:rPr>
        <w:t xml:space="preserve">Chandrika, T. S. (2025). A study on HR analytics for attendance patterns and organizational insights. International Journal for Research in Applied Science &amp; Engineering Technology (IJRASET). </w:t>
      </w:r>
      <w:hyperlink ns7:id="rId60">
        <w:r w:rsidRPr="002A4716">
          <w:rPr>
            <w:rStyle w:val="Hyperlink"/>
            <w:color w:val="000000" w:themeColor="text1"/>
          </w:rPr>
          <w:t>https://www.ijraset.com/research-paper/a-study-on-hr-analytics-for-attendance-patterns-and-organizational-insights</w:t>
        </w:r>
      </w:hyperlink>
    </w:p>
    <w:p ns2:paraId="1B7CC76D" ns2:textId="6A750E61" w:rsidR="00012538" w:rsidRPr="002A4716" w:rsidRDefault="00012538" w:rsidP="409DCB2A">
      <w:pPr>
        <w:spacing w:before="0"/>
      </w:pPr>
    </w:p>
    <w:p ns2:paraId="27F341C1" ns2:textId="2386C6DF" w:rsidR="00012538" w:rsidRPr="002A4716" w:rsidRDefault="409DCB2A" w:rsidP="409DCB2A">
      <w:pPr>
        <w:spacing w:before="0"/>
      </w:pPr>
      <w:r w:rsidRPr="002A4716">
        <w:rPr>
          <w:color w:val="1F1F1F"/>
        </w:rPr>
        <w:t xml:space="preserve">Chen, F., Jia, H., &amp; Zhou, W. (2025). Vehicle Maintenance Demand Prediction: A Survey. Applied Sciences, 15(20), 11095. </w:t>
      </w:r>
      <w:hyperlink ns7:id="rId61">
        <w:r w:rsidRPr="002A4716">
          <w:rPr>
            <w:rStyle w:val="Hyperlink"/>
            <w:color w:val="000000" w:themeColor="text1"/>
          </w:rPr>
          <w:t>https://doi.org/10.3390/app152011095</w:t>
        </w:r>
      </w:hyperlink>
    </w:p>
    <w:p ns2:paraId="2450B269" ns2:textId="525D69D7" w:rsidR="00012538" w:rsidRPr="002A4716" w:rsidRDefault="00012538" w:rsidP="409DCB2A">
      <w:pPr>
        <w:spacing w:before="0"/>
      </w:pPr>
    </w:p>
    <w:p ns2:paraId="690A89BD" ns2:textId="5D84E3D5" w:rsidR="00012538" w:rsidRPr="002A4716" w:rsidRDefault="409DCB2A" w:rsidP="409DCB2A">
      <w:pPr>
        <w:spacing w:before="0"/>
      </w:pPr>
      <w:r w:rsidRPr="002A4716">
        <w:rPr>
          <w:color w:val="1F1F1F"/>
        </w:rPr>
        <w:t xml:space="preserve">Ching, A., &amp; Chian, B. (2024). Exploring the factors influencing commuters' satisfaction and the use of public utility buses in Quezon City, Philippines. International Institute of Academic Research and Innovation (IIARI), 5(1). </w:t>
      </w:r>
      <w:hyperlink ns7:id="rId62">
        <w:r w:rsidRPr="002A4716">
          <w:rPr>
            <w:rStyle w:val="Hyperlink"/>
            <w:color w:val="000000" w:themeColor="text1"/>
          </w:rPr>
          <w:t>https://iiari.org/wp-content/uploads/irssr.v5.1.2572.pdf</w:t>
        </w:r>
      </w:hyperlink>
    </w:p>
    <w:p ns2:paraId="2A5FA7F9" ns2:textId="7B70801D" w:rsidR="00012538" w:rsidRPr="002A4716" w:rsidRDefault="00012538" w:rsidP="409DCB2A">
      <w:pPr>
        <w:spacing w:before="0"/>
      </w:pPr>
    </w:p>
    <w:p ns2:paraId="189EABA4" ns2:textId="630A0565" w:rsidR="00012538" w:rsidRPr="002A4716" w:rsidRDefault="409DCB2A" w:rsidP="409DCB2A">
      <w:pPr>
        <w:spacing w:before="0"/>
      </w:pPr>
      <w:r w:rsidRPr="002A4716">
        <w:rPr>
          <w:color w:val="1F1F1F"/>
        </w:rPr>
        <w:t xml:space="preserve">Creatio (2025) Client vs. Customer: What Are the Differences? </w:t>
      </w:r>
      <w:hyperlink ns7:id="rId63">
        <w:r w:rsidRPr="002A4716">
          <w:rPr>
            <w:rStyle w:val="Hyperlink"/>
            <w:color w:val="000000" w:themeColor="text1"/>
          </w:rPr>
          <w:t>https://www.creatio.com/glossary/client-vs-customer</w:t>
        </w:r>
      </w:hyperlink>
    </w:p>
    <w:p ns2:paraId="6EBB61D4" ns2:textId="57D4E250" w:rsidR="00012538" w:rsidRPr="002A4716" w:rsidRDefault="00012538" w:rsidP="409DCB2A">
      <w:pPr>
        <w:spacing w:before="0"/>
      </w:pPr>
    </w:p>
    <w:p ns2:paraId="2F50374E" ns2:textId="7E280929" w:rsidR="00012538" w:rsidRPr="002A4716" w:rsidRDefault="409DCB2A" w:rsidP="409DCB2A">
      <w:pPr>
        <w:spacing w:before="0"/>
      </w:pPr>
      <w:r w:rsidRPr="002A4716">
        <w:rPr>
          <w:color w:val="1F1F1F"/>
        </w:rPr>
        <w:t xml:space="preserve">Cueto, G., Baluyot, D. S., Ordonia, J. R., &amp; Rivera, W. C. (2024). Intelligent transport system implementation in road transportation in Manila, Philippines: A four-step model approach. Transportation Science Society of the Philippines. </w:t>
      </w:r>
      <w:hyperlink ns7:id="rId64">
        <w:r w:rsidRPr="002A4716">
          <w:rPr>
            <w:rStyle w:val="Hyperlink"/>
            <w:color w:val="000000" w:themeColor="text1"/>
          </w:rPr>
          <w:t>https://ncts.upd.edu.ph/tssp/wp-content/uploads/2024/12/TSSP2024-11-Revised-Paper.pdf</w:t>
        </w:r>
      </w:hyperlink>
    </w:p>
    <w:p ns2:paraId="40AADAC1" ns2:textId="2F267BDE" w:rsidR="00012538" w:rsidRPr="002A4716" w:rsidRDefault="00012538" w:rsidP="409DCB2A">
      <w:pPr>
        <w:spacing w:before="0"/>
      </w:pPr>
    </w:p>
    <w:p ns2:paraId="4FB3ABCF" ns2:textId="26E2ACCD" w:rsidR="00012538" w:rsidRPr="002A4716" w:rsidRDefault="409DCB2A" w:rsidP="409DCB2A">
      <w:pPr>
        <w:spacing w:before="0"/>
      </w:pPr>
      <w:r w:rsidRPr="002A4716">
        <w:rPr>
          <w:color w:val="1F1F1F"/>
        </w:rPr>
        <w:t xml:space="preserve">Das, T., &amp; Sharma, K. (2025). Student attendance monitoring system. International Journal for Research Trends and Innovation, 10(10), 84-90. </w:t>
      </w:r>
      <w:hyperlink ns7:id="rId65">
        <w:r w:rsidRPr="002A4716">
          <w:rPr>
            <w:rStyle w:val="Hyperlink"/>
            <w:color w:val="000000" w:themeColor="text1"/>
          </w:rPr>
          <w:t>https://www.ijrti.org/papers/IJRTI2510084.pdf</w:t>
        </w:r>
      </w:hyperlink>
    </w:p>
    <w:p ns2:paraId="62BD7857" ns2:textId="5D7CEEF6" w:rsidR="00012538" w:rsidRPr="002A4716" w:rsidRDefault="00012538" w:rsidP="409DCB2A">
      <w:pPr>
        <w:spacing w:before="0"/>
      </w:pPr>
    </w:p>
    <w:p ns2:paraId="1AD432B9" ns2:textId="7691A7CD" w:rsidR="00012538" w:rsidRPr="002A4716" w:rsidRDefault="409DCB2A" w:rsidP="409DCB2A">
      <w:pPr>
        <w:spacing w:before="0"/>
      </w:pPr>
      <w:r w:rsidRPr="002A4716">
        <w:rPr>
          <w:color w:val="1F1F1F"/>
        </w:rPr>
        <w:lastRenderedPageBreak/>
        <w:t xml:space="preserve">Data Bridge Market Research. (2025, July 24). Global fleet management market – Industry trends and forecast to 2033. Data Bridge Market Research. </w:t>
      </w:r>
      <w:hyperlink ns7:id="rId66">
        <w:r w:rsidRPr="002A4716">
          <w:rPr>
            <w:rStyle w:val="Hyperlink"/>
            <w:color w:val="000000" w:themeColor="text1"/>
          </w:rPr>
          <w:t>https://www.databridgemarketresearch.com/reports/global-fleet-management-market</w:t>
        </w:r>
      </w:hyperlink>
    </w:p>
    <w:p ns2:paraId="6CEAC7C5" ns2:textId="3DB59054" w:rsidR="00012538" w:rsidRPr="002A4716" w:rsidRDefault="00012538" w:rsidP="409DCB2A">
      <w:pPr>
        <w:spacing w:before="0"/>
      </w:pPr>
    </w:p>
    <w:p ns2:paraId="21CAD6C1" ns2:textId="2CB0A660" w:rsidR="00012538" w:rsidRPr="002A4716" w:rsidRDefault="409DCB2A" w:rsidP="409DCB2A">
      <w:pPr>
        <w:spacing w:before="0"/>
      </w:pPr>
      <w:r w:rsidRPr="002A4716">
        <w:rPr>
          <w:color w:val="1F1F1F"/>
        </w:rPr>
        <w:t xml:space="preserve">Deka, U., Varshini, V., &amp; Dilip, D. M. (2023). The journey of demand responsive transportation: Towards sustainable services. Frontiers in Built Environment, 8, 942651. </w:t>
      </w:r>
      <w:hyperlink ns7:id="rId67">
        <w:r w:rsidRPr="002A4716">
          <w:rPr>
            <w:rStyle w:val="Hyperlink"/>
            <w:color w:val="000000" w:themeColor="text1"/>
          </w:rPr>
          <w:t>https://doi.org/10.3389/fbuil.2022.942651</w:t>
        </w:r>
      </w:hyperlink>
    </w:p>
    <w:p ns2:paraId="0D9EEB11" ns2:textId="10EFFAF9" w:rsidR="00012538" w:rsidRPr="002A4716" w:rsidRDefault="00012538" w:rsidP="409DCB2A">
      <w:pPr>
        <w:spacing w:before="0"/>
      </w:pPr>
    </w:p>
    <w:p ns2:paraId="05FFCA93" ns2:textId="5EF05EC1" w:rsidR="00012538" w:rsidRPr="002A4716" w:rsidRDefault="409DCB2A" w:rsidP="409DCB2A">
      <w:pPr>
        <w:spacing w:before="0"/>
      </w:pPr>
      <w:r w:rsidRPr="002A4716">
        <w:rPr>
          <w:color w:val="1F1F1F"/>
        </w:rPr>
        <w:t xml:space="preserve">Dennis, A., Wixom, B. H., &amp; Roth, R. M. (2021). Systems analysis and design (8th ed.). John Wiley &amp; Sons. </w:t>
      </w:r>
      <w:hyperlink ns7:id="rId68">
        <w:r w:rsidRPr="002A4716">
          <w:rPr>
            <w:rStyle w:val="Hyperlink"/>
            <w:color w:val="000000" w:themeColor="text1"/>
          </w:rPr>
          <w:t>https://unidel.edu.ng/focelibrary/books/Systems%20Analysis%20and%20Design,%208e%20(Alan%20Dennis,%20Barbara%20Wixom,%20Roberta%20M.%20Roth)%20(Z-Library).pdf</w:t>
        </w:r>
      </w:hyperlink>
    </w:p>
    <w:p ns2:paraId="664D0442" ns2:textId="71E72AF7" w:rsidR="00012538" w:rsidRPr="002A4716" w:rsidRDefault="00012538" w:rsidP="409DCB2A">
      <w:pPr>
        <w:spacing w:before="0"/>
      </w:pPr>
    </w:p>
    <w:p ns2:paraId="30098827" ns2:textId="53195ED7" w:rsidR="00012538" w:rsidRPr="002A4716" w:rsidRDefault="409DCB2A" w:rsidP="409DCB2A">
      <w:pPr>
        <w:spacing w:before="0"/>
      </w:pPr>
      <w:r w:rsidRPr="002A4716">
        <w:rPr>
          <w:color w:val="1F1F1F"/>
        </w:rPr>
        <w:t xml:space="preserve">Department of Science and Technology - Philippine Council for Industry, Energy and Emerging Technology Research and Development (DOST-PCIEERD). (2022). Transportation sector R&amp;D roadmap. </w:t>
      </w:r>
      <w:hyperlink ns7:id="rId69">
        <w:r w:rsidRPr="002A4716">
          <w:rPr>
            <w:rStyle w:val="Hyperlink"/>
            <w:color w:val="000000" w:themeColor="text1"/>
          </w:rPr>
          <w:t>https://pcieerd.dost.gov.ph/wp-content/uploads/2022/02/02_Transportation_Sector.pdf</w:t>
        </w:r>
      </w:hyperlink>
    </w:p>
    <w:p ns2:paraId="2ADCA6A4" ns2:textId="3E11CF00" w:rsidR="00012538" w:rsidRPr="002A4716" w:rsidRDefault="00012538" w:rsidP="409DCB2A">
      <w:pPr>
        <w:spacing w:before="0"/>
      </w:pPr>
    </w:p>
    <w:p ns2:paraId="06F2A659" ns2:textId="48D66547" w:rsidR="00012538" w:rsidRPr="002A4716" w:rsidRDefault="409DCB2A" w:rsidP="409DCB2A">
      <w:pPr>
        <w:spacing w:before="0"/>
      </w:pPr>
      <w:r w:rsidRPr="002A4716">
        <w:rPr>
          <w:color w:val="1F1F1F"/>
        </w:rPr>
        <w:t xml:space="preserve">Detera, E. I., &amp; Hanbal, I. (2024). Development of a utility vehicle express system framework using design thinking process for the province of Albay. TEM Journal, 13(3), 2218-2225. </w:t>
      </w:r>
      <w:hyperlink ns7:id="rId70">
        <w:r w:rsidRPr="002A4716">
          <w:rPr>
            <w:rStyle w:val="Hyperlink"/>
            <w:color w:val="000000" w:themeColor="text1"/>
          </w:rPr>
          <w:t>https://www.researchgate.net/publication/383521609_Development_of_a_Utility_Vehicle_Express_System_Framework_Using_Design_Thinking_Process_for_the_Province_of_Albay</w:t>
        </w:r>
      </w:hyperlink>
    </w:p>
    <w:p ns2:paraId="525652DA" ns2:textId="3D3FD170" w:rsidR="00012538" w:rsidRPr="002A4716" w:rsidRDefault="00012538" w:rsidP="409DCB2A">
      <w:pPr>
        <w:spacing w:before="0"/>
      </w:pPr>
    </w:p>
    <w:p ns2:paraId="082E3167" ns2:textId="44FDE31D" w:rsidR="00012538" w:rsidRPr="002A4716" w:rsidRDefault="409DCB2A" w:rsidP="409DCB2A">
      <w:pPr>
        <w:spacing w:before="0"/>
      </w:pPr>
      <w:r w:rsidRPr="002A4716">
        <w:rPr>
          <w:color w:val="1F1F1F"/>
        </w:rPr>
        <w:t xml:space="preserve">Faßbender, M., Rößler, N., Eisenbarth, M., &amp; Andert, J. (2024). An electric vehicle charging simulation to investigate the potential of intelligent charging strategies. SSRN Electronic Journal. </w:t>
      </w:r>
      <w:hyperlink ns7:id="rId71">
        <w:r w:rsidRPr="002A4716">
          <w:rPr>
            <w:rStyle w:val="Hyperlink"/>
            <w:color w:val="000000" w:themeColor="text1"/>
          </w:rPr>
          <w:t>https://dx.doi.org/10.2139/ssrn.4960376</w:t>
        </w:r>
      </w:hyperlink>
    </w:p>
    <w:p ns2:paraId="73D0D64A" ns2:textId="20B89A34" w:rsidR="00012538" w:rsidRPr="002A4716" w:rsidRDefault="00012538" w:rsidP="409DCB2A">
      <w:pPr>
        <w:spacing w:before="0"/>
      </w:pPr>
    </w:p>
    <w:p ns2:paraId="036325D5" ns2:textId="3D8959D6" w:rsidR="00012538" w:rsidRPr="002A4716" w:rsidRDefault="409DCB2A" w:rsidP="409DCB2A">
      <w:pPr>
        <w:spacing w:before="0"/>
      </w:pPr>
      <w:r w:rsidRPr="002A4716">
        <w:rPr>
          <w:color w:val="1F1F1F"/>
        </w:rPr>
        <w:t xml:space="preserve">Fathorrahman, F., &amp; Widianto, S. (2024). Fleet management information system design PT. Bagus Amelia Jaya uses the user method web-based centered design. E-Journal UNUJA, 8(2), 15-25. </w:t>
      </w:r>
      <w:hyperlink ns7:id="rId72">
        <w:r w:rsidRPr="002A4716">
          <w:rPr>
            <w:rStyle w:val="Hyperlink"/>
            <w:color w:val="000000" w:themeColor="text1"/>
          </w:rPr>
          <w:t>https://ejournal.unuja.ac.id/index.php/jeecom/article/download/13084/pdf</w:t>
        </w:r>
      </w:hyperlink>
    </w:p>
    <w:p ns2:paraId="501F5ABF" ns2:textId="67A4D07B" w:rsidR="00012538" w:rsidRPr="002A4716" w:rsidRDefault="00012538" w:rsidP="409DCB2A">
      <w:pPr>
        <w:spacing w:before="0"/>
      </w:pPr>
    </w:p>
    <w:p ns2:paraId="11E170AC" ns2:textId="1A5BB99B" w:rsidR="00012538" w:rsidRPr="002A4716" w:rsidRDefault="409DCB2A" w:rsidP="409DCB2A">
      <w:pPr>
        <w:spacing w:before="0"/>
      </w:pPr>
      <w:r w:rsidRPr="002A4716">
        <w:rPr>
          <w:color w:val="1F1F1F"/>
        </w:rPr>
        <w:t xml:space="preserve">Géron, A. (2022). Hands-On Machine Learning with Scikit-Learn, Keras, and TensorFlow: Concepts, Tools, and Techniques to Build Intelligent Systems (3rd </w:t>
      </w:r>
      <w:r w:rsidRPr="002A4716">
        <w:rPr>
          <w:color w:val="1F1F1F"/>
        </w:rPr>
        <w:lastRenderedPageBreak/>
        <w:t xml:space="preserve">ed.). O'Reilly Media. </w:t>
      </w:r>
      <w:hyperlink ns7:id="rId73">
        <w:r w:rsidRPr="002A4716">
          <w:rPr>
            <w:rStyle w:val="Hyperlink"/>
            <w:color w:val="000000" w:themeColor="text1"/>
          </w:rPr>
          <w:t>https://www.oreilly.com/library/view/hands-on-machine-learning/9781492032632/</w:t>
        </w:r>
      </w:hyperlink>
    </w:p>
    <w:p ns2:paraId="5C22D64D" ns2:textId="343875FF" w:rsidR="00012538" w:rsidRPr="002A4716" w:rsidRDefault="00012538" w:rsidP="409DCB2A">
      <w:pPr>
        <w:spacing w:before="0"/>
      </w:pPr>
    </w:p>
    <w:p ns2:paraId="0D630577" ns2:textId="584C7483" w:rsidR="00012538" w:rsidRPr="002A4716" w:rsidRDefault="409DCB2A" w:rsidP="409DCB2A">
      <w:pPr>
        <w:spacing w:before="0"/>
      </w:pPr>
      <w:r w:rsidRPr="002A4716">
        <w:rPr>
          <w:color w:val="1F1F1F"/>
        </w:rPr>
        <w:t xml:space="preserve">Gheorghe, C., &amp; Soica, A. (2025). Revolutionizing Urban Mobility: A Systematic Review of AI, IoT, and Predictive Analytics in Adaptive Traffic Control Systems for Road Networks. Electronics, 14(4), 719. </w:t>
      </w:r>
      <w:hyperlink ns7:id="rId74">
        <w:r w:rsidRPr="002A4716">
          <w:rPr>
            <w:rStyle w:val="Hyperlink"/>
            <w:color w:val="000000" w:themeColor="text1"/>
          </w:rPr>
          <w:t>https://doi.org/10.3390/electronics14040719</w:t>
        </w:r>
      </w:hyperlink>
    </w:p>
    <w:p ns2:paraId="55714FD2" ns2:textId="3A92F2D7" w:rsidR="00012538" w:rsidRPr="002A4716" w:rsidRDefault="00012538" w:rsidP="409DCB2A">
      <w:pPr>
        <w:spacing w:before="0"/>
      </w:pPr>
    </w:p>
    <w:p ns2:paraId="0A2D2E40" ns2:textId="0B9A65F4" w:rsidR="00012538" w:rsidRPr="002A4716" w:rsidRDefault="409DCB2A" w:rsidP="409DCB2A">
      <w:pPr>
        <w:spacing w:before="0"/>
      </w:pPr>
      <w:r w:rsidRPr="002A4716">
        <w:rPr>
          <w:color w:val="1F1F1F"/>
        </w:rPr>
        <w:t xml:space="preserve">Grinberg, M. (2018). Flask Web Development: Developing Web Applications with Python. O'Reilly Media. </w:t>
      </w:r>
      <w:hyperlink ns7:id="rId75">
        <w:r w:rsidRPr="002A4716">
          <w:rPr>
            <w:rStyle w:val="Hyperlink"/>
            <w:color w:val="000000" w:themeColor="text1"/>
          </w:rPr>
          <w:t>https://www.oreilly.com/library/view/flask-web-development/9781491991725/</w:t>
        </w:r>
      </w:hyperlink>
    </w:p>
    <w:p ns2:paraId="499FFA80" ns2:textId="47C889A7" w:rsidR="00012538" w:rsidRPr="002A4716" w:rsidRDefault="00012538" w:rsidP="409DCB2A">
      <w:pPr>
        <w:spacing w:before="0"/>
      </w:pPr>
    </w:p>
    <w:p ns2:paraId="4A4021AB" ns2:textId="2B310022" w:rsidR="00012538" w:rsidRPr="002A4716" w:rsidRDefault="409DCB2A" w:rsidP="409DCB2A">
      <w:pPr>
        <w:spacing w:before="0"/>
      </w:pPr>
      <w:r w:rsidRPr="002A4716">
        <w:rPr>
          <w:color w:val="1F1F1F"/>
        </w:rPr>
        <w:t xml:space="preserve">Gumasing, M. J. J., Bermejo, F. J. C. S., Elpedes, K. T. C., Gonzales, L. F. E., &amp; Villajin, A. C. V. (2023). Antecedents of Waze mobile application usage as a solution for sustainable traffic management among Gen Z. Sustainability, 15(13), 10186. </w:t>
      </w:r>
      <w:hyperlink ns7:id="rId76">
        <w:r w:rsidRPr="002A4716">
          <w:rPr>
            <w:rStyle w:val="Hyperlink"/>
            <w:color w:val="000000" w:themeColor="text1"/>
          </w:rPr>
          <w:t>https://doi.org/10.3390/su151310186</w:t>
        </w:r>
      </w:hyperlink>
      <w:r w:rsidRPr="002A4716">
        <w:rPr>
          <w:color w:val="1F1F1F"/>
        </w:rPr>
        <w:t>.</w:t>
      </w:r>
    </w:p>
    <w:p ns2:paraId="0DE366CB" ns2:textId="757FFB06" w:rsidR="00012538" w:rsidRPr="002A4716" w:rsidRDefault="00012538" w:rsidP="409DCB2A">
      <w:pPr>
        <w:spacing w:before="0"/>
      </w:pPr>
    </w:p>
    <w:p ns2:paraId="70599159" ns2:textId="00790EDB" w:rsidR="00012538" w:rsidRPr="002A4716" w:rsidRDefault="409DCB2A" w:rsidP="409DCB2A">
      <w:pPr>
        <w:spacing w:before="0"/>
      </w:pPr>
      <w:r w:rsidRPr="002A4716">
        <w:rPr>
          <w:color w:val="1F1F1F"/>
        </w:rPr>
        <w:t xml:space="preserve">Haverbeke, M. (2024). Eloquent JavaScript: A Modern Introduction to Programming (4th ed.). No Starch Press. </w:t>
      </w:r>
      <w:hyperlink ns7:id="rId77">
        <w:r w:rsidRPr="002A4716">
          <w:rPr>
            <w:rStyle w:val="Hyperlink"/>
            <w:color w:val="000000" w:themeColor="text1"/>
          </w:rPr>
          <w:t>https://eloquentjavascript.net/</w:t>
        </w:r>
      </w:hyperlink>
    </w:p>
    <w:p ns2:paraId="4810A7E2" ns2:textId="5AB8D75F" w:rsidR="00012538" w:rsidRPr="002A4716" w:rsidRDefault="00012538" w:rsidP="409DCB2A">
      <w:pPr>
        <w:spacing w:before="0"/>
      </w:pPr>
    </w:p>
    <w:p ns2:paraId="766FA0B5" ns2:textId="2CFAD7E1" w:rsidR="00012538" w:rsidRPr="002A4716" w:rsidRDefault="409DCB2A" w:rsidP="409DCB2A">
      <w:pPr>
        <w:spacing w:before="0"/>
      </w:pPr>
      <w:r w:rsidRPr="002A4716">
        <w:rPr>
          <w:color w:val="1F1F1F"/>
        </w:rPr>
        <w:t xml:space="preserve">Ilagan, L. (2025). Technological development and sustainability of public transportation logistics in Calaca City, Batangas. International Journal of Scientific Research and Engineering Development, 8(4). </w:t>
      </w:r>
      <w:hyperlink ns7:id="rId78">
        <w:r w:rsidRPr="002A4716">
          <w:rPr>
            <w:rStyle w:val="Hyperlink"/>
            <w:color w:val="000000" w:themeColor="text1"/>
          </w:rPr>
          <w:t>https://www.ijsred.com/volume8/issue4/IJSRED-V8I4P68.pdf</w:t>
        </w:r>
      </w:hyperlink>
    </w:p>
    <w:p ns2:paraId="13FF42EE" ns2:textId="36D6B3BC" w:rsidR="00012538" w:rsidRPr="002A4716" w:rsidRDefault="00012538" w:rsidP="409DCB2A">
      <w:pPr>
        <w:spacing w:before="0"/>
      </w:pPr>
    </w:p>
    <w:p ns2:paraId="43B73C30" ns2:textId="4DC0CB6A" w:rsidR="00012538" w:rsidRPr="002A4716" w:rsidRDefault="409DCB2A" w:rsidP="409DCB2A">
      <w:pPr>
        <w:spacing w:before="0"/>
      </w:pPr>
      <w:r w:rsidRPr="002A4716">
        <w:rPr>
          <w:color w:val="1F1F1F"/>
        </w:rPr>
        <w:t xml:space="preserve">Indeed (2025) Officers of a Corporation: Roles and Responsibilities. </w:t>
      </w:r>
      <w:hyperlink ns7:id="rId79">
        <w:r w:rsidRPr="002A4716">
          <w:rPr>
            <w:rStyle w:val="Hyperlink"/>
            <w:color w:val="000000" w:themeColor="text1"/>
          </w:rPr>
          <w:t>https://www.indeed.com/recruitment/c/info/officers-of-a-corporation-roles-and-responsibilities</w:t>
        </w:r>
      </w:hyperlink>
    </w:p>
    <w:p ns2:paraId="7A85BE74" ns2:textId="7775A16F" w:rsidR="00012538" w:rsidRPr="002A4716" w:rsidRDefault="00012538" w:rsidP="409DCB2A">
      <w:pPr>
        <w:spacing w:before="0"/>
      </w:pPr>
    </w:p>
    <w:p ns2:paraId="73F8EFCC" ns2:textId="2A5BFD78" w:rsidR="00012538" w:rsidRPr="002A4716" w:rsidRDefault="409DCB2A" w:rsidP="409DCB2A">
      <w:pPr>
        <w:spacing w:before="0"/>
      </w:pPr>
      <w:r w:rsidRPr="002A4716">
        <w:rPr>
          <w:color w:val="1F1F1F"/>
        </w:rPr>
        <w:t xml:space="preserve">InsiderPH. (2026, March 6). Fly Ace to build manufacturing hub at LIMA Estate in Batangas. InsiderPH. </w:t>
      </w:r>
      <w:hyperlink ns7:id="rId80">
        <w:r w:rsidRPr="002A4716">
          <w:rPr>
            <w:rStyle w:val="Hyperlink"/>
            <w:color w:val="000000" w:themeColor="text1"/>
          </w:rPr>
          <w:t>https://insiderph.com/fly-ace-to-build-manufacturing-hub-at-lima-estate-in-batangas</w:t>
        </w:r>
      </w:hyperlink>
    </w:p>
    <w:p ns2:paraId="582C9F4C" ns2:textId="71DFCC03" w:rsidR="00012538" w:rsidRPr="002A4716" w:rsidRDefault="00012538" w:rsidP="409DCB2A">
      <w:pPr>
        <w:spacing w:before="0"/>
      </w:pPr>
    </w:p>
    <w:p ns2:paraId="5AE2AE4E" ns2:textId="58397B71" w:rsidR="00012538" w:rsidRPr="002A4716" w:rsidRDefault="409DCB2A" w:rsidP="409DCB2A">
      <w:pPr>
        <w:spacing w:before="0"/>
      </w:pPr>
      <w:r w:rsidRPr="002A4716">
        <w:rPr>
          <w:color w:val="1F1F1F"/>
        </w:rPr>
        <w:t xml:space="preserve">Insite. (2023). The future of fleet management: Technology &amp; innovation. Insite. </w:t>
      </w:r>
      <w:hyperlink ns7:id="rId81">
        <w:r w:rsidRPr="002A4716">
          <w:rPr>
            <w:rStyle w:val="Hyperlink"/>
            <w:color w:val="000000" w:themeColor="text1"/>
          </w:rPr>
          <w:t>https://insite.training/the-future-of-fleet-management-embracing-technology-and-innovation/</w:t>
        </w:r>
      </w:hyperlink>
    </w:p>
    <w:p ns2:paraId="08B8A159" ns2:textId="0882B0FA" w:rsidR="00012538" w:rsidRPr="002A4716" w:rsidRDefault="00012538" w:rsidP="409DCB2A">
      <w:pPr>
        <w:spacing w:before="0"/>
      </w:pPr>
    </w:p>
    <w:p ns2:paraId="78EC4A70" ns2:textId="42DECCE7" w:rsidR="00012538" w:rsidRPr="002A4716" w:rsidRDefault="409DCB2A" w:rsidP="409DCB2A">
      <w:pPr>
        <w:spacing w:before="0"/>
      </w:pPr>
      <w:r w:rsidRPr="002A4716">
        <w:rPr>
          <w:color w:val="1F1F1F"/>
        </w:rPr>
        <w:lastRenderedPageBreak/>
        <w:t xml:space="preserve">International Transport Forum (ITF). (2022). How digitally-driven operational improvements can reduce global freight emissions. OECD. </w:t>
      </w:r>
      <w:hyperlink ns7:id="rId82">
        <w:r w:rsidRPr="002A4716">
          <w:rPr>
            <w:rStyle w:val="Hyperlink"/>
            <w:color w:val="000000" w:themeColor="text1"/>
          </w:rPr>
          <w:t>https://www.itf-oecd.org/sites/default/files/docs/digital-operation-reduce-freight-emissions.pdf</w:t>
        </w:r>
      </w:hyperlink>
    </w:p>
    <w:p ns2:paraId="3F218C9D" ns2:textId="08C5D425" w:rsidR="00012538" w:rsidRPr="002A4716" w:rsidRDefault="00012538" w:rsidP="409DCB2A">
      <w:pPr>
        <w:spacing w:before="0"/>
      </w:pPr>
    </w:p>
    <w:p ns2:paraId="012ABC9F" ns2:textId="5E614C96" w:rsidR="00012538" w:rsidRPr="002A4716" w:rsidRDefault="409DCB2A" w:rsidP="409DCB2A">
      <w:pPr>
        <w:spacing w:before="0"/>
      </w:pPr>
      <w:r w:rsidRPr="002A4716">
        <w:rPr>
          <w:color w:val="1F1F1F"/>
        </w:rPr>
        <w:t xml:space="preserve">Investopedia. (2024) Key Performance Indicator (KPI): Meaning, Types, and Examples. </w:t>
      </w:r>
      <w:hyperlink ns7:id="rId83">
        <w:r w:rsidRPr="002A4716">
          <w:rPr>
            <w:rStyle w:val="Hyperlink"/>
            <w:color w:val="000000" w:themeColor="text1"/>
          </w:rPr>
          <w:t>https://www.investopedia.com/terms/k/kpi.asp</w:t>
        </w:r>
      </w:hyperlink>
    </w:p>
    <w:p ns2:paraId="266D35BF" ns2:textId="6DF5713F" w:rsidR="00012538" w:rsidRPr="002A4716" w:rsidRDefault="00012538" w:rsidP="409DCB2A">
      <w:pPr>
        <w:spacing w:before="0"/>
      </w:pPr>
    </w:p>
    <w:p ns2:paraId="5ABD452B" ns2:textId="182F9E6C" w:rsidR="00012538" w:rsidRPr="002A4716" w:rsidRDefault="409DCB2A" w:rsidP="409DCB2A">
      <w:pPr>
        <w:spacing w:before="0"/>
      </w:pPr>
      <w:r w:rsidRPr="002A4716">
        <w:rPr>
          <w:color w:val="1F1F1F"/>
        </w:rPr>
        <w:t xml:space="preserve">IRE Journals (2023) Impact of Predictive Analytics on Business Decisions Making. </w:t>
      </w:r>
      <w:hyperlink ns7:id="rId84">
        <w:r w:rsidRPr="002A4716">
          <w:rPr>
            <w:rStyle w:val="Hyperlink"/>
            <w:color w:val="000000" w:themeColor="text1"/>
          </w:rPr>
          <w:t>https://www.irejournals.com/formatedpaper/1708772.pdf</w:t>
        </w:r>
      </w:hyperlink>
    </w:p>
    <w:p ns2:paraId="4CA18139" ns2:textId="6638D2D3" w:rsidR="00012538" w:rsidRPr="002A4716" w:rsidRDefault="00012538" w:rsidP="409DCB2A">
      <w:pPr>
        <w:spacing w:before="0"/>
      </w:pPr>
    </w:p>
    <w:p ns2:paraId="1A27D0D7" ns2:textId="4BF661E7" w:rsidR="00012538" w:rsidRPr="002A4716" w:rsidRDefault="409DCB2A" w:rsidP="409DCB2A">
      <w:pPr>
        <w:spacing w:before="0"/>
      </w:pPr>
      <w:r w:rsidRPr="002A4716">
        <w:rPr>
          <w:color w:val="1F1F1F"/>
        </w:rPr>
        <w:t xml:space="preserve">James, G., Witten, D., Hastie, T., &amp; Tibshirani, R. (2021). An Introduction to Statistical Learning: with Applications in R (2nd ed.). Springer. </w:t>
      </w:r>
      <w:hyperlink ns7:id="rId85">
        <w:r w:rsidRPr="002A4716">
          <w:rPr>
            <w:rStyle w:val="Hyperlink"/>
            <w:color w:val="000000" w:themeColor="text1"/>
          </w:rPr>
          <w:t>https://www.statlearning.com/</w:t>
        </w:r>
      </w:hyperlink>
    </w:p>
    <w:p ns2:paraId="5C28C4A6" ns2:textId="04A92802" w:rsidR="00012538" w:rsidRPr="002A4716" w:rsidRDefault="00012538" w:rsidP="409DCB2A">
      <w:pPr>
        <w:spacing w:before="0"/>
      </w:pPr>
    </w:p>
    <w:p ns2:paraId="5996814A" ns2:textId="464716B9" w:rsidR="00012538" w:rsidRPr="002A4716" w:rsidRDefault="409DCB2A" w:rsidP="409DCB2A">
      <w:pPr>
        <w:spacing w:before="0"/>
      </w:pPr>
      <w:r w:rsidRPr="002A4716">
        <w:rPr>
          <w:color w:val="1F1F1F"/>
        </w:rPr>
        <w:t xml:space="preserve">Jarašūnienė, A., Batarlienė, N., &amp; Šidlauskis, B. (2024). Management of Risk Factors in the Rental Car Market. Future Transportation, 4(4), 1457-1475. </w:t>
      </w:r>
      <w:hyperlink ns7:id="rId86">
        <w:r w:rsidRPr="002A4716">
          <w:rPr>
            <w:rStyle w:val="Hyperlink"/>
            <w:color w:val="000000" w:themeColor="text1"/>
          </w:rPr>
          <w:t>https://doi.org/10.3390/futuretransp4040070</w:t>
        </w:r>
      </w:hyperlink>
    </w:p>
    <w:p ns2:paraId="535F0B23" ns2:textId="69A47048" w:rsidR="00012538" w:rsidRPr="002A4716" w:rsidRDefault="00012538" w:rsidP="409DCB2A">
      <w:pPr>
        <w:spacing w:before="0"/>
      </w:pPr>
    </w:p>
    <w:p ns2:paraId="63041C8A" ns2:textId="5848892C" w:rsidR="00012538" w:rsidRPr="002A4716" w:rsidRDefault="409DCB2A" w:rsidP="409DCB2A">
      <w:pPr>
        <w:spacing w:before="0"/>
      </w:pPr>
      <w:r w:rsidRPr="002A4716">
        <w:rPr>
          <w:color w:val="1F1F1F"/>
        </w:rPr>
        <w:lastRenderedPageBreak/>
        <w:t xml:space="preserve">Juliano, J. J., Armada, M. K. A., &amp; Cosadio, A. N. P. (2025). Automated vehicle access control system utilizing computer vision-based license plate recognition. International Journal of Multidisciplinary: Applied Business and Education Research, 6(4), 1947-1977. </w:t>
      </w:r>
      <w:hyperlink ns7:id="rId87">
        <w:r w:rsidRPr="002A4716">
          <w:rPr>
            <w:rStyle w:val="Hyperlink"/>
            <w:color w:val="000000" w:themeColor="text1"/>
          </w:rPr>
          <w:t>https://doi.org/10.11594/ijmaber.06.04.27</w:t>
        </w:r>
      </w:hyperlink>
    </w:p>
    <w:p ns2:paraId="22C5E267" ns2:textId="706A63F7" w:rsidR="00012538" w:rsidRPr="002A4716" w:rsidRDefault="00012538" w:rsidP="409DCB2A">
      <w:pPr>
        <w:spacing w:before="0"/>
      </w:pPr>
    </w:p>
    <w:p ns2:paraId="0C930DA4" ns2:textId="6325D253" w:rsidR="00012538" w:rsidRPr="002A4716" w:rsidRDefault="409DCB2A" w:rsidP="409DCB2A">
      <w:pPr>
        <w:spacing w:before="0"/>
      </w:pPr>
      <w:r w:rsidRPr="002A4716">
        <w:rPr>
          <w:color w:val="1F1F1F"/>
        </w:rPr>
        <w:t xml:space="preserve">Kaluvakuri, S., &amp; Peta, K. (2024). Assessment of the effect of fleet management software on operational performance. Journal of Industrial Engineering &amp; Management Research. </w:t>
      </w:r>
      <w:hyperlink ns7:id="rId88">
        <w:r w:rsidRPr="002A4716">
          <w:rPr>
            <w:rStyle w:val="Hyperlink"/>
            <w:color w:val="000000" w:themeColor="text1"/>
          </w:rPr>
          <w:t>https://jiemar.org/index.php/jiemar/article/download/619/482</w:t>
        </w:r>
      </w:hyperlink>
    </w:p>
    <w:p ns2:paraId="61F4B834" ns2:textId="5956E611" w:rsidR="00012538" w:rsidRPr="002A4716" w:rsidRDefault="00012538" w:rsidP="409DCB2A">
      <w:pPr>
        <w:spacing w:before="0"/>
      </w:pPr>
    </w:p>
    <w:p ns2:paraId="0E87D5B3" ns2:textId="4451C025" w:rsidR="00012538" w:rsidRPr="002A4716" w:rsidRDefault="409DCB2A" w:rsidP="409DCB2A">
      <w:pPr>
        <w:spacing w:before="0"/>
      </w:pPr>
      <w:r w:rsidRPr="002A4716">
        <w:rPr>
          <w:color w:val="1F1F1F"/>
        </w:rPr>
        <w:t xml:space="preserve">Lim, A., &amp; Tan, B. (2024). Efficient campus shuttle tracking and management mobile application for college campus. ALife Robotics, 18(1), 1-8. </w:t>
      </w:r>
      <w:hyperlink ns7:id="rId89">
        <w:r w:rsidRPr="002A4716">
          <w:rPr>
            <w:rStyle w:val="Hyperlink"/>
            <w:color w:val="000000" w:themeColor="text1"/>
          </w:rPr>
          <w:t>https://alife-robotics.co.jp/members2024/icarob/data/html/data/OS/OS18-1.pdf</w:t>
        </w:r>
      </w:hyperlink>
    </w:p>
    <w:p ns2:paraId="5BB09B57" ns2:textId="04AB8F57" w:rsidR="00012538" w:rsidRPr="002A4716" w:rsidRDefault="00012538" w:rsidP="409DCB2A">
      <w:pPr>
        <w:spacing w:before="0"/>
      </w:pPr>
    </w:p>
    <w:p ns2:paraId="53C89E90" ns2:textId="47A6D25D" w:rsidR="00012538" w:rsidRPr="002A4716" w:rsidRDefault="409DCB2A" w:rsidP="409DCB2A">
      <w:pPr>
        <w:spacing w:before="0"/>
      </w:pPr>
      <w:r w:rsidRPr="002A4716">
        <w:rPr>
          <w:color w:val="1F1F1F"/>
        </w:rPr>
        <w:t xml:space="preserve">Litman, T. (2024). Mobility management. Victoria Transport Policy Institute. </w:t>
      </w:r>
      <w:hyperlink ns7:id="rId90">
        <w:r w:rsidRPr="002A4716">
          <w:rPr>
            <w:rStyle w:val="Hyperlink"/>
            <w:color w:val="000000" w:themeColor="text1"/>
          </w:rPr>
          <w:t>https://transformative-mobility.org/wp-content/uploads/2024/01/GIZ_SUTP_SB2B_Mobility-Management_EN.pdf</w:t>
        </w:r>
      </w:hyperlink>
    </w:p>
    <w:p ns2:paraId="26AD444D" ns2:textId="2DB21633" w:rsidR="00012538" w:rsidRPr="002A4716" w:rsidRDefault="00012538" w:rsidP="409DCB2A">
      <w:pPr>
        <w:spacing w:before="0"/>
      </w:pPr>
    </w:p>
    <w:p ns2:paraId="7873BEC7" ns2:textId="7F10C1E0" w:rsidR="00012538" w:rsidRPr="002A4716" w:rsidRDefault="409DCB2A" w:rsidP="409DCB2A">
      <w:pPr>
        <w:spacing w:before="0"/>
      </w:pPr>
      <w:r w:rsidRPr="002A4716">
        <w:rPr>
          <w:color w:val="1F1F1F"/>
        </w:rPr>
        <w:lastRenderedPageBreak/>
        <w:t xml:space="preserve">Mac, T. T., Pham, N., &amp; Nguyen, H. (2024). The development of fleet management system for mobile robots delivering medicine in healthcare environments. Acta Polytechnica Hungarica, 21(9), 58-75. </w:t>
      </w:r>
      <w:hyperlink ns7:id="rId91">
        <w:r w:rsidRPr="002A4716">
          <w:rPr>
            <w:rStyle w:val="Hyperlink"/>
            <w:color w:val="000000" w:themeColor="text1"/>
          </w:rPr>
          <w:t>https://acta.uni-obuda.hu/Mac_Pham_Nguyen_149.pdf</w:t>
        </w:r>
      </w:hyperlink>
    </w:p>
    <w:p ns2:paraId="29B8F3CD" ns2:textId="1AE93BD7" w:rsidR="00012538" w:rsidRPr="002A4716" w:rsidRDefault="00012538" w:rsidP="409DCB2A">
      <w:pPr>
        <w:spacing w:before="0"/>
      </w:pPr>
    </w:p>
    <w:p ns2:paraId="6B34FCE1" ns2:textId="3769B692" w:rsidR="00012538" w:rsidRPr="002A4716" w:rsidRDefault="409DCB2A" w:rsidP="409DCB2A">
      <w:pPr>
        <w:spacing w:before="0"/>
      </w:pPr>
      <w:r w:rsidRPr="002A4716">
        <w:rPr>
          <w:color w:val="1F1F1F"/>
        </w:rPr>
        <w:t xml:space="preserve">Miron, R., Hulea, M., Muresan, V., Clitan, I., &amp; Rusu, A. (2025). Integrating Blockchain Technology into Mobility-as-a-Service Platforms for Smart Cities. Smart Cities, 8(1), 9. </w:t>
      </w:r>
      <w:hyperlink ns7:id="rId92">
        <w:r w:rsidRPr="002A4716">
          <w:rPr>
            <w:rStyle w:val="Hyperlink"/>
            <w:color w:val="000000" w:themeColor="text1"/>
          </w:rPr>
          <w:t>https://doi.org/10.3390/smartcities8010009</w:t>
        </w:r>
      </w:hyperlink>
    </w:p>
    <w:p ns2:paraId="34C3673C" ns2:textId="240B602E" w:rsidR="00012538" w:rsidRPr="002A4716" w:rsidRDefault="00012538" w:rsidP="409DCB2A">
      <w:pPr>
        <w:spacing w:before="0"/>
      </w:pPr>
    </w:p>
    <w:p ns2:paraId="6AC8E545" ns2:textId="036E17EB" w:rsidR="00012538" w:rsidRPr="002A4716" w:rsidRDefault="409DCB2A" w:rsidP="409DCB2A">
      <w:pPr>
        <w:spacing w:before="0"/>
      </w:pPr>
      <w:r w:rsidRPr="002A4716">
        <w:rPr>
          <w:color w:val="1F1F1F"/>
        </w:rPr>
        <w:t xml:space="preserve">National Center for Transportation Studies (NCTS) UP Diliman. (2024). The Public Transport Modernization </w:t>
      </w:r>
      <w:hyperlink ns7:id="rId93">
        <w:r w:rsidRPr="002A4716">
          <w:rPr>
            <w:rStyle w:val="Hyperlink"/>
            <w:color w:val="000000" w:themeColor="text1"/>
          </w:rPr>
          <w:t>https://ncts.upd.edu.ph/tssp/archives/2967</w:t>
        </w:r>
      </w:hyperlink>
    </w:p>
    <w:p ns2:paraId="7E2F0289" ns2:textId="09157E51" w:rsidR="00012538" w:rsidRPr="002A4716" w:rsidRDefault="00012538" w:rsidP="409DCB2A">
      <w:pPr>
        <w:spacing w:before="0"/>
      </w:pPr>
    </w:p>
    <w:p ns2:paraId="2586FCF7" ns2:textId="625E3EFF" w:rsidR="00012538" w:rsidRPr="002A4716" w:rsidRDefault="409DCB2A" w:rsidP="409DCB2A">
      <w:pPr>
        <w:spacing w:before="0"/>
      </w:pPr>
      <w:r w:rsidRPr="002A4716">
        <w:rPr>
          <w:color w:val="1F1F1F"/>
        </w:rPr>
        <w:t xml:space="preserve">Oladimeji, D., Gupta, K., Kose, N. A., Gundogan, K., Ge, L., &amp; Liang, F. (2023). Smart Transportation: An Overview of Technologies and Applications. Sensors, 23(8), 3880. </w:t>
      </w:r>
      <w:hyperlink ns7:id="rId94">
        <w:r w:rsidRPr="002A4716">
          <w:rPr>
            <w:rStyle w:val="Hyperlink"/>
            <w:color w:val="000000" w:themeColor="text1"/>
          </w:rPr>
          <w:t>https://doi.org/10.3390/s23083880</w:t>
        </w:r>
      </w:hyperlink>
    </w:p>
    <w:p ns2:paraId="4F2915AA" ns2:textId="6CC2117D" w:rsidR="00012538" w:rsidRPr="002A4716" w:rsidRDefault="00012538" w:rsidP="409DCB2A">
      <w:pPr>
        <w:spacing w:before="0"/>
      </w:pPr>
    </w:p>
    <w:p ns2:paraId="7D915708" ns2:textId="7DCF416B" w:rsidR="00012538" w:rsidRPr="002A4716" w:rsidRDefault="409DCB2A" w:rsidP="409DCB2A">
      <w:pPr>
        <w:spacing w:before="0"/>
      </w:pPr>
      <w:r w:rsidRPr="002A4716">
        <w:rPr>
          <w:color w:val="1F1F1F"/>
        </w:rPr>
        <w:t xml:space="preserve">Pagero. (2022, April 12). TMS solutions for SMEs: Transportation management FAQs. Pagero. </w:t>
      </w:r>
      <w:hyperlink ns7:id="rId95">
        <w:r w:rsidRPr="002A4716">
          <w:rPr>
            <w:rStyle w:val="Hyperlink"/>
            <w:color w:val="000000" w:themeColor="text1"/>
          </w:rPr>
          <w:t>https://www.pagero.com/blog/tms-solutions-for-smes</w:t>
        </w:r>
      </w:hyperlink>
    </w:p>
    <w:p ns2:paraId="2A73399C" ns2:textId="61E1B1B6" w:rsidR="00012538" w:rsidRPr="002A4716" w:rsidRDefault="00012538" w:rsidP="409DCB2A">
      <w:pPr>
        <w:spacing w:before="0"/>
      </w:pPr>
    </w:p>
    <w:p ns2:paraId="60CCE50D" ns2:textId="35865D26" w:rsidR="00012538" w:rsidRPr="002A4716" w:rsidRDefault="409DCB2A" w:rsidP="409DCB2A">
      <w:pPr>
        <w:spacing w:before="0"/>
      </w:pPr>
      <w:r w:rsidRPr="002A4716">
        <w:rPr>
          <w:color w:val="1F1F1F"/>
        </w:rPr>
        <w:lastRenderedPageBreak/>
        <w:t xml:space="preserve">PISTON. (2024, October 7). On World Day for Decent Work: PISTON demands decent work for Filipino transport workers amid Marcos Jr's modernization program, questionable EV push. PISTON Land Transport Coalition. </w:t>
      </w:r>
      <w:hyperlink ns7:id="rId96">
        <w:r w:rsidRPr="002A4716">
          <w:rPr>
            <w:rStyle w:val="Hyperlink"/>
            <w:color w:val="000000" w:themeColor="text1"/>
          </w:rPr>
          <w:t>https://pistonph.com/on-world-day-for-decent-work-piston-demands-decent-work-for-filipino-transport-workers-amid-marcos-jrs-modernization-program-questionable-ev-push/</w:t>
        </w:r>
      </w:hyperlink>
    </w:p>
    <w:p ns2:paraId="7C27B117" ns2:textId="316E3385" w:rsidR="00012538" w:rsidRPr="002A4716" w:rsidRDefault="00012538" w:rsidP="409DCB2A">
      <w:pPr>
        <w:spacing w:before="0"/>
      </w:pPr>
    </w:p>
    <w:p ns2:paraId="4CB275FE" ns2:textId="3C58F57A" w:rsidR="00012538" w:rsidRPr="002A4716" w:rsidRDefault="409DCB2A" w:rsidP="409DCB2A">
      <w:pPr>
        <w:spacing w:before="0"/>
      </w:pPr>
      <w:r w:rsidRPr="002A4716">
        <w:rPr>
          <w:color w:val="1F1F1F"/>
        </w:rPr>
        <w:t xml:space="preserve">Pressman, R. S., &amp; Maxim, B. R. (2020). Software engineering: A practitioner's approach (9th ed.). McGraw-Hill Education. </w:t>
      </w:r>
      <w:hyperlink ns7:id="rId97">
        <w:r w:rsidRPr="002A4716">
          <w:rPr>
            <w:rStyle w:val="Hyperlink"/>
            <w:color w:val="000000" w:themeColor="text1"/>
          </w:rPr>
          <w:t>https://www.researchgate.net/publication/365946272_Software_Engineering_A_Practitioner%27s_Approach_9_th_Edition</w:t>
        </w:r>
      </w:hyperlink>
    </w:p>
    <w:p ns2:paraId="01A61F7F" ns2:textId="130A7B07" w:rsidR="00012538" w:rsidRPr="002A4716" w:rsidRDefault="00012538" w:rsidP="409DCB2A">
      <w:pPr>
        <w:spacing w:before="0"/>
      </w:pPr>
    </w:p>
    <w:p ns2:paraId="3783B483" ns2:textId="270F1F60" w:rsidR="00012538" w:rsidRPr="002A4716" w:rsidRDefault="409DCB2A" w:rsidP="409DCB2A">
      <w:pPr>
        <w:spacing w:before="0"/>
      </w:pPr>
      <w:r w:rsidRPr="002A4716">
        <w:rPr>
          <w:color w:val="1F1F1F"/>
        </w:rPr>
        <w:t xml:space="preserve">Reynoso, M. M., et al. (2025). RFID-based attendance monitoring system with SMS notification and data analytics. IIARI Online Books. </w:t>
      </w:r>
      <w:hyperlink ns7:id="rId98">
        <w:r w:rsidRPr="002A4716">
          <w:rPr>
            <w:rStyle w:val="Hyperlink"/>
            <w:color w:val="000000" w:themeColor="text1"/>
          </w:rPr>
          <w:t>https://iiari.org/online_book/information-technology-cross-platform-application-and-development/rfid-based-attendance-monitoring-system-with-sms-notification-and-data-analytics/</w:t>
        </w:r>
      </w:hyperlink>
    </w:p>
    <w:p ns2:paraId="58A3FDEF" ns2:textId="417781A2" w:rsidR="00012538" w:rsidRPr="002A4716" w:rsidRDefault="00012538" w:rsidP="409DCB2A">
      <w:pPr>
        <w:spacing w:before="0"/>
      </w:pPr>
    </w:p>
    <w:p ns2:paraId="0D6BAAE4" ns2:textId="05848089" w:rsidR="00012538" w:rsidRPr="002A4716" w:rsidRDefault="409DCB2A" w:rsidP="409DCB2A">
      <w:pPr>
        <w:spacing w:before="0"/>
      </w:pPr>
      <w:r w:rsidRPr="002A4716">
        <w:rPr>
          <w:color w:val="1F1F1F"/>
        </w:rPr>
        <w:lastRenderedPageBreak/>
        <w:t xml:space="preserve">Saloma, C. A. (2025). An analysis of smart city development frameworks. UP Center for Integrative and Development Studies. </w:t>
      </w:r>
      <w:hyperlink ns7:id="rId99">
        <w:r w:rsidRPr="002A4716">
          <w:rPr>
            <w:rStyle w:val="Hyperlink"/>
            <w:color w:val="000000" w:themeColor="text1"/>
          </w:rPr>
          <w:t>https://cids.up.edu.ph/wp-content/uploads/2025/08/An-Analysis-of-Smart-City-Development-Frameworks.pdf</w:t>
        </w:r>
      </w:hyperlink>
    </w:p>
    <w:p ns2:paraId="6769C96E" ns2:textId="25753687" w:rsidR="00012538" w:rsidRPr="002A4716" w:rsidRDefault="00012538" w:rsidP="409DCB2A">
      <w:pPr>
        <w:spacing w:before="0"/>
      </w:pPr>
    </w:p>
    <w:p ns2:paraId="30850170" ns2:textId="3EC0ADAC" w:rsidR="00012538" w:rsidRPr="002A4716" w:rsidRDefault="409DCB2A" w:rsidP="409DCB2A">
      <w:pPr>
        <w:spacing w:before="0"/>
      </w:pPr>
      <w:r w:rsidRPr="002A4716">
        <w:rPr>
          <w:color w:val="1F1F1F"/>
        </w:rPr>
        <w:t xml:space="preserve">Santos, M., &amp; Reyes, P. (2024). E-BIODEV: A systematized barangay attendance monitoring system. International Journal for Research Trends and Innovation, 9(11), 34-40. </w:t>
      </w:r>
      <w:hyperlink ns7:id="rId100">
        <w:r w:rsidRPr="002A4716">
          <w:rPr>
            <w:rStyle w:val="Hyperlink"/>
            <w:color w:val="000000" w:themeColor="text1"/>
          </w:rPr>
          <w:t>https://www.ijrti.org/papers/IJRTI2411004.pdf</w:t>
        </w:r>
      </w:hyperlink>
    </w:p>
    <w:p ns2:paraId="257550E2" ns2:textId="3C960144" w:rsidR="00012538" w:rsidRPr="002A4716" w:rsidRDefault="00012538" w:rsidP="409DCB2A">
      <w:pPr>
        <w:spacing w:before="0"/>
      </w:pPr>
    </w:p>
    <w:p ns2:paraId="0B7631E4" ns2:textId="135C999B" w:rsidR="00012538" w:rsidRPr="002A4716" w:rsidRDefault="409DCB2A" w:rsidP="409DCB2A">
      <w:pPr>
        <w:spacing w:before="0"/>
      </w:pPr>
      <w:r w:rsidRPr="002A4716">
        <w:rPr>
          <w:color w:val="1F1F1F"/>
        </w:rPr>
        <w:t xml:space="preserve">Sommerville, I. (2021). Software engineering (11th ed.). Pearson. </w:t>
      </w:r>
      <w:hyperlink ns7:id="rId101">
        <w:r w:rsidRPr="002A4716">
          <w:rPr>
            <w:rStyle w:val="Hyperlink"/>
            <w:color w:val="000000" w:themeColor="text1"/>
          </w:rPr>
          <w:t>https://www.pearson.com/nl/en_NL/higher-education/subject-catalogue/computer-science/Sommerville-Engineering-Software-Products-An-Introduction-to-Modern-Software-Engineering.html</w:t>
        </w:r>
      </w:hyperlink>
    </w:p>
    <w:p ns2:paraId="31A9043C" ns2:textId="6BC4B03C" w:rsidR="00012538" w:rsidRPr="002A4716" w:rsidRDefault="00012538" w:rsidP="409DCB2A">
      <w:pPr>
        <w:spacing w:before="0"/>
      </w:pPr>
    </w:p>
    <w:p ns2:paraId="1257C892" ns2:textId="13AF97C8" w:rsidR="00012538" w:rsidRPr="002A4716" w:rsidRDefault="409DCB2A" w:rsidP="409DCB2A">
      <w:pPr>
        <w:spacing w:before="0"/>
      </w:pPr>
      <w:r w:rsidRPr="002A4716">
        <w:rPr>
          <w:color w:val="1F1F1F"/>
        </w:rPr>
        <w:t xml:space="preserve">Sumampong, C. J., Sumampong, C. D., Paler, J. S., Prospero, A., Pineda, J. L., Borras, C., &amp; Jayoma, R. R. B. (2026). Impact of shuttle service on employee retention and operational efficiency. Ascendens Asia Singapore – Bestlink College of the Philippines Journal of Multidisciplinary Research, 7(1). </w:t>
      </w:r>
      <w:hyperlink ns7:id="rId102">
        <w:r w:rsidRPr="002A4716">
          <w:rPr>
            <w:rStyle w:val="Hyperlink"/>
            <w:color w:val="000000" w:themeColor="text1"/>
          </w:rPr>
          <w:t>https://ojs.aaresearchindex.com/index.php/aasgbcpjmra/article/view/15580</w:t>
        </w:r>
      </w:hyperlink>
    </w:p>
    <w:p ns2:paraId="320BA541" ns2:textId="3A70D89E" w:rsidR="00012538" w:rsidRPr="002A4716" w:rsidRDefault="00012538" w:rsidP="409DCB2A">
      <w:pPr>
        <w:spacing w:before="0"/>
      </w:pPr>
    </w:p>
    <w:p ns2:paraId="01A098FD" ns2:textId="6401CA63" w:rsidR="00012538" w:rsidRPr="002A4716" w:rsidRDefault="409DCB2A" w:rsidP="409DCB2A">
      <w:pPr>
        <w:spacing w:before="0"/>
      </w:pPr>
      <w:r w:rsidRPr="002A4716">
        <w:rPr>
          <w:color w:val="1F1F1F"/>
        </w:rPr>
        <w:t xml:space="preserve">Supabase Open Source. (2023). Supabase Documentation: The Open Source Firebase Alternative. </w:t>
      </w:r>
      <w:hyperlink ns7:id="rId103">
        <w:r w:rsidRPr="002A4716">
          <w:rPr>
            <w:rStyle w:val="Hyperlink"/>
            <w:color w:val="000000" w:themeColor="text1"/>
          </w:rPr>
          <w:t>https://supabase.com/docs</w:t>
        </w:r>
      </w:hyperlink>
    </w:p>
    <w:p ns2:paraId="4745A7A7" ns2:textId="20EC64AD" w:rsidR="00012538" w:rsidRPr="002A4716" w:rsidRDefault="00012538" w:rsidP="409DCB2A">
      <w:pPr>
        <w:spacing w:before="0"/>
      </w:pPr>
    </w:p>
    <w:p ns2:paraId="4AB04E6F" ns2:textId="1FA206B6" w:rsidR="00012538" w:rsidRPr="002A4716" w:rsidRDefault="409DCB2A" w:rsidP="409DCB2A">
      <w:pPr>
        <w:spacing w:before="0"/>
      </w:pPr>
      <w:r w:rsidRPr="002A4716">
        <w:rPr>
          <w:color w:val="1F1F1F"/>
        </w:rPr>
        <w:t xml:space="preserve">Sy, C. L., &amp; Regidor, J. R. F. (2024). An assessment of the effectiveness of the Quezon City bus service based on users' satisfaction. University of the Philippines Diliman. </w:t>
      </w:r>
      <w:hyperlink ns7:id="rId104">
        <w:r w:rsidRPr="002A4716">
          <w:rPr>
            <w:rStyle w:val="Hyperlink"/>
            <w:color w:val="000000" w:themeColor="text1"/>
          </w:rPr>
          <w:t>https://ncts.upd.edu.ph/tssp/wp-content/uploads/2024/12/TSSP-2024-31-Revised-Paper.pdf</w:t>
        </w:r>
      </w:hyperlink>
    </w:p>
    <w:p ns2:paraId="24E82460" ns2:textId="60F4C5C8" w:rsidR="00012538" w:rsidRPr="002A4716" w:rsidRDefault="00012538" w:rsidP="409DCB2A">
      <w:pPr>
        <w:spacing w:before="0"/>
      </w:pPr>
    </w:p>
    <w:p ns2:paraId="4F9BA22D" ns2:textId="15F7FFFF" w:rsidR="00012538" w:rsidRPr="002A4716" w:rsidRDefault="409DCB2A" w:rsidP="409DCB2A">
      <w:pPr>
        <w:spacing w:before="0"/>
      </w:pPr>
      <w:r w:rsidRPr="002A4716">
        <w:rPr>
          <w:color w:val="1F1F1F"/>
        </w:rPr>
        <w:t xml:space="preserve">Turoń, K. (2023). Car-Sharing Systems in Smart Cities: A Review of the Most Important Issues Related to the Functioning of the Systems in Light of the Scientific Research. Smart Cities, 6(2), 796-808. </w:t>
      </w:r>
      <w:hyperlink ns7:id="rId105">
        <w:r w:rsidRPr="002A4716">
          <w:rPr>
            <w:rStyle w:val="Hyperlink"/>
            <w:color w:val="000000" w:themeColor="text1"/>
          </w:rPr>
          <w:t>https://doi.org/10.3390/smartcities6020038</w:t>
        </w:r>
      </w:hyperlink>
    </w:p>
    <w:p ns2:paraId="11E4C500" ns2:textId="0096F21E" w:rsidR="00012538" w:rsidRPr="002A4716" w:rsidRDefault="00012538" w:rsidP="409DCB2A">
      <w:pPr>
        <w:spacing w:before="0"/>
      </w:pPr>
    </w:p>
    <w:p ns2:paraId="02E39FE4" ns2:textId="5F118F2B" w:rsidR="00012538" w:rsidRPr="002A4716" w:rsidRDefault="409DCB2A" w:rsidP="409DCB2A">
      <w:pPr>
        <w:spacing w:before="0"/>
      </w:pPr>
      <w:r w:rsidRPr="002A4716">
        <w:rPr>
          <w:color w:val="1F1F1F"/>
        </w:rPr>
        <w:t xml:space="preserve">Valacich, J. S., &amp; George, J. F. (2020). Modern systems analysis and design (9th ed.). Pearson. </w:t>
      </w:r>
      <w:hyperlink ns7:id="rId106">
        <w:r w:rsidRPr="002A4716">
          <w:rPr>
            <w:rStyle w:val="Hyperlink"/>
            <w:color w:val="000000" w:themeColor="text1"/>
          </w:rPr>
          <w:t>https://www.google.com/url?sa=t&amp;rct=j&amp;q=&amp;esrc=s&amp;source=web&amp;cd=&amp;ved=2ahUKEwjPle6pn7aTAxViZvUHHRGFAC4QFnoECBsQAQ&amp;url=http%3A%2F%2F103.203.175.90%3A81%2FfdScript%2FRootOfEBooks%2FE%2520Book%25</w:t>
        </w:r>
        <w:r w:rsidRPr="002A4716">
          <w:rPr>
            <w:rStyle w:val="Hyperlink"/>
            <w:color w:val="000000" w:themeColor="text1"/>
          </w:rPr>
          <w:lastRenderedPageBreak/>
          <w:t>20collection%2520-%25202024%2FECE%2FModern_Systems_Analysis_and_Design%2C_Global_E</w:t>
        </w:r>
      </w:hyperlink>
      <w:r w:rsidRPr="002A4716">
        <w:rPr>
          <w:color w:val="1F1F1F"/>
        </w:rPr>
        <w:t xml:space="preserve"> dition%2C_9th_Edition.pdf&amp;usg=AOvVaw2qQdyDs6MiYb1eE8NNYgLo&amp;opi=89978449</w:t>
      </w:r>
    </w:p>
    <w:p ns2:paraId="041AAB0E" ns2:textId="7F7045A2" w:rsidR="00012538" w:rsidRPr="002A4716" w:rsidRDefault="00012538" w:rsidP="409DCB2A">
      <w:pPr>
        <w:spacing w:before="0"/>
      </w:pPr>
    </w:p>
    <w:p ns2:paraId="46E8309E" ns2:textId="4FDC5CFC" w:rsidR="00012538" w:rsidRPr="002A4716" w:rsidRDefault="409DCB2A" w:rsidP="409DCB2A">
      <w:pPr>
        <w:spacing w:before="0"/>
      </w:pPr>
      <w:r w:rsidRPr="002A4716">
        <w:rPr>
          <w:color w:val="1F1F1F"/>
        </w:rPr>
        <w:t xml:space="preserve">Wang, Y., &amp; Li, X. (2021). Association between commute duration and sickness absence in the context of China: Mechanism and heterogeneous effects. Frontiers in Public Health, 9, 611162. </w:t>
      </w:r>
      <w:hyperlink ns7:id="rId107">
        <w:r w:rsidRPr="002A4716">
          <w:rPr>
            <w:rStyle w:val="Hyperlink"/>
            <w:color w:val="000000" w:themeColor="text1"/>
          </w:rPr>
          <w:t>https://doi.org/10.3389/fpubh.2021.61116</w:t>
        </w:r>
      </w:hyperlink>
    </w:p>
    <w:p ns2:paraId="46666C76" ns2:textId="7328E81F" w:rsidR="00012538" w:rsidRPr="002A4716" w:rsidRDefault="00012538" w:rsidP="409DCB2A">
      <w:pPr>
        <w:spacing w:before="0"/>
      </w:pPr>
    </w:p>
    <w:p ns2:paraId="066BAE46" ns2:textId="462D6A27" w:rsidR="00012538" w:rsidRPr="002A4716" w:rsidRDefault="409DCB2A" w:rsidP="409DCB2A">
      <w:pPr>
        <w:spacing w:before="0"/>
      </w:pPr>
      <w:r w:rsidRPr="002A4716">
        <w:rPr>
          <w:color w:val="1F1F1F"/>
        </w:rPr>
        <w:t xml:space="preserve">Zhai, Y. (2024). The impact of intelligent transportation technology on the operational efficiency of public transportation enterprises. Academic Journal of Science and Technology. </w:t>
      </w:r>
      <w:hyperlink ns7:id="rId108">
        <w:r w:rsidRPr="002A4716">
          <w:rPr>
            <w:rStyle w:val="Hyperlink"/>
            <w:color w:val="000000" w:themeColor="text1"/>
          </w:rPr>
          <w:t>https://www.researchgate.net/publication/384880731_The_Impact_of_Intelligent_Transportation_Technology_on_The_Operational_Efficiency_of_Public_Transportation_Enterprises</w:t>
        </w:r>
      </w:hyperlink>
    </w:p>
    <w:p ns2:paraId="5DAE82AC" ns2:textId="034351B1" w:rsidR="00012538" w:rsidRPr="002A4716" w:rsidRDefault="00012538" w:rsidP="409DCB2A">
      <w:pPr>
        <w:spacing w:before="0"/>
      </w:pPr>
    </w:p>
    <w:p ns2:paraId="0A232345" ns2:textId="0D409295" w:rsidR="00012538" w:rsidRPr="002A4716" w:rsidRDefault="409DCB2A" w:rsidP="409DCB2A">
      <w:pPr>
        <w:spacing w:before="0"/>
      </w:pPr>
      <w:r w:rsidRPr="002A4716">
        <w:rPr>
          <w:color w:val="1F1F1F"/>
        </w:rPr>
        <w:t xml:space="preserve">Zulueta, T. M. T., Ong, A. K. S., German, J. D., Gumasing, M. J. J., &amp; Chico, J. C. D. (2024). Implications of the Progression to Sustainable Public </w:t>
      </w:r>
      <w:r w:rsidRPr="002A4716">
        <w:rPr>
          <w:color w:val="1F1F1F"/>
        </w:rPr>
        <w:lastRenderedPageBreak/>
        <w:t xml:space="preserve">Transportation: An Insight into Modern Jeepney Shift from the Philippines. Sustainability, 16(10), 3912. </w:t>
      </w:r>
      <w:hyperlink ns7:id="rId109">
        <w:r w:rsidRPr="002A4716">
          <w:rPr>
            <w:rStyle w:val="Hyperlink"/>
            <w:color w:val="000000" w:themeColor="text1"/>
          </w:rPr>
          <w:t>https://doi.org/10.3390/su16103912</w:t>
        </w:r>
      </w:hyperlink>
    </w:p>
    <w:p ns2:paraId="6F765E25" ns2:textId="1CCFA127" w:rsidR="00012538" w:rsidRPr="002A4716" w:rsidRDefault="00012538" w:rsidP="409DCB2A">
      <w:pPr>
        <w:spacing w:before="0"/>
      </w:pPr>
    </w:p>
    <w:p ns2:paraId="6EBFC8D3" ns2:textId="64B6FB5E" w:rsidR="00012538" w:rsidRPr="002A4716" w:rsidRDefault="409DCB2A" w:rsidP="409DCB2A">
      <w:pPr>
        <w:spacing w:before="0"/>
      </w:pPr>
      <w:r w:rsidRPr="002A4716">
        <w:rPr>
          <w:color w:val="1F1F1F"/>
        </w:rPr>
        <w:t xml:space="preserve">Zulueta, T. M. T., Ong, A. K. S., Germar, J. D., Gumasing, M. J. J., &amp; Castillo, J. C. D. (2024). Implications of the Progression to Sustainable Public Transportation: An Insight into Modern Jeepney Shift from the Philippines. Sustainability, 16(10), 3912. </w:t>
      </w:r>
      <w:hyperlink ns7:id="rId110">
        <w:r w:rsidRPr="002A4716">
          <w:rPr>
            <w:rStyle w:val="Hyperlink"/>
            <w:color w:val="000000" w:themeColor="text1"/>
          </w:rPr>
          <w:t>https://doi.org/10.3390/su16103912</w:t>
        </w:r>
      </w:hyperlink>
    </w:p>
    <w:p ns2:paraId="417E48EE" ns2:textId="5ADAA831" w:rsidR="00012538" w:rsidRPr="002A4716" w:rsidRDefault="00012538" w:rsidP="409DCB2A"/>
    <w:p ns2:paraId="5D1846CE" ns2:textId="04C458C7" w:rsidR="00012538" w:rsidRPr="002A4716" w:rsidRDefault="00012538" w:rsidP="3DDC65A2">
      <w:pPr>
        <w:spacing w:after="240"/>
        <w:ind w:firstLine="0"/>
      </w:pPr>
    </w:p>
    <w:p ns2:paraId="18121AC8" ns2:textId="3B82226C" w:rsidR="00012538" w:rsidRPr="002A4716" w:rsidRDefault="00012538" w:rsidP="3DDC65A2">
      <w:pPr>
        <w:spacing w:after="240"/>
        <w:ind w:firstLine="0"/>
      </w:pPr>
    </w:p>
    <w:p ns2:paraId="0F34936B" ns2:textId="7C0EC987" w:rsidR="00012538" w:rsidRPr="002A4716" w:rsidRDefault="00012538" w:rsidP="3DDC65A2">
      <w:pPr>
        <w:spacing w:after="240"/>
        <w:ind w:firstLine="0"/>
      </w:pPr>
    </w:p>
    <w:p ns2:paraId="2422BA4B" ns2:textId="1279E045" w:rsidR="00012538" w:rsidRPr="002A4716" w:rsidRDefault="00012538" w:rsidP="3DDC65A2">
      <w:pPr>
        <w:spacing w:after="240"/>
        <w:ind w:firstLine="0"/>
      </w:pPr>
    </w:p>
    <w:p ns2:paraId="568F3B0A" ns2:textId="22412A9E" w:rsidR="00012538" w:rsidRPr="002A4716" w:rsidRDefault="00012538" w:rsidP="3DDC65A2">
      <w:pPr>
        <w:spacing w:after="240"/>
        <w:ind w:firstLine="0"/>
      </w:pPr>
    </w:p>
    <w:p ns2:paraId="6B3ABD23" ns2:textId="4DAAA2CF" w:rsidR="25710B19" w:rsidRDefault="25710B19" w:rsidP="25710B19">
      <w:pPr>
        <w:spacing w:after="240"/>
        <w:ind w:firstLine="0"/>
      </w:pPr>
    </w:p>
    <w:p ns2:paraId="16ED1669" ns2:textId="6A3A2971" w:rsidR="23876F76" w:rsidRDefault="23876F76" w:rsidP="23876F76">
      <w:pPr>
        <w:spacing w:after="240"/>
        <w:ind w:firstLine="0"/>
      </w:pPr>
    </w:p>
    <w:p ns2:paraId="39420E4D" ns2:textId="1C867D88" w:rsidR="23876F76" w:rsidRDefault="23876F76" w:rsidP="23876F76">
      <w:pPr>
        <w:spacing w:after="240"/>
        <w:ind w:firstLine="0"/>
      </w:pPr>
    </w:p>
    <w:p ns2:paraId="12CD54F8" ns2:textId="18055454" w:rsidR="23876F76" w:rsidRDefault="23876F76" w:rsidP="23876F76">
      <w:pPr>
        <w:spacing w:after="240"/>
        <w:ind w:firstLine="0"/>
      </w:pPr>
    </w:p>
    <w:p ns2:paraId="67FE00A5" ns2:textId="6B1317D3" w:rsidR="00012538" w:rsidRPr="002A4716" w:rsidRDefault="409DCB2A" w:rsidP="409DCB2A">
      <w:pPr>
        <w:spacing w:after="240"/>
        <w:ind w:firstLine="0"/>
        <w:jc w:val="center"/>
        <w:rPr>
          <w:b/>
        </w:rPr>
      </w:pPr>
      <w:r w:rsidRPr="002A4716">
        <w:rPr>
          <w:b/>
          <w:bCs/>
        </w:rPr>
        <w:t>APPENDECIES</w:t>
      </w:r>
      <w:r w:rsidR="3DDC65A2" w:rsidRPr="002A4716">
        <w:br/>
      </w:r>
    </w:p>
    <w:p ns2:paraId="3940E114" ns2:textId="16F1A06F" w:rsidR="409DCB2A" w:rsidRPr="002A4716" w:rsidRDefault="5D7A4EEF" w:rsidP="409DCB2A">
      <w:pPr>
        <w:jc w:val="left"/>
      </w:pPr>
      <w:r w:rsidRPr="5D7A4EEF">
        <w:rPr>
          <w:b/>
          <w:bCs/>
        </w:rPr>
        <w:t xml:space="preserve">Appendix A: SURVEY QUESTIONARE FOR </w:t>
      </w:r>
      <w:r w:rsidR="7DFAADEB" w:rsidRPr="7DFAADEB">
        <w:rPr>
          <w:b/>
          <w:bCs/>
        </w:rPr>
        <w:t>EXPERTS</w:t>
      </w:r>
    </w:p>
    <w:p ns2:paraId="5BF40995" ns2:textId="000E862B" w:rsidR="409DCB2A" w:rsidRPr="002A4716" w:rsidRDefault="7DFAADEB" w:rsidP="409DCB2A">
      <w:pPr>
        <w:jc w:val="left"/>
      </w:pPr>
      <w:r w:rsidRPr="7DFAADEB">
        <w:rPr>
          <w:b/>
          <w:bCs/>
        </w:rPr>
        <w:t>Appendix B: SURVEY QUESTIONARE FOR END-USERS</w:t>
      </w:r>
    </w:p>
    <w:p ns2:paraId="3A31217D" ns2:textId="556FC010" w:rsidR="409DCB2A" w:rsidRPr="002A4716" w:rsidRDefault="409DCB2A" w:rsidP="409DCB2A">
      <w:pPr>
        <w:jc w:val="left"/>
      </w:pPr>
      <w:r w:rsidRPr="7DFAADEB">
        <w:rPr>
          <w:b/>
        </w:rPr>
        <w:t>Appendix C</w:t>
      </w:r>
      <w:r w:rsidR="5CBE6F4A" w:rsidRPr="5CBE6F4A">
        <w:rPr>
          <w:b/>
          <w:bCs/>
        </w:rPr>
        <w:t>: APPROVED LETTER</w:t>
      </w:r>
    </w:p>
    <w:p ns2:paraId="2EB2820E" ns2:textId="04F41FD6" w:rsidR="409DCB2A" w:rsidRPr="002A4716" w:rsidRDefault="0C995756" w:rsidP="409DCB2A">
      <w:pPr>
        <w:jc w:val="left"/>
      </w:pPr>
      <w:r w:rsidRPr="0C995756">
        <w:rPr>
          <w:b/>
          <w:bCs/>
        </w:rPr>
        <w:t>Appendix D: CLIENT ACCEPTANCE LETTER</w:t>
      </w:r>
    </w:p>
    <w:p ns2:paraId="06B5FE36" ns2:textId="2A25779B" w:rsidR="409DCB2A" w:rsidRPr="002A4716" w:rsidRDefault="409DCB2A" w:rsidP="409DCB2A">
      <w:pPr>
        <w:jc w:val="left"/>
      </w:pPr>
      <w:r w:rsidRPr="0C995756">
        <w:rPr>
          <w:b/>
        </w:rPr>
        <w:t xml:space="preserve">Appendix E: </w:t>
      </w:r>
      <w:r w:rsidR="0C995756" w:rsidRPr="0C995756">
        <w:rPr>
          <w:b/>
          <w:bCs/>
        </w:rPr>
        <w:t>ACCEPTANCE FORM</w:t>
      </w:r>
    </w:p>
    <w:p ns2:paraId="381435C6" ns2:textId="5EC64913" w:rsidR="409DCB2A" w:rsidRPr="002A4716" w:rsidRDefault="0C995756" w:rsidP="409DCB2A">
      <w:pPr>
        <w:jc w:val="left"/>
      </w:pPr>
      <w:r w:rsidRPr="0C995756">
        <w:rPr>
          <w:b/>
          <w:bCs/>
        </w:rPr>
        <w:t xml:space="preserve">Appendix F: </w:t>
      </w:r>
      <w:r w:rsidR="53159F59" w:rsidRPr="53159F59">
        <w:rPr>
          <w:b/>
          <w:bCs/>
        </w:rPr>
        <w:t>ENDORSEMENT FORM</w:t>
      </w:r>
    </w:p>
    <w:p ns2:paraId="50575B28" ns2:textId="101C11EF" w:rsidR="409DCB2A" w:rsidRPr="002A4716" w:rsidRDefault="53159F59" w:rsidP="409DCB2A">
      <w:pPr>
        <w:jc w:val="left"/>
      </w:pPr>
      <w:r w:rsidRPr="53159F59">
        <w:rPr>
          <w:b/>
          <w:bCs/>
        </w:rPr>
        <w:t xml:space="preserve">Appendix G: MAINTENANCE </w:t>
      </w:r>
      <w:r w:rsidR="41800B2E" w:rsidRPr="41800B2E">
        <w:rPr>
          <w:b/>
          <w:bCs/>
        </w:rPr>
        <w:t>COST</w:t>
      </w:r>
    </w:p>
    <w:p ns2:paraId="0AD179FF" ns2:textId="1C9760EE" w:rsidR="738BF686" w:rsidRDefault="738BF686" w:rsidP="738BF686">
      <w:pPr>
        <w:jc w:val="left"/>
      </w:pPr>
      <w:r w:rsidRPr="738BF686">
        <w:rPr>
          <w:b/>
          <w:bCs/>
        </w:rPr>
        <w:t>Appendix H:</w:t>
      </w:r>
      <w:r w:rsidR="3D5AECBE" w:rsidRPr="3D5AECBE">
        <w:rPr>
          <w:b/>
          <w:bCs/>
        </w:rPr>
        <w:t xml:space="preserve"> EXPENDITURES</w:t>
      </w:r>
    </w:p>
    <w:p ns2:paraId="4160DEAF" ns2:textId="688CC7D2" w:rsidR="3D5AECBE" w:rsidRDefault="3D5AECBE" w:rsidP="3D5AECBE">
      <w:pPr>
        <w:jc w:val="left"/>
      </w:pPr>
      <w:r w:rsidRPr="59DE7E0D">
        <w:rPr>
          <w:b/>
          <w:bCs/>
        </w:rPr>
        <w:t>A</w:t>
      </w:r>
      <w:r w:rsidR="03DF0AAE" w:rsidRPr="59DE7E0D">
        <w:rPr>
          <w:b/>
          <w:bCs/>
        </w:rPr>
        <w:t>ppendix I: WORKPLAN/TIMEFRAME</w:t>
      </w:r>
    </w:p>
    <w:p ns2:paraId="15EFD9CA" ns2:textId="3A3A0828" w:rsidR="03DF0AAE" w:rsidRDefault="03DF0AAE" w:rsidP="41E72507">
      <w:pPr>
        <w:jc w:val="left"/>
        <w:rPr>
          <w:b/>
        </w:rPr>
      </w:pPr>
      <w:r w:rsidRPr="145B8460">
        <w:rPr>
          <w:b/>
          <w:bCs/>
        </w:rPr>
        <w:t>Appendix J:</w:t>
      </w:r>
      <w:r w:rsidR="53885A80" w:rsidRPr="145B8460">
        <w:rPr>
          <w:b/>
          <w:bCs/>
        </w:rPr>
        <w:t xml:space="preserve"> CV </w:t>
      </w:r>
      <w:r w:rsidR="6B5F3F54" w:rsidRPr="145B8460">
        <w:rPr>
          <w:b/>
          <w:bCs/>
        </w:rPr>
        <w:t xml:space="preserve">OF EXTERNAL </w:t>
      </w:r>
      <w:r w:rsidR="53885A80" w:rsidRPr="145B8460">
        <w:rPr>
          <w:b/>
          <w:bCs/>
        </w:rPr>
        <w:t>EXPERTS</w:t>
      </w:r>
    </w:p>
    <w:p ns2:paraId="63C293FC" ns2:textId="1A40F60B" w:rsidR="03DF0AAE" w:rsidRDefault="03DF0AAE" w:rsidP="41E72507">
      <w:pPr>
        <w:jc w:val="left"/>
      </w:pPr>
      <w:r w:rsidRPr="41E72507">
        <w:rPr>
          <w:b/>
          <w:bCs/>
        </w:rPr>
        <w:lastRenderedPageBreak/>
        <w:t>Appendix K:</w:t>
      </w:r>
      <w:r w:rsidR="5B860A46" w:rsidRPr="145B8460">
        <w:rPr>
          <w:b/>
          <w:bCs/>
        </w:rPr>
        <w:t xml:space="preserve"> CV OF DEVELOPERS</w:t>
      </w:r>
    </w:p>
    <w:p ns2:paraId="2BC1E51A" ns2:textId="62684477" w:rsidR="409DCB2A" w:rsidRPr="002A4716" w:rsidRDefault="409DCB2A" w:rsidP="409DCB2A">
      <w:pPr>
        <w:jc w:val="left"/>
        <w:rPr>
          <w:b/>
          <w:bCs/>
          <w:szCs w:val="26"/>
        </w:rPr>
      </w:pPr>
    </w:p>
    <w:p ns2:paraId="2F44F0C7" ns2:textId="64E9CD6C" w:rsidR="409DCB2A" w:rsidRPr="002A4716" w:rsidRDefault="55BFDD50" w:rsidP="409DCB2A">
      <w:pPr>
        <w:jc w:val="left"/>
      </w:pPr>
      <w:r w:rsidRPr="41E93E22">
        <w:rPr>
          <w:b/>
          <w:bCs/>
        </w:rPr>
        <w:t>Appendix A: SURVEY</w:t>
      </w:r>
      <w:r w:rsidRPr="47B74593">
        <w:rPr>
          <w:b/>
          <w:bCs/>
        </w:rPr>
        <w:t xml:space="preserve"> QUESTIONARE FOR IT EXPERTS</w:t>
      </w:r>
    </w:p>
    <w:p ns2:paraId="08262D63" ns2:textId="124E6BCF" w:rsidR="409DCB2A" w:rsidRPr="002A4716" w:rsidRDefault="7F817E10" w:rsidP="47B74593">
      <w:pPr>
        <w:jc w:val="left"/>
        <w:rPr>
          <w:b/>
          <w:bCs/>
        </w:rPr>
      </w:pPr>
      <w:r>
        <w:rPr>
          <w:noProof/>
        </w:rPr>
        <w:drawing>
          <ns3:inline distT="0" distB="0" distL="0" distR="0" ns4:anchorId="721BDF73" ns4:editId="178F066F">
            <ns3:extent cx="3876675" cy="5486400"/>
            <ns3:effectExtent l="0" t="0" r="0" b="0"/>
            <ns3:docPr id="989009727" name="drawing"/>
            <ns3:cNvGraphicFramePr>
              <ns5:graphicFrameLocks noChangeAspect="1"/>
            </ns3:cNvGraphicFramePr>
            <ns5:graphic>
              <ns5:graphicData uri="http://schemas.openxmlformats.org/drawingml/2006/picture">
                <ns6:pic>
                  <ns6:nvPicPr>
                    <ns6:cNvPr id="989009727" name="Picture 989009727"/>
                    <ns6:cNvPicPr/>
                  </ns6:nvPicPr>
                  <ns6:blipFill>
                    <ns5:blip ns7:embed="rId111">
                      <ns5:extLst>
                        <ns5:ext uri="{28A0092B-C50C-407E-A947-70E740481C1C}">
                          <ns8:useLocalDpi/>
                        </ns5:ext>
                      </ns5:extLst>
                    </ns5:blip>
                    <ns5:stretch>
                      <ns5:fillRect/>
                    </ns5:stretch>
                  </ns6:blipFill>
                  <ns6:spPr>
                    <ns5:xfrm>
                      <ns5:off x="0" y="0"/>
                      <ns5:ext cx="3876675" cy="5486400"/>
                    </ns5:xfrm>
                    <ns5:prstGeom prst="rect">
                      <ns5:avLst/>
                    </ns5:prstGeom>
                  </ns6:spPr>
                </ns6:pic>
              </ns5:graphicData>
            </ns5:graphic>
          </ns3:inline>
        </w:drawing>
      </w:r>
    </w:p>
    <w:p ns2:paraId="609D0CA8" ns2:textId="5D39AD5E" w:rsidR="7F817E10" w:rsidRDefault="7F817E10" w:rsidP="4501A2C6">
      <w:pPr>
        <w:jc w:val="left"/>
        <w:rPr>
          <w:b/>
          <w:bCs/>
        </w:rPr>
      </w:pPr>
      <w:r>
        <w:rPr>
          <w:noProof/>
        </w:rPr>
        <w:lastRenderedPageBreak/>
        <w:drawing>
          <ns3:inline distT="0" distB="0" distL="0" distR="0" ns4:anchorId="33754000" ns4:editId="2B7EC4B4">
            <ns3:extent cx="3876675" cy="5486400"/>
            <ns3:effectExtent l="0" t="0" r="0" b="0"/>
            <ns3:docPr id="297806854" name="drawing"/>
            <ns3:cNvGraphicFramePr>
              <ns5:graphicFrameLocks noChangeAspect="1"/>
            </ns3:cNvGraphicFramePr>
            <ns5:graphic>
              <ns5:graphicData uri="http://schemas.openxmlformats.org/drawingml/2006/picture">
                <ns6:pic>
                  <ns6:nvPicPr>
                    <ns6:cNvPr id="297806854" name="Picture 297806854"/>
                    <ns6:cNvPicPr/>
                  </ns6:nvPicPr>
                  <ns6:blipFill>
                    <ns5:blip ns7:embed="rId112">
                      <ns5:extLst>
                        <ns5:ext uri="{28A0092B-C50C-407E-A947-70E740481C1C}">
                          <ns8:useLocalDpi/>
                        </ns5:ext>
                      </ns5:extLst>
                    </ns5:blip>
                    <ns5:stretch>
                      <ns5:fillRect/>
                    </ns5:stretch>
                  </ns6:blipFill>
                  <ns6:spPr>
                    <ns5:xfrm>
                      <ns5:off x="0" y="0"/>
                      <ns5:ext cx="3876675" cy="5486400"/>
                    </ns5:xfrm>
                    <ns5:prstGeom prst="rect">
                      <ns5:avLst/>
                    </ns5:prstGeom>
                  </ns6:spPr>
                </ns6:pic>
              </ns5:graphicData>
            </ns5:graphic>
          </ns3:inline>
        </w:drawing>
      </w:r>
    </w:p>
    <w:p ns2:paraId="39F9CC09" ns2:textId="1D98443B" w:rsidR="7F817E10" w:rsidRDefault="7F817E10" w:rsidP="4501A2C6">
      <w:pPr>
        <w:jc w:val="left"/>
        <w:rPr>
          <w:b/>
          <w:bCs/>
        </w:rPr>
      </w:pPr>
      <w:r>
        <w:rPr>
          <w:noProof/>
        </w:rPr>
        <w:lastRenderedPageBreak/>
        <w:drawing>
          <ns3:inline distT="0" distB="0" distL="0" distR="0" ns4:anchorId="60BA7760" ns4:editId="58C8BB56">
            <ns3:extent cx="3876675" cy="5486400"/>
            <ns3:effectExtent l="0" t="0" r="0" b="0"/>
            <ns3:docPr id="1368865832" name="drawing"/>
            <ns3:cNvGraphicFramePr>
              <ns5:graphicFrameLocks noChangeAspect="1"/>
            </ns3:cNvGraphicFramePr>
            <ns5:graphic>
              <ns5:graphicData uri="http://schemas.openxmlformats.org/drawingml/2006/picture">
                <ns6:pic>
                  <ns6:nvPicPr>
                    <ns6:cNvPr id="1368865832" name="Picture 1368865832"/>
                    <ns6:cNvPicPr/>
                  </ns6:nvPicPr>
                  <ns6:blipFill>
                    <ns5:blip ns7:embed="rId113">
                      <ns5:extLst>
                        <ns5:ext uri="{28A0092B-C50C-407E-A947-70E740481C1C}">
                          <ns8:useLocalDpi/>
                        </ns5:ext>
                      </ns5:extLst>
                    </ns5:blip>
                    <ns5:stretch>
                      <ns5:fillRect/>
                    </ns5:stretch>
                  </ns6:blipFill>
                  <ns6:spPr>
                    <ns5:xfrm>
                      <ns5:off x="0" y="0"/>
                      <ns5:ext cx="3876675" cy="5486400"/>
                    </ns5:xfrm>
                    <ns5:prstGeom prst="rect">
                      <ns5:avLst/>
                    </ns5:prstGeom>
                  </ns6:spPr>
                </ns6:pic>
              </ns5:graphicData>
            </ns5:graphic>
          </ns3:inline>
        </w:drawing>
      </w:r>
    </w:p>
    <w:p ns2:paraId="02B91D3C" ns2:textId="7CE439A2" w:rsidR="7F817E10" w:rsidRDefault="7F817E10" w:rsidP="4501A2C6">
      <w:pPr>
        <w:jc w:val="left"/>
        <w:rPr>
          <w:b/>
          <w:bCs/>
        </w:rPr>
      </w:pPr>
      <w:r>
        <w:rPr>
          <w:noProof/>
        </w:rPr>
        <w:lastRenderedPageBreak/>
        <w:drawing>
          <ns3:inline distT="0" distB="0" distL="0" distR="0" ns4:anchorId="4BAAEBFA" ns4:editId="26EFD3CA">
            <ns3:extent cx="3876675" cy="5486400"/>
            <ns3:effectExtent l="0" t="0" r="0" b="0"/>
            <ns3:docPr id="1865364947" name="drawing"/>
            <ns3:cNvGraphicFramePr>
              <ns5:graphicFrameLocks noChangeAspect="1"/>
            </ns3:cNvGraphicFramePr>
            <ns5:graphic>
              <ns5:graphicData uri="http://schemas.openxmlformats.org/drawingml/2006/picture">
                <ns6:pic>
                  <ns6:nvPicPr>
                    <ns6:cNvPr id="1865364947" name="Picture 1865364947"/>
                    <ns6:cNvPicPr/>
                  </ns6:nvPicPr>
                  <ns6:blipFill>
                    <ns5:blip ns7:embed="rId114">
                      <ns5:extLst>
                        <ns5:ext uri="{28A0092B-C50C-407E-A947-70E740481C1C}">
                          <ns8:useLocalDpi/>
                        </ns5:ext>
                      </ns5:extLst>
                    </ns5:blip>
                    <ns5:stretch>
                      <ns5:fillRect/>
                    </ns5:stretch>
                  </ns6:blipFill>
                  <ns6:spPr>
                    <ns5:xfrm>
                      <ns5:off x="0" y="0"/>
                      <ns5:ext cx="3876675" cy="5486400"/>
                    </ns5:xfrm>
                    <ns5:prstGeom prst="rect">
                      <ns5:avLst/>
                    </ns5:prstGeom>
                  </ns6:spPr>
                </ns6:pic>
              </ns5:graphicData>
            </ns5:graphic>
          </ns3:inline>
        </w:drawing>
      </w:r>
    </w:p>
    <w:p ns2:paraId="5DAE607C" ns2:textId="037E9D6E" w:rsidR="7F817E10" w:rsidRDefault="7F817E10" w:rsidP="4501A2C6">
      <w:pPr>
        <w:jc w:val="left"/>
        <w:rPr>
          <w:b/>
          <w:bCs/>
        </w:rPr>
      </w:pPr>
      <w:r>
        <w:rPr>
          <w:noProof/>
        </w:rPr>
        <w:lastRenderedPageBreak/>
        <w:drawing>
          <ns3:inline distT="0" distB="0" distL="0" distR="0" ns4:anchorId="516E41D1" ns4:editId="4C1046AF">
            <ns3:extent cx="3876675" cy="5486400"/>
            <ns3:effectExtent l="0" t="0" r="0" b="0"/>
            <ns3:docPr id="326858063" name="drawing"/>
            <ns3:cNvGraphicFramePr>
              <ns5:graphicFrameLocks noChangeAspect="1"/>
            </ns3:cNvGraphicFramePr>
            <ns5:graphic>
              <ns5:graphicData uri="http://schemas.openxmlformats.org/drawingml/2006/picture">
                <ns6:pic>
                  <ns6:nvPicPr>
                    <ns6:cNvPr id="326858063" name="Picture 326858063"/>
                    <ns6:cNvPicPr/>
                  </ns6:nvPicPr>
                  <ns6:blipFill>
                    <ns5:blip ns7:embed="rId115">
                      <ns5:extLst>
                        <ns5:ext uri="{28A0092B-C50C-407E-A947-70E740481C1C}">
                          <ns8:useLocalDpi/>
                        </ns5:ext>
                      </ns5:extLst>
                    </ns5:blip>
                    <ns5:stretch>
                      <ns5:fillRect/>
                    </ns5:stretch>
                  </ns6:blipFill>
                  <ns6:spPr>
                    <ns5:xfrm>
                      <ns5:off x="0" y="0"/>
                      <ns5:ext cx="3876675" cy="5486400"/>
                    </ns5:xfrm>
                    <ns5:prstGeom prst="rect">
                      <ns5:avLst/>
                    </ns5:prstGeom>
                  </ns6:spPr>
                </ns6:pic>
              </ns5:graphicData>
            </ns5:graphic>
          </ns3:inline>
        </w:drawing>
      </w:r>
    </w:p>
    <w:p ns2:paraId="55BC9F4D" ns2:textId="112FFE11" w:rsidR="4501A2C6" w:rsidRDefault="4501A2C6" w:rsidP="4501A2C6">
      <w:pPr>
        <w:jc w:val="left"/>
        <w:rPr>
          <w:b/>
          <w:bCs/>
        </w:rPr>
      </w:pPr>
    </w:p>
    <w:p ns2:paraId="1B6F77E2" ns2:textId="1D9B8A49" w:rsidR="4501A2C6" w:rsidRDefault="7F817E10" w:rsidP="4501A2C6">
      <w:pPr>
        <w:jc w:val="left"/>
        <w:rPr>
          <w:b/>
          <w:bCs/>
        </w:rPr>
      </w:pPr>
      <w:r>
        <w:rPr>
          <w:noProof/>
        </w:rPr>
        <w:lastRenderedPageBreak/>
        <w:drawing>
          <ns3:inline distT="0" distB="0" distL="0" distR="0" ns4:anchorId="1923926B" ns4:editId="7D1449DE">
            <ns3:extent cx="3876675" cy="5486400"/>
            <ns3:effectExtent l="0" t="0" r="0" b="0"/>
            <ns3:docPr id="190522967" name="drawing"/>
            <ns3:cNvGraphicFramePr>
              <ns5:graphicFrameLocks noChangeAspect="1"/>
            </ns3:cNvGraphicFramePr>
            <ns5:graphic>
              <ns5:graphicData uri="http://schemas.openxmlformats.org/drawingml/2006/picture">
                <ns6:pic>
                  <ns6:nvPicPr>
                    <ns6:cNvPr id="190522967" name="Picture 190522967"/>
                    <ns6:cNvPicPr/>
                  </ns6:nvPicPr>
                  <ns6:blipFill>
                    <ns5:blip ns7:embed="rId116">
                      <ns5:extLst>
                        <ns5:ext uri="{28A0092B-C50C-407E-A947-70E740481C1C}">
                          <ns8:useLocalDpi/>
                        </ns5:ext>
                      </ns5:extLst>
                    </ns5:blip>
                    <ns5:stretch>
                      <ns5:fillRect/>
                    </ns5:stretch>
                  </ns6:blipFill>
                  <ns6:spPr>
                    <ns5:xfrm>
                      <ns5:off x="0" y="0"/>
                      <ns5:ext cx="3876675" cy="5486400"/>
                    </ns5:xfrm>
                    <ns5:prstGeom prst="rect">
                      <ns5:avLst/>
                    </ns5:prstGeom>
                  </ns6:spPr>
                </ns6:pic>
              </ns5:graphicData>
            </ns5:graphic>
          </ns3:inline>
        </w:drawing>
      </w:r>
    </w:p>
    <w:p ns2:paraId="627D1D0D" ns2:textId="19A233BD" w:rsidR="7F817E10" w:rsidRDefault="7F817E10" w:rsidP="30433F1F">
      <w:pPr>
        <w:jc w:val="left"/>
        <w:rPr>
          <w:b/>
          <w:bCs/>
        </w:rPr>
      </w:pPr>
      <w:r>
        <w:rPr>
          <w:noProof/>
        </w:rPr>
        <w:lastRenderedPageBreak/>
        <w:drawing>
          <ns3:inline distT="0" distB="0" distL="0" distR="0" ns4:anchorId="69F01D48" ns4:editId="763F04D7">
            <ns3:extent cx="3876675" cy="5486400"/>
            <ns3:effectExtent l="0" t="0" r="0" b="0"/>
            <ns3:docPr id="1258950499" name="drawing"/>
            <ns3:cNvGraphicFramePr>
              <ns5:graphicFrameLocks noChangeAspect="1"/>
            </ns3:cNvGraphicFramePr>
            <ns5:graphic>
              <ns5:graphicData uri="http://schemas.openxmlformats.org/drawingml/2006/picture">
                <ns6:pic>
                  <ns6:nvPicPr>
                    <ns6:cNvPr id="1258950499" name="Picture 1258950499"/>
                    <ns6:cNvPicPr/>
                  </ns6:nvPicPr>
                  <ns6:blipFill>
                    <ns5:blip ns7:embed="rId117">
                      <ns5:extLst>
                        <ns5:ext uri="{28A0092B-C50C-407E-A947-70E740481C1C}">
                          <ns8:useLocalDpi/>
                        </ns5:ext>
                      </ns5:extLst>
                    </ns5:blip>
                    <ns5:stretch>
                      <ns5:fillRect/>
                    </ns5:stretch>
                  </ns6:blipFill>
                  <ns6:spPr>
                    <ns5:xfrm>
                      <ns5:off x="0" y="0"/>
                      <ns5:ext cx="3876675" cy="5486400"/>
                    </ns5:xfrm>
                    <ns5:prstGeom prst="rect">
                      <ns5:avLst/>
                    </ns5:prstGeom>
                  </ns6:spPr>
                </ns6:pic>
              </ns5:graphicData>
            </ns5:graphic>
          </ns3:inline>
        </w:drawing>
      </w:r>
    </w:p>
    <w:p ns2:paraId="0C31377E" ns2:textId="49A3208F" w:rsidR="30433F1F" w:rsidRDefault="7F817E10" w:rsidP="30433F1F">
      <w:pPr>
        <w:jc w:val="left"/>
        <w:rPr>
          <w:b/>
          <w:bCs/>
        </w:rPr>
      </w:pPr>
      <w:r>
        <w:rPr>
          <w:noProof/>
        </w:rPr>
        <w:lastRenderedPageBreak/>
        <w:drawing>
          <ns3:inline distT="0" distB="0" distL="0" distR="0" ns4:anchorId="18985E7D" ns4:editId="729BD6CB">
            <ns3:extent cx="3876675" cy="5486400"/>
            <ns3:effectExtent l="0" t="0" r="0" b="0"/>
            <ns3:docPr id="512049487" name="drawing"/>
            <ns3:cNvGraphicFramePr>
              <ns5:graphicFrameLocks noChangeAspect="1"/>
            </ns3:cNvGraphicFramePr>
            <ns5:graphic>
              <ns5:graphicData uri="http://schemas.openxmlformats.org/drawingml/2006/picture">
                <ns6:pic>
                  <ns6:nvPicPr>
                    <ns6:cNvPr id="512049487" name="Picture 512049487"/>
                    <ns6:cNvPicPr/>
                  </ns6:nvPicPr>
                  <ns6:blipFill>
                    <ns5:blip ns7:embed="rId118">
                      <ns5:extLst>
                        <ns5:ext uri="{28A0092B-C50C-407E-A947-70E740481C1C}">
                          <ns8:useLocalDpi/>
                        </ns5:ext>
                      </ns5:extLst>
                    </ns5:blip>
                    <ns5:stretch>
                      <ns5:fillRect/>
                    </ns5:stretch>
                  </ns6:blipFill>
                  <ns6:spPr>
                    <ns5:xfrm>
                      <ns5:off x="0" y="0"/>
                      <ns5:ext cx="3876675" cy="5486400"/>
                    </ns5:xfrm>
                    <ns5:prstGeom prst="rect">
                      <ns5:avLst/>
                    </ns5:prstGeom>
                  </ns6:spPr>
                </ns6:pic>
              </ns5:graphicData>
            </ns5:graphic>
          </ns3:inline>
        </w:drawing>
      </w:r>
    </w:p>
    <w:p ns2:paraId="1FDC425B" ns2:textId="2E54D24E" w:rsidR="409DCB2A" w:rsidRPr="002A4716" w:rsidRDefault="55BFDD50" w:rsidP="41E93E22">
      <w:pPr>
        <w:pStyle w:val="Caption"/>
        <w:keepNext/>
        <w:spacing w:before="120" w:after="60" w:line="240" w:lineRule="auto"/>
        <w:ind w:firstLine="0"/>
        <w:jc w:val="center"/>
      </w:pPr>
      <w:r>
        <w:t>Summary of Functional Suitability</w:t>
      </w:r>
    </w:p>
    <w:tbl>
      <w:tblPr>
        <w:tblW w:w="0" w:type="auto"/>
        <w:jc w:val="center"/>
        <w:tblBorders>
          <w:top w:val="single" w:sz="6" w:space="0" w:color="C4C7C5"/>
          <w:bottom w:val="single" w:sz="6" w:space="0" w:color="C4C7C5"/>
          <w:insideH w:val="single" w:sz="6" w:space="0" w:color="C4C7C5"/>
          <w:insideV w:val="single" w:sz="6" w:space="0" w:color="C4C7C5"/>
        </w:tblBorders>
        <w:tblLook w:val="06A0" w:firstRow="1" w:lastRow="0" w:firstColumn="1" w:lastColumn="0" w:noHBand="1" w:noVBand="1"/>
      </w:tblPr>
      <w:tblGrid>
        <w:gridCol w:w="5341"/>
        <w:gridCol w:w="1131"/>
        <w:gridCol w:w="2168"/>
      </w:tblGrid>
      <w:tr w:rsidR="41E93E22" ns2:paraId="716D2D19" ns2:textId="77777777" w:rsidTr="41E93E22">
        <w:trPr>
          <w:trHeight w:val="300"/>
          <w:jc w:val="center"/>
        </w:trPr>
        <w:tc>
          <w:tcPr>
            <w:tcW w:w="5341" w:type="dxa"/>
            <w:tcBorders>
              <w:bottom w:val="single" w:sz="6" w:space="0" w:color="C4C7C5"/>
            </w:tcBorders>
            <w:tcMar>
              <w:top w:w="120" w:type="dxa"/>
              <w:left w:w="180" w:type="dxa"/>
              <w:bottom w:w="120" w:type="dxa"/>
              <w:right w:w="180" w:type="dxa"/>
            </w:tcMar>
            <w:vAlign w:val="center"/>
          </w:tcPr>
          <w:p ns2:paraId="7FA745BB" ns2:textId="4420AA9A" w:rsidR="41E93E22" w:rsidRDefault="41E93E22" w:rsidP="41E93E22">
            <w:pPr>
              <w:spacing w:before="0" w:line="240" w:lineRule="auto"/>
              <w:ind w:firstLine="0"/>
              <w:jc w:val="center"/>
              <w:rPr>
                <w:sz w:val="20"/>
                <w:szCs w:val="20"/>
              </w:rPr>
            </w:pPr>
            <w:r w:rsidRPr="41E93E22">
              <w:rPr>
                <w:b/>
                <w:bCs/>
                <w:color w:val="1F1F1F"/>
                <w:sz w:val="20"/>
                <w:szCs w:val="20"/>
              </w:rPr>
              <w:t>Statement</w:t>
            </w:r>
          </w:p>
        </w:tc>
        <w:tc>
          <w:tcPr>
            <w:tcW w:w="1131" w:type="dxa"/>
            <w:tcBorders>
              <w:bottom w:val="single" w:sz="6" w:space="0" w:color="C4C7C5"/>
            </w:tcBorders>
            <w:tcMar>
              <w:top w:w="120" w:type="dxa"/>
              <w:left w:w="180" w:type="dxa"/>
              <w:bottom w:w="120" w:type="dxa"/>
              <w:right w:w="180" w:type="dxa"/>
            </w:tcMar>
            <w:vAlign w:val="center"/>
          </w:tcPr>
          <w:p ns2:paraId="77CF2F80" ns2:textId="65DCBA34" w:rsidR="41E93E22" w:rsidRDefault="41E93E22" w:rsidP="41E93E22">
            <w:pPr>
              <w:spacing w:before="0" w:line="240" w:lineRule="auto"/>
              <w:ind w:firstLine="0"/>
              <w:rPr>
                <w:sz w:val="20"/>
                <w:szCs w:val="20"/>
              </w:rPr>
            </w:pPr>
            <w:r w:rsidRPr="41E93E22">
              <w:rPr>
                <w:b/>
                <w:bCs/>
                <w:color w:val="1F1F1F"/>
                <w:sz w:val="20"/>
                <w:szCs w:val="20"/>
              </w:rPr>
              <w:t>Mean</w:t>
            </w:r>
          </w:p>
        </w:tc>
        <w:tc>
          <w:tcPr>
            <w:tcW w:w="2168" w:type="dxa"/>
            <w:tcBorders>
              <w:bottom w:val="single" w:sz="6" w:space="0" w:color="C4C7C5"/>
            </w:tcBorders>
            <w:tcMar>
              <w:top w:w="120" w:type="dxa"/>
              <w:left w:w="180" w:type="dxa"/>
              <w:bottom w:w="120" w:type="dxa"/>
              <w:right w:w="180" w:type="dxa"/>
            </w:tcMar>
            <w:vAlign w:val="center"/>
          </w:tcPr>
          <w:p ns2:paraId="57DA34E8" ns2:textId="2526E196" w:rsidR="41E93E22" w:rsidRDefault="41E93E22" w:rsidP="41E93E22">
            <w:pPr>
              <w:spacing w:before="0" w:line="240" w:lineRule="auto"/>
              <w:ind w:firstLine="0"/>
              <w:rPr>
                <w:sz w:val="20"/>
                <w:szCs w:val="20"/>
              </w:rPr>
            </w:pPr>
            <w:r w:rsidRPr="41E93E22">
              <w:rPr>
                <w:b/>
                <w:bCs/>
                <w:color w:val="1F1F1F"/>
                <w:sz w:val="20"/>
                <w:szCs w:val="20"/>
              </w:rPr>
              <w:t>Verbal Interpretation</w:t>
            </w:r>
          </w:p>
        </w:tc>
      </w:tr>
      <w:tr w:rsidR="41E93E22" ns2:paraId="6DAB54CF" ns2:textId="77777777" w:rsidTr="41E93E22">
        <w:trPr>
          <w:trHeight w:val="300"/>
          <w:jc w:val="center"/>
        </w:trPr>
        <w:tc>
          <w:tcPr>
            <w:tcW w:w="5341" w:type="dxa"/>
            <w:tcBorders>
              <w:bottom w:val="nil"/>
            </w:tcBorders>
            <w:tcMar>
              <w:top w:w="120" w:type="dxa"/>
              <w:left w:w="180" w:type="dxa"/>
              <w:bottom w:w="120" w:type="dxa"/>
              <w:right w:w="180" w:type="dxa"/>
            </w:tcMar>
            <w:vAlign w:val="center"/>
          </w:tcPr>
          <w:p ns2:paraId="0CC69BFE" ns2:textId="6872FF8B" w:rsidR="41E93E22" w:rsidRDefault="41E93E22" w:rsidP="41E93E22">
            <w:pPr>
              <w:spacing w:before="0" w:line="240" w:lineRule="auto"/>
              <w:ind w:firstLine="0"/>
              <w:rPr>
                <w:sz w:val="20"/>
                <w:szCs w:val="20"/>
              </w:rPr>
            </w:pPr>
            <w:r w:rsidRPr="41E93E22">
              <w:rPr>
                <w:sz w:val="20"/>
                <w:szCs w:val="20"/>
              </w:rPr>
              <w:t>The system accurately generates and displays actionable business intelligence (e.g., K-Means Destination Demand Profiling) to support strategic fleet allocation and resource planning.</w:t>
            </w:r>
          </w:p>
        </w:tc>
        <w:tc>
          <w:tcPr>
            <w:tcW w:w="1131" w:type="dxa"/>
            <w:tcBorders>
              <w:bottom w:val="nil"/>
            </w:tcBorders>
            <w:tcMar>
              <w:top w:w="120" w:type="dxa"/>
              <w:left w:w="180" w:type="dxa"/>
              <w:bottom w:w="120" w:type="dxa"/>
              <w:right w:w="180" w:type="dxa"/>
            </w:tcMar>
            <w:vAlign w:val="center"/>
          </w:tcPr>
          <w:p ns2:paraId="0F383F28" ns2:textId="5BB29C19" w:rsidR="41E93E22" w:rsidRDefault="41E93E22" w:rsidP="41E93E22">
            <w:pPr>
              <w:spacing w:before="0" w:line="240" w:lineRule="auto"/>
              <w:ind w:firstLine="0"/>
              <w:jc w:val="center"/>
              <w:rPr>
                <w:sz w:val="20"/>
                <w:szCs w:val="20"/>
              </w:rPr>
            </w:pPr>
            <w:r w:rsidRPr="41E93E22">
              <w:rPr>
                <w:color w:val="1F1F1F"/>
                <w:sz w:val="20"/>
                <w:szCs w:val="20"/>
              </w:rPr>
              <w:t>4.60</w:t>
            </w:r>
          </w:p>
        </w:tc>
        <w:tc>
          <w:tcPr>
            <w:tcW w:w="2168" w:type="dxa"/>
            <w:tcBorders>
              <w:bottom w:val="nil"/>
            </w:tcBorders>
            <w:tcMar>
              <w:top w:w="120" w:type="dxa"/>
              <w:left w:w="180" w:type="dxa"/>
              <w:bottom w:w="120" w:type="dxa"/>
              <w:right w:w="180" w:type="dxa"/>
            </w:tcMar>
            <w:vAlign w:val="center"/>
          </w:tcPr>
          <w:p ns2:paraId="45023F88" ns2:textId="4EA26C62"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576D7E50" ns2:textId="77777777" w:rsidTr="41E93E22">
        <w:trPr>
          <w:trHeight w:val="300"/>
          <w:jc w:val="center"/>
        </w:trPr>
        <w:tc>
          <w:tcPr>
            <w:tcW w:w="5341" w:type="dxa"/>
            <w:tcBorders>
              <w:top w:val="nil"/>
              <w:bottom w:val="nil"/>
            </w:tcBorders>
            <w:tcMar>
              <w:top w:w="120" w:type="dxa"/>
              <w:left w:w="180" w:type="dxa"/>
              <w:bottom w:w="120" w:type="dxa"/>
              <w:right w:w="180" w:type="dxa"/>
            </w:tcMar>
            <w:vAlign w:val="center"/>
          </w:tcPr>
          <w:p ns2:paraId="0D56410D" ns2:textId="5519889A" w:rsidR="41E93E22" w:rsidRDefault="41E93E22" w:rsidP="41E93E22">
            <w:pPr>
              <w:spacing w:before="0" w:line="240" w:lineRule="auto"/>
              <w:ind w:firstLine="0"/>
              <w:rPr>
                <w:sz w:val="20"/>
                <w:szCs w:val="20"/>
              </w:rPr>
            </w:pPr>
            <w:r w:rsidRPr="41E93E22">
              <w:rPr>
                <w:sz w:val="20"/>
                <w:szCs w:val="20"/>
              </w:rPr>
              <w:lastRenderedPageBreak/>
              <w:t>The system correctly aggregates the weekly Thursday/Friday operational data (biometric attendance and completed trips) to accurately process baseline payroll and financial extras without calculation errors.</w:t>
            </w:r>
          </w:p>
        </w:tc>
        <w:tc>
          <w:tcPr>
            <w:tcW w:w="1131" w:type="dxa"/>
            <w:tcBorders>
              <w:top w:val="nil"/>
              <w:bottom w:val="nil"/>
            </w:tcBorders>
            <w:tcMar>
              <w:top w:w="120" w:type="dxa"/>
              <w:left w:w="180" w:type="dxa"/>
              <w:bottom w:w="120" w:type="dxa"/>
              <w:right w:w="180" w:type="dxa"/>
            </w:tcMar>
            <w:vAlign w:val="center"/>
          </w:tcPr>
          <w:p ns2:paraId="7D19D4D4" ns2:textId="27880156" w:rsidR="41E93E22" w:rsidRDefault="41E93E22" w:rsidP="41E93E22">
            <w:pPr>
              <w:spacing w:before="0" w:line="240" w:lineRule="auto"/>
              <w:ind w:firstLine="0"/>
              <w:jc w:val="center"/>
              <w:rPr>
                <w:sz w:val="20"/>
                <w:szCs w:val="20"/>
              </w:rPr>
            </w:pPr>
            <w:r w:rsidRPr="41E93E22">
              <w:rPr>
                <w:color w:val="1F1F1F"/>
                <w:sz w:val="20"/>
                <w:szCs w:val="20"/>
              </w:rPr>
              <w:t>4.50</w:t>
            </w:r>
          </w:p>
        </w:tc>
        <w:tc>
          <w:tcPr>
            <w:tcW w:w="2168" w:type="dxa"/>
            <w:tcBorders>
              <w:top w:val="nil"/>
              <w:bottom w:val="nil"/>
            </w:tcBorders>
            <w:tcMar>
              <w:top w:w="120" w:type="dxa"/>
              <w:left w:w="180" w:type="dxa"/>
              <w:bottom w:w="120" w:type="dxa"/>
              <w:right w:w="180" w:type="dxa"/>
            </w:tcMar>
            <w:vAlign w:val="center"/>
          </w:tcPr>
          <w:p ns2:paraId="7E682726" ns2:textId="04DF5471"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55A25969" ns2:textId="77777777" w:rsidTr="41E93E22">
        <w:trPr>
          <w:trHeight w:val="300"/>
          <w:jc w:val="center"/>
        </w:trPr>
        <w:tc>
          <w:tcPr>
            <w:tcW w:w="5341" w:type="dxa"/>
            <w:tcBorders>
              <w:top w:val="nil"/>
            </w:tcBorders>
            <w:tcMar>
              <w:top w:w="120" w:type="dxa"/>
              <w:left w:w="180" w:type="dxa"/>
              <w:bottom w:w="120" w:type="dxa"/>
              <w:right w:w="180" w:type="dxa"/>
            </w:tcMar>
            <w:vAlign w:val="center"/>
          </w:tcPr>
          <w:p ns2:paraId="5CF969FF" ns2:textId="041CA8E7" w:rsidR="41E93E22" w:rsidRDefault="41E93E22" w:rsidP="41E93E22">
            <w:pPr>
              <w:spacing w:before="0" w:line="240" w:lineRule="auto"/>
              <w:ind w:firstLine="0"/>
              <w:rPr>
                <w:sz w:val="20"/>
                <w:szCs w:val="20"/>
              </w:rPr>
            </w:pPr>
            <w:r w:rsidRPr="41E93E22">
              <w:rPr>
                <w:sz w:val="20"/>
                <w:szCs w:val="20"/>
              </w:rPr>
              <w:t>The system correctly performs calculations without errors, such as computing a driver’s exact average rating from multiple evaluations.</w:t>
            </w:r>
          </w:p>
        </w:tc>
        <w:tc>
          <w:tcPr>
            <w:tcW w:w="1131" w:type="dxa"/>
            <w:tcBorders>
              <w:top w:val="nil"/>
            </w:tcBorders>
            <w:tcMar>
              <w:top w:w="120" w:type="dxa"/>
              <w:left w:w="180" w:type="dxa"/>
              <w:bottom w:w="120" w:type="dxa"/>
              <w:right w:w="180" w:type="dxa"/>
            </w:tcMar>
            <w:vAlign w:val="center"/>
          </w:tcPr>
          <w:p ns2:paraId="14A228C9" ns2:textId="6695581C" w:rsidR="41E93E22" w:rsidRDefault="41E93E22" w:rsidP="41E93E22">
            <w:pPr>
              <w:spacing w:line="240" w:lineRule="auto"/>
              <w:ind w:firstLine="0"/>
              <w:jc w:val="center"/>
              <w:rPr>
                <w:sz w:val="20"/>
                <w:szCs w:val="20"/>
              </w:rPr>
            </w:pPr>
            <w:r w:rsidRPr="41E93E22">
              <w:rPr>
                <w:color w:val="1F1F1F"/>
                <w:sz w:val="20"/>
                <w:szCs w:val="20"/>
              </w:rPr>
              <w:t>4.70</w:t>
            </w:r>
          </w:p>
        </w:tc>
        <w:tc>
          <w:tcPr>
            <w:tcW w:w="2168" w:type="dxa"/>
            <w:tcBorders>
              <w:top w:val="nil"/>
            </w:tcBorders>
            <w:tcMar>
              <w:top w:w="120" w:type="dxa"/>
              <w:left w:w="180" w:type="dxa"/>
              <w:bottom w:w="120" w:type="dxa"/>
              <w:right w:w="180" w:type="dxa"/>
            </w:tcMar>
            <w:vAlign w:val="center"/>
          </w:tcPr>
          <w:p ns2:paraId="48E8A61A" ns2:textId="549EAB02"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161FA864" ns2:textId="77777777" w:rsidTr="41E93E22">
        <w:trPr>
          <w:trHeight w:val="300"/>
          <w:jc w:val="center"/>
        </w:trPr>
        <w:tc>
          <w:tcPr>
            <w:tcW w:w="5341" w:type="dxa"/>
            <w:tcMar>
              <w:top w:w="120" w:type="dxa"/>
              <w:left w:w="180" w:type="dxa"/>
              <w:bottom w:w="120" w:type="dxa"/>
              <w:right w:w="180" w:type="dxa"/>
            </w:tcMar>
            <w:vAlign w:val="center"/>
          </w:tcPr>
          <w:p ns2:paraId="6D999CC5" ns2:textId="24DAEB27" w:rsidR="41E93E22" w:rsidRDefault="41E93E22" w:rsidP="41E93E22">
            <w:pPr>
              <w:spacing w:before="0" w:line="240" w:lineRule="auto"/>
              <w:ind w:firstLine="0"/>
              <w:jc w:val="center"/>
              <w:rPr>
                <w:sz w:val="20"/>
                <w:szCs w:val="20"/>
              </w:rPr>
            </w:pPr>
            <w:r w:rsidRPr="41E93E22">
              <w:rPr>
                <w:b/>
                <w:bCs/>
                <w:color w:val="1F1F1F"/>
                <w:sz w:val="20"/>
                <w:szCs w:val="20"/>
              </w:rPr>
              <w:t>Average Mean</w:t>
            </w:r>
          </w:p>
        </w:tc>
        <w:tc>
          <w:tcPr>
            <w:tcW w:w="1131" w:type="dxa"/>
            <w:tcMar>
              <w:top w:w="120" w:type="dxa"/>
              <w:left w:w="180" w:type="dxa"/>
              <w:bottom w:w="120" w:type="dxa"/>
              <w:right w:w="180" w:type="dxa"/>
            </w:tcMar>
            <w:vAlign w:val="center"/>
          </w:tcPr>
          <w:p ns2:paraId="63AC3ABD" ns2:textId="02BE8FD2" w:rsidR="41E93E22" w:rsidRDefault="41E93E22" w:rsidP="41E93E22">
            <w:pPr>
              <w:spacing w:before="0" w:line="240" w:lineRule="auto"/>
              <w:ind w:firstLine="0"/>
              <w:jc w:val="center"/>
              <w:rPr>
                <w:sz w:val="20"/>
                <w:szCs w:val="20"/>
              </w:rPr>
            </w:pPr>
            <w:r w:rsidRPr="41E93E22">
              <w:rPr>
                <w:b/>
                <w:bCs/>
                <w:color w:val="1F1F1F"/>
                <w:sz w:val="20"/>
                <w:szCs w:val="20"/>
              </w:rPr>
              <w:t>4.60</w:t>
            </w:r>
          </w:p>
        </w:tc>
        <w:tc>
          <w:tcPr>
            <w:tcW w:w="2168" w:type="dxa"/>
            <w:tcMar>
              <w:top w:w="120" w:type="dxa"/>
              <w:left w:w="180" w:type="dxa"/>
              <w:bottom w:w="120" w:type="dxa"/>
              <w:right w:w="180" w:type="dxa"/>
            </w:tcMar>
            <w:vAlign w:val="center"/>
          </w:tcPr>
          <w:p ns2:paraId="2DDC2D5B" ns2:textId="2BF4B691" w:rsidR="41E93E22" w:rsidRDefault="41E93E22" w:rsidP="41E93E22">
            <w:pPr>
              <w:spacing w:before="0" w:line="240" w:lineRule="auto"/>
              <w:ind w:firstLine="0"/>
              <w:rPr>
                <w:sz w:val="20"/>
                <w:szCs w:val="20"/>
              </w:rPr>
            </w:pPr>
            <w:r w:rsidRPr="41E93E22">
              <w:rPr>
                <w:b/>
                <w:bCs/>
                <w:color w:val="1F1F1F"/>
                <w:sz w:val="20"/>
                <w:szCs w:val="20"/>
              </w:rPr>
              <w:t>Strongly Agree</w:t>
            </w:r>
          </w:p>
        </w:tc>
      </w:tr>
    </w:tbl>
    <w:p ns2:paraId="3B7BB40D" ns2:textId="6292C975" w:rsidR="409DCB2A" w:rsidRPr="002A4716" w:rsidRDefault="409DCB2A" w:rsidP="41E93E22">
      <w:pPr>
        <w:spacing w:before="0"/>
        <w:ind w:firstLine="0"/>
      </w:pPr>
    </w:p>
    <w:p ns2:paraId="4B86563F" ns2:textId="11FE09D5" w:rsidR="409DCB2A" w:rsidRPr="002A4716" w:rsidRDefault="55BFDD50" w:rsidP="41E93E22">
      <w:pPr>
        <w:pStyle w:val="Caption"/>
        <w:keepNext/>
        <w:spacing w:before="120" w:after="60" w:line="240" w:lineRule="auto"/>
        <w:ind w:firstLine="0"/>
        <w:jc w:val="center"/>
      </w:pPr>
      <w:r>
        <w:t>Summary of Performance Efficiency</w:t>
      </w:r>
    </w:p>
    <w:tbl>
      <w:tblPr>
        <w:tblW w:w="0" w:type="auto"/>
        <w:jc w:val="center"/>
        <w:tblBorders>
          <w:top w:val="single" w:sz="6" w:space="0" w:color="C4C7C5"/>
          <w:bottom w:val="single" w:sz="6" w:space="0" w:color="C4C7C5"/>
          <w:insideH w:val="single" w:sz="6" w:space="0" w:color="C4C7C5"/>
          <w:insideV w:val="single" w:sz="6" w:space="0" w:color="C4C7C5"/>
        </w:tblBorders>
        <w:tblLook w:val="06A0" w:firstRow="1" w:lastRow="0" w:firstColumn="1" w:lastColumn="0" w:noHBand="1" w:noVBand="1"/>
      </w:tblPr>
      <w:tblGrid>
        <w:gridCol w:w="5335"/>
        <w:gridCol w:w="1132"/>
        <w:gridCol w:w="2173"/>
      </w:tblGrid>
      <w:tr w:rsidR="41E93E22" ns2:paraId="55CA09EA" ns2:textId="77777777" w:rsidTr="41E93E22">
        <w:trPr>
          <w:trHeight w:val="300"/>
          <w:jc w:val="center"/>
        </w:trPr>
        <w:tc>
          <w:tcPr>
            <w:tcW w:w="5335" w:type="dxa"/>
            <w:tcBorders>
              <w:bottom w:val="single" w:sz="6" w:space="0" w:color="C4C7C5"/>
            </w:tcBorders>
            <w:tcMar>
              <w:top w:w="120" w:type="dxa"/>
              <w:left w:w="180" w:type="dxa"/>
              <w:bottom w:w="120" w:type="dxa"/>
              <w:right w:w="180" w:type="dxa"/>
            </w:tcMar>
            <w:vAlign w:val="center"/>
          </w:tcPr>
          <w:p ns2:paraId="68C9C147" ns2:textId="4420AA9A" w:rsidR="41E93E22" w:rsidRDefault="41E93E22" w:rsidP="41E93E22">
            <w:pPr>
              <w:spacing w:before="0" w:line="240" w:lineRule="auto"/>
              <w:ind w:firstLine="0"/>
              <w:jc w:val="center"/>
              <w:rPr>
                <w:sz w:val="20"/>
                <w:szCs w:val="20"/>
              </w:rPr>
            </w:pPr>
            <w:r w:rsidRPr="41E93E22">
              <w:rPr>
                <w:b/>
                <w:bCs/>
                <w:color w:val="1F1F1F"/>
                <w:sz w:val="20"/>
                <w:szCs w:val="20"/>
              </w:rPr>
              <w:t>Statement</w:t>
            </w:r>
          </w:p>
        </w:tc>
        <w:tc>
          <w:tcPr>
            <w:tcW w:w="1132" w:type="dxa"/>
            <w:tcBorders>
              <w:bottom w:val="single" w:sz="6" w:space="0" w:color="C4C7C5"/>
            </w:tcBorders>
            <w:tcMar>
              <w:top w:w="120" w:type="dxa"/>
              <w:left w:w="180" w:type="dxa"/>
              <w:bottom w:w="120" w:type="dxa"/>
              <w:right w:w="180" w:type="dxa"/>
            </w:tcMar>
            <w:vAlign w:val="center"/>
          </w:tcPr>
          <w:p ns2:paraId="4BF87073" ns2:textId="65DCBA34" w:rsidR="41E93E22" w:rsidRDefault="41E93E22" w:rsidP="41E93E22">
            <w:pPr>
              <w:spacing w:before="0" w:line="240" w:lineRule="auto"/>
              <w:ind w:firstLine="0"/>
              <w:rPr>
                <w:sz w:val="20"/>
                <w:szCs w:val="20"/>
              </w:rPr>
            </w:pPr>
            <w:r w:rsidRPr="41E93E22">
              <w:rPr>
                <w:b/>
                <w:bCs/>
                <w:color w:val="1F1F1F"/>
                <w:sz w:val="20"/>
                <w:szCs w:val="20"/>
              </w:rPr>
              <w:t>Mean</w:t>
            </w:r>
          </w:p>
        </w:tc>
        <w:tc>
          <w:tcPr>
            <w:tcW w:w="2173" w:type="dxa"/>
            <w:tcBorders>
              <w:bottom w:val="single" w:sz="6" w:space="0" w:color="C4C7C5"/>
            </w:tcBorders>
            <w:tcMar>
              <w:top w:w="120" w:type="dxa"/>
              <w:left w:w="180" w:type="dxa"/>
              <w:bottom w:w="120" w:type="dxa"/>
              <w:right w:w="180" w:type="dxa"/>
            </w:tcMar>
            <w:vAlign w:val="center"/>
          </w:tcPr>
          <w:p ns2:paraId="4DC754EC" ns2:textId="2526E196" w:rsidR="41E93E22" w:rsidRDefault="41E93E22" w:rsidP="41E93E22">
            <w:pPr>
              <w:spacing w:before="0" w:line="240" w:lineRule="auto"/>
              <w:ind w:firstLine="0"/>
              <w:rPr>
                <w:sz w:val="20"/>
                <w:szCs w:val="20"/>
              </w:rPr>
            </w:pPr>
            <w:r w:rsidRPr="41E93E22">
              <w:rPr>
                <w:b/>
                <w:bCs/>
                <w:color w:val="1F1F1F"/>
                <w:sz w:val="20"/>
                <w:szCs w:val="20"/>
              </w:rPr>
              <w:t>Verbal Interpretation</w:t>
            </w:r>
          </w:p>
        </w:tc>
      </w:tr>
      <w:tr w:rsidR="41E93E22" ns2:paraId="12E6F7FE" ns2:textId="77777777" w:rsidTr="41E93E22">
        <w:trPr>
          <w:trHeight w:val="300"/>
          <w:jc w:val="center"/>
        </w:trPr>
        <w:tc>
          <w:tcPr>
            <w:tcW w:w="5335" w:type="dxa"/>
            <w:tcBorders>
              <w:bottom w:val="nil"/>
            </w:tcBorders>
            <w:tcMar>
              <w:top w:w="120" w:type="dxa"/>
              <w:left w:w="180" w:type="dxa"/>
              <w:bottom w:w="120" w:type="dxa"/>
              <w:right w:w="180" w:type="dxa"/>
            </w:tcMar>
            <w:vAlign w:val="center"/>
          </w:tcPr>
          <w:p ns2:paraId="7F212049" ns2:textId="474CB727" w:rsidR="41E93E22" w:rsidRDefault="41E93E22" w:rsidP="41E93E22">
            <w:pPr>
              <w:spacing w:before="0" w:line="240" w:lineRule="auto"/>
              <w:ind w:firstLine="0"/>
              <w:rPr>
                <w:sz w:val="20"/>
                <w:szCs w:val="20"/>
              </w:rPr>
            </w:pPr>
            <w:r w:rsidRPr="41E93E22">
              <w:rPr>
                <w:sz w:val="20"/>
                <w:szCs w:val="20"/>
              </w:rPr>
              <w:t>The analytics dashboards and predictive machine learning models (e.g., maintenance forecasting) process historical data and generate visual reports quickly without disrupting daily administrative workflows.</w:t>
            </w:r>
          </w:p>
        </w:tc>
        <w:tc>
          <w:tcPr>
            <w:tcW w:w="1132" w:type="dxa"/>
            <w:tcBorders>
              <w:bottom w:val="nil"/>
            </w:tcBorders>
            <w:tcMar>
              <w:top w:w="120" w:type="dxa"/>
              <w:left w:w="180" w:type="dxa"/>
              <w:bottom w:w="120" w:type="dxa"/>
              <w:right w:w="180" w:type="dxa"/>
            </w:tcMar>
            <w:vAlign w:val="center"/>
          </w:tcPr>
          <w:p ns2:paraId="19987875" ns2:textId="2E477458" w:rsidR="41E93E22" w:rsidRDefault="41E93E22" w:rsidP="41E93E22">
            <w:pPr>
              <w:spacing w:before="0" w:line="240" w:lineRule="auto"/>
              <w:ind w:firstLine="0"/>
              <w:jc w:val="center"/>
              <w:rPr>
                <w:sz w:val="20"/>
                <w:szCs w:val="20"/>
              </w:rPr>
            </w:pPr>
            <w:r w:rsidRPr="41E93E22">
              <w:rPr>
                <w:color w:val="1F1F1F"/>
                <w:sz w:val="20"/>
                <w:szCs w:val="20"/>
              </w:rPr>
              <w:t>4.50</w:t>
            </w:r>
          </w:p>
        </w:tc>
        <w:tc>
          <w:tcPr>
            <w:tcW w:w="2173" w:type="dxa"/>
            <w:tcBorders>
              <w:bottom w:val="nil"/>
            </w:tcBorders>
            <w:tcMar>
              <w:top w:w="120" w:type="dxa"/>
              <w:left w:w="180" w:type="dxa"/>
              <w:bottom w:w="120" w:type="dxa"/>
              <w:right w:w="180" w:type="dxa"/>
            </w:tcMar>
            <w:vAlign w:val="center"/>
          </w:tcPr>
          <w:p ns2:paraId="7E119E22" ns2:textId="4EA26C62"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57DDC2C7" ns2:textId="77777777" w:rsidTr="41E93E22">
        <w:trPr>
          <w:trHeight w:val="300"/>
          <w:jc w:val="center"/>
        </w:trPr>
        <w:tc>
          <w:tcPr>
            <w:tcW w:w="5335" w:type="dxa"/>
            <w:tcBorders>
              <w:top w:val="nil"/>
              <w:bottom w:val="nil"/>
            </w:tcBorders>
            <w:tcMar>
              <w:top w:w="120" w:type="dxa"/>
              <w:left w:w="180" w:type="dxa"/>
              <w:bottom w:w="120" w:type="dxa"/>
              <w:right w:w="180" w:type="dxa"/>
            </w:tcMar>
            <w:vAlign w:val="center"/>
          </w:tcPr>
          <w:p ns2:paraId="3274914D" ns2:textId="49773CD6" w:rsidR="41E93E22" w:rsidRDefault="41E93E22" w:rsidP="41E93E22">
            <w:pPr>
              <w:spacing w:before="0" w:line="240" w:lineRule="auto"/>
              <w:ind w:firstLine="0"/>
              <w:rPr>
                <w:sz w:val="20"/>
                <w:szCs w:val="20"/>
              </w:rPr>
            </w:pPr>
            <w:r w:rsidRPr="41E93E22">
              <w:rPr>
                <w:sz w:val="20"/>
                <w:szCs w:val="20"/>
              </w:rPr>
              <w:t>The application remains smooth and responsive when rapidly navigating between different tabs (like Fleet, Drivers, and Schedules).</w:t>
            </w:r>
          </w:p>
        </w:tc>
        <w:tc>
          <w:tcPr>
            <w:tcW w:w="1132" w:type="dxa"/>
            <w:tcBorders>
              <w:top w:val="nil"/>
              <w:bottom w:val="nil"/>
            </w:tcBorders>
            <w:tcMar>
              <w:top w:w="120" w:type="dxa"/>
              <w:left w:w="180" w:type="dxa"/>
              <w:bottom w:w="120" w:type="dxa"/>
              <w:right w:w="180" w:type="dxa"/>
            </w:tcMar>
            <w:vAlign w:val="center"/>
          </w:tcPr>
          <w:p ns2:paraId="01866C28" ns2:textId="0443D1A9" w:rsidR="41E93E22" w:rsidRDefault="41E93E22" w:rsidP="41E93E22">
            <w:pPr>
              <w:spacing w:before="0" w:line="240" w:lineRule="auto"/>
              <w:ind w:firstLine="0"/>
              <w:jc w:val="center"/>
              <w:rPr>
                <w:sz w:val="20"/>
                <w:szCs w:val="20"/>
              </w:rPr>
            </w:pPr>
            <w:r w:rsidRPr="41E93E22">
              <w:rPr>
                <w:color w:val="1F1F1F"/>
                <w:sz w:val="20"/>
                <w:szCs w:val="20"/>
              </w:rPr>
              <w:t>4.30</w:t>
            </w:r>
          </w:p>
        </w:tc>
        <w:tc>
          <w:tcPr>
            <w:tcW w:w="2173" w:type="dxa"/>
            <w:tcBorders>
              <w:top w:val="nil"/>
              <w:bottom w:val="nil"/>
            </w:tcBorders>
            <w:tcMar>
              <w:top w:w="120" w:type="dxa"/>
              <w:left w:w="180" w:type="dxa"/>
              <w:bottom w:w="120" w:type="dxa"/>
              <w:right w:w="180" w:type="dxa"/>
            </w:tcMar>
            <w:vAlign w:val="center"/>
          </w:tcPr>
          <w:p ns2:paraId="654271C4" ns2:textId="04DF5471"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42A5742F" ns2:textId="77777777" w:rsidTr="41E93E22">
        <w:trPr>
          <w:trHeight w:val="300"/>
          <w:jc w:val="center"/>
        </w:trPr>
        <w:tc>
          <w:tcPr>
            <w:tcW w:w="5335" w:type="dxa"/>
            <w:tcBorders>
              <w:top w:val="nil"/>
            </w:tcBorders>
            <w:tcMar>
              <w:top w:w="120" w:type="dxa"/>
              <w:left w:w="180" w:type="dxa"/>
              <w:bottom w:w="120" w:type="dxa"/>
              <w:right w:w="180" w:type="dxa"/>
            </w:tcMar>
            <w:vAlign w:val="center"/>
          </w:tcPr>
          <w:p ns2:paraId="77ECDE7C" ns2:textId="7E98B4B7" w:rsidR="41E93E22" w:rsidRDefault="41E93E22" w:rsidP="41E93E22">
            <w:pPr>
              <w:spacing w:before="0" w:line="240" w:lineRule="auto"/>
              <w:ind w:firstLine="0"/>
              <w:rPr>
                <w:sz w:val="20"/>
                <w:szCs w:val="20"/>
              </w:rPr>
            </w:pPr>
            <w:r w:rsidRPr="41E93E22">
              <w:rPr>
                <w:sz w:val="20"/>
                <w:szCs w:val="20"/>
              </w:rPr>
              <w:t>The system does not noticeably slow down, freeze, or cause the device to lag after being used for an extended period</w:t>
            </w:r>
          </w:p>
        </w:tc>
        <w:tc>
          <w:tcPr>
            <w:tcW w:w="1132" w:type="dxa"/>
            <w:tcBorders>
              <w:top w:val="nil"/>
            </w:tcBorders>
            <w:tcMar>
              <w:top w:w="120" w:type="dxa"/>
              <w:left w:w="180" w:type="dxa"/>
              <w:bottom w:w="120" w:type="dxa"/>
              <w:right w:w="180" w:type="dxa"/>
            </w:tcMar>
            <w:vAlign w:val="center"/>
          </w:tcPr>
          <w:p ns2:paraId="31958B0E" ns2:textId="0D424E0E" w:rsidR="41E93E22" w:rsidRDefault="41E93E22" w:rsidP="41E93E22">
            <w:pPr>
              <w:spacing w:line="240" w:lineRule="auto"/>
              <w:ind w:firstLine="0"/>
              <w:jc w:val="center"/>
              <w:rPr>
                <w:sz w:val="20"/>
                <w:szCs w:val="20"/>
              </w:rPr>
            </w:pPr>
            <w:r w:rsidRPr="41E93E22">
              <w:rPr>
                <w:color w:val="1F1F1F"/>
                <w:sz w:val="20"/>
                <w:szCs w:val="20"/>
              </w:rPr>
              <w:t>4.60</w:t>
            </w:r>
          </w:p>
        </w:tc>
        <w:tc>
          <w:tcPr>
            <w:tcW w:w="2173" w:type="dxa"/>
            <w:tcBorders>
              <w:top w:val="nil"/>
            </w:tcBorders>
            <w:tcMar>
              <w:top w:w="120" w:type="dxa"/>
              <w:left w:w="180" w:type="dxa"/>
              <w:bottom w:w="120" w:type="dxa"/>
              <w:right w:w="180" w:type="dxa"/>
            </w:tcMar>
            <w:vAlign w:val="center"/>
          </w:tcPr>
          <w:p ns2:paraId="4801C057" ns2:textId="549EAB02"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44DE0222" ns2:textId="77777777" w:rsidTr="41E93E22">
        <w:trPr>
          <w:trHeight w:val="300"/>
          <w:jc w:val="center"/>
        </w:trPr>
        <w:tc>
          <w:tcPr>
            <w:tcW w:w="5335" w:type="dxa"/>
            <w:tcMar>
              <w:top w:w="120" w:type="dxa"/>
              <w:left w:w="180" w:type="dxa"/>
              <w:bottom w:w="120" w:type="dxa"/>
              <w:right w:w="180" w:type="dxa"/>
            </w:tcMar>
            <w:vAlign w:val="center"/>
          </w:tcPr>
          <w:p ns2:paraId="6D0DBF55" ns2:textId="24DAEB27" w:rsidR="41E93E22" w:rsidRDefault="41E93E22" w:rsidP="41E93E22">
            <w:pPr>
              <w:spacing w:before="0" w:line="240" w:lineRule="auto"/>
              <w:ind w:firstLine="0"/>
              <w:jc w:val="center"/>
              <w:rPr>
                <w:sz w:val="20"/>
                <w:szCs w:val="20"/>
              </w:rPr>
            </w:pPr>
            <w:r w:rsidRPr="41E93E22">
              <w:rPr>
                <w:b/>
                <w:bCs/>
                <w:color w:val="1F1F1F"/>
                <w:sz w:val="20"/>
                <w:szCs w:val="20"/>
              </w:rPr>
              <w:t>Average Mean</w:t>
            </w:r>
          </w:p>
        </w:tc>
        <w:tc>
          <w:tcPr>
            <w:tcW w:w="1132" w:type="dxa"/>
            <w:tcMar>
              <w:top w:w="120" w:type="dxa"/>
              <w:left w:w="180" w:type="dxa"/>
              <w:bottom w:w="120" w:type="dxa"/>
              <w:right w:w="180" w:type="dxa"/>
            </w:tcMar>
            <w:vAlign w:val="center"/>
          </w:tcPr>
          <w:p ns2:paraId="2BF65CCF" ns2:textId="13080B9C" w:rsidR="41E93E22" w:rsidRDefault="41E93E22" w:rsidP="41E93E22">
            <w:pPr>
              <w:spacing w:before="0" w:line="240" w:lineRule="auto"/>
              <w:ind w:firstLine="0"/>
              <w:jc w:val="center"/>
              <w:rPr>
                <w:sz w:val="20"/>
                <w:szCs w:val="20"/>
              </w:rPr>
            </w:pPr>
            <w:r w:rsidRPr="41E93E22">
              <w:rPr>
                <w:b/>
                <w:bCs/>
                <w:color w:val="1F1F1F"/>
                <w:sz w:val="20"/>
                <w:szCs w:val="20"/>
              </w:rPr>
              <w:t>4.47</w:t>
            </w:r>
          </w:p>
        </w:tc>
        <w:tc>
          <w:tcPr>
            <w:tcW w:w="2173" w:type="dxa"/>
            <w:tcMar>
              <w:top w:w="120" w:type="dxa"/>
              <w:left w:w="180" w:type="dxa"/>
              <w:bottom w:w="120" w:type="dxa"/>
              <w:right w:w="180" w:type="dxa"/>
            </w:tcMar>
            <w:vAlign w:val="center"/>
          </w:tcPr>
          <w:p ns2:paraId="1BB037C0" ns2:textId="2BF4B691" w:rsidR="41E93E22" w:rsidRDefault="41E93E22" w:rsidP="41E93E22">
            <w:pPr>
              <w:spacing w:before="0" w:line="240" w:lineRule="auto"/>
              <w:ind w:firstLine="0"/>
              <w:rPr>
                <w:sz w:val="20"/>
                <w:szCs w:val="20"/>
              </w:rPr>
            </w:pPr>
            <w:r w:rsidRPr="41E93E22">
              <w:rPr>
                <w:b/>
                <w:bCs/>
                <w:color w:val="1F1F1F"/>
                <w:sz w:val="20"/>
                <w:szCs w:val="20"/>
              </w:rPr>
              <w:t>Strongly Agree</w:t>
            </w:r>
          </w:p>
        </w:tc>
      </w:tr>
    </w:tbl>
    <w:p ns2:paraId="22A69180" ns2:textId="14CB66E5" w:rsidR="409DCB2A" w:rsidRPr="002A4716" w:rsidRDefault="55BFDD50" w:rsidP="41E93E22">
      <w:pPr>
        <w:pStyle w:val="Caption"/>
        <w:keepNext/>
        <w:spacing w:before="120" w:after="60" w:line="240" w:lineRule="auto"/>
        <w:ind w:firstLine="0"/>
        <w:jc w:val="center"/>
      </w:pPr>
      <w:r>
        <w:t>Summary of Usability</w:t>
      </w:r>
    </w:p>
    <w:tbl>
      <w:tblPr>
        <w:tblW w:w="0" w:type="auto"/>
        <w:jc w:val="center"/>
        <w:tblBorders>
          <w:top w:val="single" w:sz="6" w:space="0" w:color="C4C7C5"/>
          <w:bottom w:val="single" w:sz="6" w:space="0" w:color="C4C7C5"/>
          <w:insideH w:val="single" w:sz="6" w:space="0" w:color="C4C7C5"/>
          <w:insideV w:val="single" w:sz="6" w:space="0" w:color="C4C7C5"/>
        </w:tblBorders>
        <w:tblLook w:val="06A0" w:firstRow="1" w:lastRow="0" w:firstColumn="1" w:lastColumn="0" w:noHBand="1" w:noVBand="1"/>
      </w:tblPr>
      <w:tblGrid>
        <w:gridCol w:w="5341"/>
        <w:gridCol w:w="1131"/>
        <w:gridCol w:w="2168"/>
      </w:tblGrid>
      <w:tr w:rsidR="41E93E22" ns2:paraId="7B401716" ns2:textId="77777777" w:rsidTr="41E93E22">
        <w:trPr>
          <w:trHeight w:val="300"/>
          <w:jc w:val="center"/>
        </w:trPr>
        <w:tc>
          <w:tcPr>
            <w:tcW w:w="5341" w:type="dxa"/>
            <w:tcBorders>
              <w:bottom w:val="single" w:sz="6" w:space="0" w:color="C4C7C5"/>
            </w:tcBorders>
            <w:tcMar>
              <w:top w:w="120" w:type="dxa"/>
              <w:left w:w="180" w:type="dxa"/>
              <w:bottom w:w="120" w:type="dxa"/>
              <w:right w:w="180" w:type="dxa"/>
            </w:tcMar>
            <w:vAlign w:val="center"/>
          </w:tcPr>
          <w:p ns2:paraId="686D8B60" ns2:textId="4420AA9A" w:rsidR="41E93E22" w:rsidRDefault="41E93E22" w:rsidP="41E93E22">
            <w:pPr>
              <w:spacing w:before="0" w:line="240" w:lineRule="auto"/>
              <w:ind w:firstLine="0"/>
              <w:jc w:val="center"/>
              <w:rPr>
                <w:sz w:val="20"/>
                <w:szCs w:val="20"/>
              </w:rPr>
            </w:pPr>
            <w:r w:rsidRPr="41E93E22">
              <w:rPr>
                <w:b/>
                <w:bCs/>
                <w:color w:val="1F1F1F"/>
                <w:sz w:val="20"/>
                <w:szCs w:val="20"/>
              </w:rPr>
              <w:t>Statement</w:t>
            </w:r>
          </w:p>
        </w:tc>
        <w:tc>
          <w:tcPr>
            <w:tcW w:w="1131" w:type="dxa"/>
            <w:tcBorders>
              <w:bottom w:val="single" w:sz="6" w:space="0" w:color="C4C7C5"/>
            </w:tcBorders>
            <w:tcMar>
              <w:top w:w="120" w:type="dxa"/>
              <w:left w:w="180" w:type="dxa"/>
              <w:bottom w:w="120" w:type="dxa"/>
              <w:right w:w="180" w:type="dxa"/>
            </w:tcMar>
            <w:vAlign w:val="center"/>
          </w:tcPr>
          <w:p ns2:paraId="1FE8808C" ns2:textId="65DCBA34" w:rsidR="41E93E22" w:rsidRDefault="41E93E22" w:rsidP="41E93E22">
            <w:pPr>
              <w:spacing w:before="0" w:line="240" w:lineRule="auto"/>
              <w:ind w:firstLine="0"/>
              <w:rPr>
                <w:sz w:val="20"/>
                <w:szCs w:val="20"/>
              </w:rPr>
            </w:pPr>
            <w:r w:rsidRPr="41E93E22">
              <w:rPr>
                <w:b/>
                <w:bCs/>
                <w:color w:val="1F1F1F"/>
                <w:sz w:val="20"/>
                <w:szCs w:val="20"/>
              </w:rPr>
              <w:t>Mean</w:t>
            </w:r>
          </w:p>
        </w:tc>
        <w:tc>
          <w:tcPr>
            <w:tcW w:w="2168" w:type="dxa"/>
            <w:tcBorders>
              <w:bottom w:val="single" w:sz="6" w:space="0" w:color="C4C7C5"/>
            </w:tcBorders>
            <w:tcMar>
              <w:top w:w="120" w:type="dxa"/>
              <w:left w:w="180" w:type="dxa"/>
              <w:bottom w:w="120" w:type="dxa"/>
              <w:right w:w="180" w:type="dxa"/>
            </w:tcMar>
            <w:vAlign w:val="center"/>
          </w:tcPr>
          <w:p ns2:paraId="0CA6B075" ns2:textId="2526E196" w:rsidR="41E93E22" w:rsidRDefault="41E93E22" w:rsidP="41E93E22">
            <w:pPr>
              <w:spacing w:before="0" w:line="240" w:lineRule="auto"/>
              <w:ind w:firstLine="0"/>
              <w:rPr>
                <w:sz w:val="20"/>
                <w:szCs w:val="20"/>
              </w:rPr>
            </w:pPr>
            <w:r w:rsidRPr="41E93E22">
              <w:rPr>
                <w:b/>
                <w:bCs/>
                <w:color w:val="1F1F1F"/>
                <w:sz w:val="20"/>
                <w:szCs w:val="20"/>
              </w:rPr>
              <w:t>Verbal Interpretation</w:t>
            </w:r>
          </w:p>
        </w:tc>
      </w:tr>
      <w:tr w:rsidR="41E93E22" ns2:paraId="0D4FF490" ns2:textId="77777777" w:rsidTr="41E93E22">
        <w:trPr>
          <w:trHeight w:val="300"/>
          <w:jc w:val="center"/>
        </w:trPr>
        <w:tc>
          <w:tcPr>
            <w:tcW w:w="5341" w:type="dxa"/>
            <w:tcBorders>
              <w:bottom w:val="nil"/>
            </w:tcBorders>
            <w:tcMar>
              <w:top w:w="120" w:type="dxa"/>
              <w:left w:w="180" w:type="dxa"/>
              <w:bottom w:w="120" w:type="dxa"/>
              <w:right w:w="180" w:type="dxa"/>
            </w:tcMar>
            <w:vAlign w:val="center"/>
          </w:tcPr>
          <w:p ns2:paraId="7C545706" ns2:textId="72A9F7F8" w:rsidR="41E93E22" w:rsidRDefault="41E93E22" w:rsidP="41E93E22">
            <w:pPr>
              <w:spacing w:before="0" w:line="240" w:lineRule="auto"/>
              <w:ind w:firstLine="0"/>
              <w:rPr>
                <w:sz w:val="20"/>
                <w:szCs w:val="20"/>
              </w:rPr>
            </w:pPr>
            <w:r w:rsidRPr="41E93E22">
              <w:rPr>
                <w:sz w:val="20"/>
                <w:szCs w:val="20"/>
              </w:rPr>
              <w:t>The analytics dashboards visually communicate Key Performance Indicators (KPIs) clearly and logically, enabling management to immediately interpret trends and make informed business decisions</w:t>
            </w:r>
          </w:p>
        </w:tc>
        <w:tc>
          <w:tcPr>
            <w:tcW w:w="1131" w:type="dxa"/>
            <w:tcBorders>
              <w:bottom w:val="nil"/>
            </w:tcBorders>
            <w:tcMar>
              <w:top w:w="120" w:type="dxa"/>
              <w:left w:w="180" w:type="dxa"/>
              <w:bottom w:w="120" w:type="dxa"/>
              <w:right w:w="180" w:type="dxa"/>
            </w:tcMar>
            <w:vAlign w:val="center"/>
          </w:tcPr>
          <w:p ns2:paraId="045CE9EB" ns2:textId="70EDB6DB" w:rsidR="41E93E22" w:rsidRDefault="41E93E22" w:rsidP="41E93E22">
            <w:pPr>
              <w:spacing w:before="0" w:line="240" w:lineRule="auto"/>
              <w:ind w:firstLine="0"/>
              <w:jc w:val="center"/>
              <w:rPr>
                <w:sz w:val="20"/>
                <w:szCs w:val="20"/>
              </w:rPr>
            </w:pPr>
            <w:r w:rsidRPr="41E93E22">
              <w:rPr>
                <w:color w:val="1F1F1F"/>
                <w:sz w:val="20"/>
                <w:szCs w:val="20"/>
              </w:rPr>
              <w:t>4.60</w:t>
            </w:r>
          </w:p>
        </w:tc>
        <w:tc>
          <w:tcPr>
            <w:tcW w:w="2168" w:type="dxa"/>
            <w:tcBorders>
              <w:bottom w:val="nil"/>
            </w:tcBorders>
            <w:tcMar>
              <w:top w:w="120" w:type="dxa"/>
              <w:left w:w="180" w:type="dxa"/>
              <w:bottom w:w="120" w:type="dxa"/>
              <w:right w:w="180" w:type="dxa"/>
            </w:tcMar>
            <w:vAlign w:val="center"/>
          </w:tcPr>
          <w:p ns2:paraId="38996842" ns2:textId="4EA26C62"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4AA07513" ns2:textId="77777777" w:rsidTr="41E93E22">
        <w:trPr>
          <w:trHeight w:val="300"/>
          <w:jc w:val="center"/>
        </w:trPr>
        <w:tc>
          <w:tcPr>
            <w:tcW w:w="5341" w:type="dxa"/>
            <w:tcBorders>
              <w:top w:val="nil"/>
              <w:bottom w:val="nil"/>
            </w:tcBorders>
            <w:tcMar>
              <w:top w:w="120" w:type="dxa"/>
              <w:left w:w="180" w:type="dxa"/>
              <w:bottom w:w="120" w:type="dxa"/>
              <w:right w:w="180" w:type="dxa"/>
            </w:tcMar>
            <w:vAlign w:val="center"/>
          </w:tcPr>
          <w:p ns2:paraId="6FCF15FB" ns2:textId="041AC344" w:rsidR="41E93E22" w:rsidRDefault="41E93E22" w:rsidP="41E93E22">
            <w:pPr>
              <w:spacing w:before="0" w:line="240" w:lineRule="auto"/>
              <w:ind w:firstLine="0"/>
              <w:rPr>
                <w:sz w:val="20"/>
                <w:szCs w:val="20"/>
              </w:rPr>
            </w:pPr>
            <w:r w:rsidRPr="41E93E22">
              <w:rPr>
                <w:sz w:val="20"/>
                <w:szCs w:val="20"/>
              </w:rPr>
              <w:t>The system clearly alerts the user if they enter incorrect information (like typing letters in a number field) and explains how to fix it.</w:t>
            </w:r>
          </w:p>
        </w:tc>
        <w:tc>
          <w:tcPr>
            <w:tcW w:w="1131" w:type="dxa"/>
            <w:tcBorders>
              <w:top w:val="nil"/>
              <w:bottom w:val="nil"/>
            </w:tcBorders>
            <w:tcMar>
              <w:top w:w="120" w:type="dxa"/>
              <w:left w:w="180" w:type="dxa"/>
              <w:bottom w:w="120" w:type="dxa"/>
              <w:right w:w="180" w:type="dxa"/>
            </w:tcMar>
            <w:vAlign w:val="center"/>
          </w:tcPr>
          <w:p ns2:paraId="519DE919" ns2:textId="6CFA11F8" w:rsidR="41E93E22" w:rsidRDefault="41E93E22" w:rsidP="41E93E22">
            <w:pPr>
              <w:spacing w:before="0" w:line="240" w:lineRule="auto"/>
              <w:ind w:firstLine="0"/>
              <w:jc w:val="center"/>
              <w:rPr>
                <w:sz w:val="20"/>
                <w:szCs w:val="20"/>
              </w:rPr>
            </w:pPr>
            <w:r w:rsidRPr="41E93E22">
              <w:rPr>
                <w:color w:val="1F1F1F"/>
                <w:sz w:val="20"/>
                <w:szCs w:val="20"/>
              </w:rPr>
              <w:t>4.10</w:t>
            </w:r>
          </w:p>
        </w:tc>
        <w:tc>
          <w:tcPr>
            <w:tcW w:w="2168" w:type="dxa"/>
            <w:tcBorders>
              <w:top w:val="nil"/>
              <w:bottom w:val="nil"/>
            </w:tcBorders>
            <w:tcMar>
              <w:top w:w="120" w:type="dxa"/>
              <w:left w:w="180" w:type="dxa"/>
              <w:bottom w:w="120" w:type="dxa"/>
              <w:right w:w="180" w:type="dxa"/>
            </w:tcMar>
            <w:vAlign w:val="center"/>
          </w:tcPr>
          <w:p ns2:paraId="3EEC3E0D" ns2:textId="04DF5471"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13A1ED10" ns2:textId="77777777" w:rsidTr="41E93E22">
        <w:trPr>
          <w:trHeight w:val="300"/>
          <w:jc w:val="center"/>
        </w:trPr>
        <w:tc>
          <w:tcPr>
            <w:tcW w:w="5341" w:type="dxa"/>
            <w:tcBorders>
              <w:top w:val="nil"/>
            </w:tcBorders>
            <w:tcMar>
              <w:top w:w="120" w:type="dxa"/>
              <w:left w:w="180" w:type="dxa"/>
              <w:bottom w:w="120" w:type="dxa"/>
              <w:right w:w="180" w:type="dxa"/>
            </w:tcMar>
            <w:vAlign w:val="center"/>
          </w:tcPr>
          <w:p ns2:paraId="2463D51B" ns2:textId="56680976" w:rsidR="41E93E22" w:rsidRDefault="41E93E22" w:rsidP="41E93E22">
            <w:pPr>
              <w:spacing w:before="0" w:line="240" w:lineRule="auto"/>
              <w:ind w:firstLine="0"/>
              <w:rPr>
                <w:sz w:val="20"/>
                <w:szCs w:val="20"/>
              </w:rPr>
            </w:pPr>
            <w:r w:rsidRPr="41E93E22">
              <w:rPr>
                <w:sz w:val="20"/>
                <w:szCs w:val="20"/>
              </w:rPr>
              <w:lastRenderedPageBreak/>
              <w:t>The layout, colors, and text are organized logically, making it easy to find specific buttons, records, or menus.</w:t>
            </w:r>
          </w:p>
        </w:tc>
        <w:tc>
          <w:tcPr>
            <w:tcW w:w="1131" w:type="dxa"/>
            <w:tcBorders>
              <w:top w:val="nil"/>
            </w:tcBorders>
            <w:tcMar>
              <w:top w:w="120" w:type="dxa"/>
              <w:left w:w="180" w:type="dxa"/>
              <w:bottom w:w="120" w:type="dxa"/>
              <w:right w:w="180" w:type="dxa"/>
            </w:tcMar>
            <w:vAlign w:val="center"/>
          </w:tcPr>
          <w:p ns2:paraId="5D064616" ns2:textId="7A75B1BB" w:rsidR="41E93E22" w:rsidRDefault="41E93E22" w:rsidP="41E93E22">
            <w:pPr>
              <w:spacing w:line="240" w:lineRule="auto"/>
              <w:ind w:firstLine="0"/>
              <w:jc w:val="center"/>
              <w:rPr>
                <w:sz w:val="20"/>
                <w:szCs w:val="20"/>
              </w:rPr>
            </w:pPr>
            <w:r w:rsidRPr="41E93E22">
              <w:rPr>
                <w:color w:val="1F1F1F"/>
                <w:sz w:val="20"/>
                <w:szCs w:val="20"/>
              </w:rPr>
              <w:t>4.20</w:t>
            </w:r>
          </w:p>
        </w:tc>
        <w:tc>
          <w:tcPr>
            <w:tcW w:w="2168" w:type="dxa"/>
            <w:tcBorders>
              <w:top w:val="nil"/>
            </w:tcBorders>
            <w:tcMar>
              <w:top w:w="120" w:type="dxa"/>
              <w:left w:w="180" w:type="dxa"/>
              <w:bottom w:w="120" w:type="dxa"/>
              <w:right w:w="180" w:type="dxa"/>
            </w:tcMar>
            <w:vAlign w:val="center"/>
          </w:tcPr>
          <w:p ns2:paraId="4196A22F" ns2:textId="549EAB02"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2057058F" ns2:textId="77777777" w:rsidTr="41E93E22">
        <w:trPr>
          <w:trHeight w:val="300"/>
          <w:jc w:val="center"/>
        </w:trPr>
        <w:tc>
          <w:tcPr>
            <w:tcW w:w="5341" w:type="dxa"/>
            <w:tcMar>
              <w:top w:w="120" w:type="dxa"/>
              <w:left w:w="180" w:type="dxa"/>
              <w:bottom w:w="120" w:type="dxa"/>
              <w:right w:w="180" w:type="dxa"/>
            </w:tcMar>
            <w:vAlign w:val="center"/>
          </w:tcPr>
          <w:p ns2:paraId="23CEF9CD" ns2:textId="24DAEB27" w:rsidR="41E93E22" w:rsidRDefault="41E93E22" w:rsidP="41E93E22">
            <w:pPr>
              <w:spacing w:before="0" w:line="240" w:lineRule="auto"/>
              <w:ind w:firstLine="0"/>
              <w:jc w:val="center"/>
              <w:rPr>
                <w:sz w:val="20"/>
                <w:szCs w:val="20"/>
              </w:rPr>
            </w:pPr>
            <w:r w:rsidRPr="41E93E22">
              <w:rPr>
                <w:b/>
                <w:bCs/>
                <w:color w:val="1F1F1F"/>
                <w:sz w:val="20"/>
                <w:szCs w:val="20"/>
              </w:rPr>
              <w:t>Average Mean</w:t>
            </w:r>
          </w:p>
        </w:tc>
        <w:tc>
          <w:tcPr>
            <w:tcW w:w="1131" w:type="dxa"/>
            <w:tcMar>
              <w:top w:w="120" w:type="dxa"/>
              <w:left w:w="180" w:type="dxa"/>
              <w:bottom w:w="120" w:type="dxa"/>
              <w:right w:w="180" w:type="dxa"/>
            </w:tcMar>
            <w:vAlign w:val="center"/>
          </w:tcPr>
          <w:p ns2:paraId="61D9992B" ns2:textId="1BCE6CD9" w:rsidR="41E93E22" w:rsidRDefault="41E93E22" w:rsidP="41E93E22">
            <w:pPr>
              <w:spacing w:before="0" w:line="240" w:lineRule="auto"/>
              <w:ind w:firstLine="0"/>
              <w:jc w:val="center"/>
              <w:rPr>
                <w:sz w:val="20"/>
                <w:szCs w:val="20"/>
              </w:rPr>
            </w:pPr>
            <w:r w:rsidRPr="41E93E22">
              <w:rPr>
                <w:b/>
                <w:bCs/>
                <w:color w:val="1F1F1F"/>
                <w:sz w:val="20"/>
                <w:szCs w:val="20"/>
              </w:rPr>
              <w:t>4.30</w:t>
            </w:r>
          </w:p>
        </w:tc>
        <w:tc>
          <w:tcPr>
            <w:tcW w:w="2168" w:type="dxa"/>
            <w:tcMar>
              <w:top w:w="120" w:type="dxa"/>
              <w:left w:w="180" w:type="dxa"/>
              <w:bottom w:w="120" w:type="dxa"/>
              <w:right w:w="180" w:type="dxa"/>
            </w:tcMar>
            <w:vAlign w:val="center"/>
          </w:tcPr>
          <w:p ns2:paraId="75B2A66E" ns2:textId="2BF4B691" w:rsidR="41E93E22" w:rsidRDefault="41E93E22" w:rsidP="41E93E22">
            <w:pPr>
              <w:spacing w:before="0" w:line="240" w:lineRule="auto"/>
              <w:ind w:firstLine="0"/>
              <w:rPr>
                <w:sz w:val="20"/>
                <w:szCs w:val="20"/>
              </w:rPr>
            </w:pPr>
            <w:r w:rsidRPr="41E93E22">
              <w:rPr>
                <w:b/>
                <w:bCs/>
                <w:color w:val="1F1F1F"/>
                <w:sz w:val="20"/>
                <w:szCs w:val="20"/>
              </w:rPr>
              <w:t>Strongly Agree</w:t>
            </w:r>
          </w:p>
        </w:tc>
      </w:tr>
    </w:tbl>
    <w:p ns2:paraId="17C9181D" ns2:textId="07628876" w:rsidR="409DCB2A" w:rsidRPr="002A4716" w:rsidRDefault="409DCB2A" w:rsidP="41E93E22">
      <w:pPr>
        <w:spacing w:before="0"/>
        <w:rPr>
          <w:b/>
          <w:bCs/>
          <w:color w:val="1F1F1F"/>
        </w:rPr>
      </w:pPr>
    </w:p>
    <w:p ns2:paraId="1D84621F" ns2:textId="6DD72298" w:rsidR="409DCB2A" w:rsidRPr="002A4716" w:rsidRDefault="55BFDD50" w:rsidP="41E93E22">
      <w:pPr>
        <w:pStyle w:val="Caption"/>
        <w:keepNext/>
        <w:spacing w:before="120" w:after="60" w:line="240" w:lineRule="auto"/>
        <w:ind w:firstLine="0"/>
        <w:jc w:val="center"/>
      </w:pPr>
      <w:r>
        <w:t>Summary of Security</w:t>
      </w:r>
    </w:p>
    <w:tbl>
      <w:tblPr>
        <w:tblW w:w="0" w:type="auto"/>
        <w:jc w:val="center"/>
        <w:tblBorders>
          <w:top w:val="single" w:sz="6" w:space="0" w:color="C4C7C5"/>
          <w:bottom w:val="single" w:sz="6" w:space="0" w:color="C4C7C5"/>
          <w:insideH w:val="single" w:sz="6" w:space="0" w:color="C4C7C5"/>
          <w:insideV w:val="single" w:sz="6" w:space="0" w:color="C4C7C5"/>
        </w:tblBorders>
        <w:tblLook w:val="06A0" w:firstRow="1" w:lastRow="0" w:firstColumn="1" w:lastColumn="0" w:noHBand="1" w:noVBand="1"/>
      </w:tblPr>
      <w:tblGrid>
        <w:gridCol w:w="5341"/>
        <w:gridCol w:w="1131"/>
        <w:gridCol w:w="2168"/>
      </w:tblGrid>
      <w:tr w:rsidR="41E93E22" ns2:paraId="729287E3" ns2:textId="77777777" w:rsidTr="41E93E22">
        <w:trPr>
          <w:trHeight w:val="300"/>
          <w:jc w:val="center"/>
        </w:trPr>
        <w:tc>
          <w:tcPr>
            <w:tcW w:w="5341" w:type="dxa"/>
            <w:tcBorders>
              <w:bottom w:val="single" w:sz="6" w:space="0" w:color="C4C7C5"/>
            </w:tcBorders>
            <w:tcMar>
              <w:top w:w="120" w:type="dxa"/>
              <w:left w:w="180" w:type="dxa"/>
              <w:bottom w:w="120" w:type="dxa"/>
              <w:right w:w="180" w:type="dxa"/>
            </w:tcMar>
            <w:vAlign w:val="center"/>
          </w:tcPr>
          <w:p ns2:paraId="654C38D1" ns2:textId="4420AA9A" w:rsidR="41E93E22" w:rsidRDefault="41E93E22" w:rsidP="41E93E22">
            <w:pPr>
              <w:spacing w:before="0" w:line="240" w:lineRule="auto"/>
              <w:ind w:firstLine="0"/>
              <w:jc w:val="center"/>
              <w:rPr>
                <w:sz w:val="20"/>
                <w:szCs w:val="20"/>
              </w:rPr>
            </w:pPr>
            <w:r w:rsidRPr="41E93E22">
              <w:rPr>
                <w:b/>
                <w:bCs/>
                <w:color w:val="1F1F1F"/>
                <w:sz w:val="20"/>
                <w:szCs w:val="20"/>
              </w:rPr>
              <w:t>Statement</w:t>
            </w:r>
          </w:p>
        </w:tc>
        <w:tc>
          <w:tcPr>
            <w:tcW w:w="1131" w:type="dxa"/>
            <w:tcBorders>
              <w:bottom w:val="single" w:sz="6" w:space="0" w:color="C4C7C5"/>
            </w:tcBorders>
            <w:tcMar>
              <w:top w:w="120" w:type="dxa"/>
              <w:left w:w="180" w:type="dxa"/>
              <w:bottom w:w="120" w:type="dxa"/>
              <w:right w:w="180" w:type="dxa"/>
            </w:tcMar>
            <w:vAlign w:val="center"/>
          </w:tcPr>
          <w:p ns2:paraId="2293CFE8" ns2:textId="65DCBA34" w:rsidR="41E93E22" w:rsidRDefault="41E93E22" w:rsidP="41E93E22">
            <w:pPr>
              <w:spacing w:before="0" w:line="240" w:lineRule="auto"/>
              <w:ind w:firstLine="0"/>
              <w:rPr>
                <w:sz w:val="20"/>
                <w:szCs w:val="20"/>
              </w:rPr>
            </w:pPr>
            <w:r w:rsidRPr="41E93E22">
              <w:rPr>
                <w:b/>
                <w:bCs/>
                <w:color w:val="1F1F1F"/>
                <w:sz w:val="20"/>
                <w:szCs w:val="20"/>
              </w:rPr>
              <w:t>Mean</w:t>
            </w:r>
          </w:p>
        </w:tc>
        <w:tc>
          <w:tcPr>
            <w:tcW w:w="2168" w:type="dxa"/>
            <w:tcBorders>
              <w:bottom w:val="single" w:sz="6" w:space="0" w:color="C4C7C5"/>
            </w:tcBorders>
            <w:tcMar>
              <w:top w:w="120" w:type="dxa"/>
              <w:left w:w="180" w:type="dxa"/>
              <w:bottom w:w="120" w:type="dxa"/>
              <w:right w:w="180" w:type="dxa"/>
            </w:tcMar>
            <w:vAlign w:val="center"/>
          </w:tcPr>
          <w:p ns2:paraId="37547B53" ns2:textId="2526E196" w:rsidR="41E93E22" w:rsidRDefault="41E93E22" w:rsidP="41E93E22">
            <w:pPr>
              <w:spacing w:before="0" w:line="240" w:lineRule="auto"/>
              <w:ind w:firstLine="0"/>
              <w:rPr>
                <w:sz w:val="20"/>
                <w:szCs w:val="20"/>
              </w:rPr>
            </w:pPr>
            <w:r w:rsidRPr="41E93E22">
              <w:rPr>
                <w:b/>
                <w:bCs/>
                <w:color w:val="1F1F1F"/>
                <w:sz w:val="20"/>
                <w:szCs w:val="20"/>
              </w:rPr>
              <w:t>Verbal Interpretation</w:t>
            </w:r>
          </w:p>
        </w:tc>
      </w:tr>
      <w:tr w:rsidR="41E93E22" ns2:paraId="2FB867C4" ns2:textId="77777777" w:rsidTr="41E93E22">
        <w:trPr>
          <w:trHeight w:val="300"/>
          <w:jc w:val="center"/>
        </w:trPr>
        <w:tc>
          <w:tcPr>
            <w:tcW w:w="5341" w:type="dxa"/>
            <w:tcBorders>
              <w:bottom w:val="nil"/>
            </w:tcBorders>
            <w:tcMar>
              <w:top w:w="120" w:type="dxa"/>
              <w:left w:w="180" w:type="dxa"/>
              <w:bottom w:w="120" w:type="dxa"/>
              <w:right w:w="180" w:type="dxa"/>
            </w:tcMar>
            <w:vAlign w:val="center"/>
          </w:tcPr>
          <w:p ns2:paraId="466630A3" ns2:textId="055BC983" w:rsidR="41E93E22" w:rsidRDefault="41E93E22" w:rsidP="41E93E22">
            <w:pPr>
              <w:spacing w:before="0" w:line="240" w:lineRule="auto"/>
              <w:ind w:firstLine="0"/>
              <w:rPr>
                <w:sz w:val="20"/>
                <w:szCs w:val="20"/>
              </w:rPr>
            </w:pPr>
            <w:r w:rsidRPr="41E93E22">
              <w:rPr>
                <w:sz w:val="20"/>
                <w:szCs w:val="20"/>
              </w:rPr>
              <w:t>The system enforces strict data governance by ensuring that sensitive operational and financial records (e.g., payroll calculations, driver behavioral classifications) are exclusively accessible to authorized Admin and Staff roles.</w:t>
            </w:r>
          </w:p>
        </w:tc>
        <w:tc>
          <w:tcPr>
            <w:tcW w:w="1131" w:type="dxa"/>
            <w:tcBorders>
              <w:bottom w:val="nil"/>
            </w:tcBorders>
            <w:tcMar>
              <w:top w:w="120" w:type="dxa"/>
              <w:left w:w="180" w:type="dxa"/>
              <w:bottom w:w="120" w:type="dxa"/>
              <w:right w:w="180" w:type="dxa"/>
            </w:tcMar>
            <w:vAlign w:val="center"/>
          </w:tcPr>
          <w:p ns2:paraId="59C53A74" ns2:textId="5BB29C19" w:rsidR="41E93E22" w:rsidRDefault="41E93E22" w:rsidP="41E93E22">
            <w:pPr>
              <w:spacing w:before="0" w:line="240" w:lineRule="auto"/>
              <w:ind w:firstLine="0"/>
              <w:jc w:val="center"/>
              <w:rPr>
                <w:sz w:val="20"/>
                <w:szCs w:val="20"/>
              </w:rPr>
            </w:pPr>
            <w:r w:rsidRPr="41E93E22">
              <w:rPr>
                <w:color w:val="1F1F1F"/>
                <w:sz w:val="20"/>
                <w:szCs w:val="20"/>
              </w:rPr>
              <w:t>4.60</w:t>
            </w:r>
          </w:p>
        </w:tc>
        <w:tc>
          <w:tcPr>
            <w:tcW w:w="2168" w:type="dxa"/>
            <w:tcBorders>
              <w:bottom w:val="nil"/>
            </w:tcBorders>
            <w:tcMar>
              <w:top w:w="120" w:type="dxa"/>
              <w:left w:w="180" w:type="dxa"/>
              <w:bottom w:w="120" w:type="dxa"/>
              <w:right w:w="180" w:type="dxa"/>
            </w:tcMar>
            <w:vAlign w:val="center"/>
          </w:tcPr>
          <w:p ns2:paraId="31A24DE9" ns2:textId="4EA26C62"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64A1FDF3" ns2:textId="77777777" w:rsidTr="41E93E22">
        <w:trPr>
          <w:trHeight w:val="300"/>
          <w:jc w:val="center"/>
        </w:trPr>
        <w:tc>
          <w:tcPr>
            <w:tcW w:w="5341" w:type="dxa"/>
            <w:tcBorders>
              <w:top w:val="nil"/>
              <w:bottom w:val="nil"/>
            </w:tcBorders>
            <w:tcMar>
              <w:top w:w="120" w:type="dxa"/>
              <w:left w:w="180" w:type="dxa"/>
              <w:bottom w:w="120" w:type="dxa"/>
              <w:right w:w="180" w:type="dxa"/>
            </w:tcMar>
            <w:vAlign w:val="center"/>
          </w:tcPr>
          <w:p ns2:paraId="08E2A8E6" ns2:textId="4712B705" w:rsidR="41E93E22" w:rsidRDefault="41E93E22" w:rsidP="41E93E22">
            <w:pPr>
              <w:spacing w:before="0" w:line="240" w:lineRule="auto"/>
              <w:ind w:firstLine="0"/>
              <w:rPr>
                <w:sz w:val="20"/>
                <w:szCs w:val="20"/>
              </w:rPr>
            </w:pPr>
            <w:r w:rsidRPr="41E93E22">
              <w:rPr>
                <w:sz w:val="20"/>
                <w:szCs w:val="20"/>
              </w:rPr>
              <w:t>The system correctly restricts access so that different users (Admin and Dispatch Staff) can only view and edit the specific pages meant for their role.</w:t>
            </w:r>
          </w:p>
        </w:tc>
        <w:tc>
          <w:tcPr>
            <w:tcW w:w="1131" w:type="dxa"/>
            <w:tcBorders>
              <w:top w:val="nil"/>
              <w:bottom w:val="nil"/>
            </w:tcBorders>
            <w:tcMar>
              <w:top w:w="120" w:type="dxa"/>
              <w:left w:w="180" w:type="dxa"/>
              <w:bottom w:w="120" w:type="dxa"/>
              <w:right w:w="180" w:type="dxa"/>
            </w:tcMar>
            <w:vAlign w:val="center"/>
          </w:tcPr>
          <w:p ns2:paraId="7AAFB26C" ns2:textId="27880156" w:rsidR="41E93E22" w:rsidRDefault="41E93E22" w:rsidP="41E93E22">
            <w:pPr>
              <w:spacing w:before="0" w:line="240" w:lineRule="auto"/>
              <w:ind w:firstLine="0"/>
              <w:jc w:val="center"/>
              <w:rPr>
                <w:sz w:val="20"/>
                <w:szCs w:val="20"/>
              </w:rPr>
            </w:pPr>
            <w:r w:rsidRPr="41E93E22">
              <w:rPr>
                <w:color w:val="1F1F1F"/>
                <w:sz w:val="20"/>
                <w:szCs w:val="20"/>
              </w:rPr>
              <w:t>4.50</w:t>
            </w:r>
          </w:p>
        </w:tc>
        <w:tc>
          <w:tcPr>
            <w:tcW w:w="2168" w:type="dxa"/>
            <w:tcBorders>
              <w:top w:val="nil"/>
              <w:bottom w:val="nil"/>
            </w:tcBorders>
            <w:tcMar>
              <w:top w:w="120" w:type="dxa"/>
              <w:left w:w="180" w:type="dxa"/>
              <w:bottom w:w="120" w:type="dxa"/>
              <w:right w:w="180" w:type="dxa"/>
            </w:tcMar>
            <w:vAlign w:val="center"/>
          </w:tcPr>
          <w:p ns2:paraId="325E5624" ns2:textId="04DF5471"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7711BC77" ns2:textId="77777777" w:rsidTr="41E93E22">
        <w:trPr>
          <w:trHeight w:val="300"/>
          <w:jc w:val="center"/>
        </w:trPr>
        <w:tc>
          <w:tcPr>
            <w:tcW w:w="5341" w:type="dxa"/>
            <w:tcBorders>
              <w:top w:val="nil"/>
            </w:tcBorders>
            <w:tcMar>
              <w:top w:w="120" w:type="dxa"/>
              <w:left w:w="180" w:type="dxa"/>
              <w:bottom w:w="120" w:type="dxa"/>
              <w:right w:w="180" w:type="dxa"/>
            </w:tcMar>
            <w:vAlign w:val="center"/>
          </w:tcPr>
          <w:p ns2:paraId="21C0E356" ns2:textId="2D8D0A3D" w:rsidR="41E93E22" w:rsidRDefault="41E93E22" w:rsidP="41E93E22">
            <w:pPr>
              <w:spacing w:before="0" w:line="240" w:lineRule="auto"/>
              <w:ind w:firstLine="0"/>
              <w:rPr>
                <w:sz w:val="20"/>
                <w:szCs w:val="20"/>
              </w:rPr>
            </w:pPr>
            <w:r w:rsidRPr="41E93E22">
              <w:rPr>
                <w:sz w:val="20"/>
                <w:szCs w:val="20"/>
              </w:rPr>
              <w:t>The system securely masks passwords during login or registration and does not expose sensitive authentication tokens in plain text."</w:t>
            </w:r>
          </w:p>
        </w:tc>
        <w:tc>
          <w:tcPr>
            <w:tcW w:w="1131" w:type="dxa"/>
            <w:tcBorders>
              <w:top w:val="nil"/>
            </w:tcBorders>
            <w:tcMar>
              <w:top w:w="120" w:type="dxa"/>
              <w:left w:w="180" w:type="dxa"/>
              <w:bottom w:w="120" w:type="dxa"/>
              <w:right w:w="180" w:type="dxa"/>
            </w:tcMar>
            <w:vAlign w:val="center"/>
          </w:tcPr>
          <w:p ns2:paraId="0B6C13FE" ns2:textId="6695581C" w:rsidR="41E93E22" w:rsidRDefault="41E93E22" w:rsidP="41E93E22">
            <w:pPr>
              <w:spacing w:line="240" w:lineRule="auto"/>
              <w:ind w:firstLine="0"/>
              <w:jc w:val="center"/>
              <w:rPr>
                <w:sz w:val="20"/>
                <w:szCs w:val="20"/>
              </w:rPr>
            </w:pPr>
            <w:r w:rsidRPr="41E93E22">
              <w:rPr>
                <w:color w:val="1F1F1F"/>
                <w:sz w:val="20"/>
                <w:szCs w:val="20"/>
              </w:rPr>
              <w:t>4.70</w:t>
            </w:r>
          </w:p>
        </w:tc>
        <w:tc>
          <w:tcPr>
            <w:tcW w:w="2168" w:type="dxa"/>
            <w:tcBorders>
              <w:top w:val="nil"/>
            </w:tcBorders>
            <w:tcMar>
              <w:top w:w="120" w:type="dxa"/>
              <w:left w:w="180" w:type="dxa"/>
              <w:bottom w:w="120" w:type="dxa"/>
              <w:right w:w="180" w:type="dxa"/>
            </w:tcMar>
            <w:vAlign w:val="center"/>
          </w:tcPr>
          <w:p ns2:paraId="09E7C794" ns2:textId="549EAB02"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369753EB" ns2:textId="77777777" w:rsidTr="41E93E22">
        <w:trPr>
          <w:trHeight w:val="300"/>
          <w:jc w:val="center"/>
        </w:trPr>
        <w:tc>
          <w:tcPr>
            <w:tcW w:w="5341" w:type="dxa"/>
            <w:tcMar>
              <w:top w:w="120" w:type="dxa"/>
              <w:left w:w="180" w:type="dxa"/>
              <w:bottom w:w="120" w:type="dxa"/>
              <w:right w:w="180" w:type="dxa"/>
            </w:tcMar>
            <w:vAlign w:val="center"/>
          </w:tcPr>
          <w:p ns2:paraId="757F2FAE" ns2:textId="24DAEB27" w:rsidR="41E93E22" w:rsidRDefault="41E93E22" w:rsidP="41E93E22">
            <w:pPr>
              <w:spacing w:before="0" w:line="240" w:lineRule="auto"/>
              <w:ind w:firstLine="0"/>
              <w:jc w:val="center"/>
              <w:rPr>
                <w:sz w:val="20"/>
                <w:szCs w:val="20"/>
              </w:rPr>
            </w:pPr>
            <w:r w:rsidRPr="41E93E22">
              <w:rPr>
                <w:b/>
                <w:bCs/>
                <w:color w:val="1F1F1F"/>
                <w:sz w:val="20"/>
                <w:szCs w:val="20"/>
              </w:rPr>
              <w:t>Average Mean</w:t>
            </w:r>
          </w:p>
        </w:tc>
        <w:tc>
          <w:tcPr>
            <w:tcW w:w="1131" w:type="dxa"/>
            <w:tcMar>
              <w:top w:w="120" w:type="dxa"/>
              <w:left w:w="180" w:type="dxa"/>
              <w:bottom w:w="120" w:type="dxa"/>
              <w:right w:w="180" w:type="dxa"/>
            </w:tcMar>
            <w:vAlign w:val="center"/>
          </w:tcPr>
          <w:p ns2:paraId="16D719AD" ns2:textId="02BE8FD2" w:rsidR="41E93E22" w:rsidRDefault="41E93E22" w:rsidP="41E93E22">
            <w:pPr>
              <w:spacing w:before="0" w:line="240" w:lineRule="auto"/>
              <w:ind w:firstLine="0"/>
              <w:jc w:val="center"/>
              <w:rPr>
                <w:sz w:val="20"/>
                <w:szCs w:val="20"/>
              </w:rPr>
            </w:pPr>
            <w:r w:rsidRPr="41E93E22">
              <w:rPr>
                <w:b/>
                <w:bCs/>
                <w:color w:val="1F1F1F"/>
                <w:sz w:val="20"/>
                <w:szCs w:val="20"/>
              </w:rPr>
              <w:t>4.60</w:t>
            </w:r>
          </w:p>
        </w:tc>
        <w:tc>
          <w:tcPr>
            <w:tcW w:w="2168" w:type="dxa"/>
            <w:tcMar>
              <w:top w:w="120" w:type="dxa"/>
              <w:left w:w="180" w:type="dxa"/>
              <w:bottom w:w="120" w:type="dxa"/>
              <w:right w:w="180" w:type="dxa"/>
            </w:tcMar>
            <w:vAlign w:val="center"/>
          </w:tcPr>
          <w:p ns2:paraId="64607702" ns2:textId="2BF4B691" w:rsidR="41E93E22" w:rsidRDefault="41E93E22" w:rsidP="41E93E22">
            <w:pPr>
              <w:spacing w:before="0" w:line="240" w:lineRule="auto"/>
              <w:ind w:firstLine="0"/>
              <w:rPr>
                <w:sz w:val="20"/>
                <w:szCs w:val="20"/>
              </w:rPr>
            </w:pPr>
            <w:r w:rsidRPr="41E93E22">
              <w:rPr>
                <w:b/>
                <w:bCs/>
                <w:color w:val="1F1F1F"/>
                <w:sz w:val="20"/>
                <w:szCs w:val="20"/>
              </w:rPr>
              <w:t>Strongly Agree</w:t>
            </w:r>
          </w:p>
        </w:tc>
      </w:tr>
    </w:tbl>
    <w:p ns2:paraId="7FB672CD" ns2:textId="12E618E2" w:rsidR="409DCB2A" w:rsidRPr="002A4716" w:rsidRDefault="55BFDD50" w:rsidP="41E93E22">
      <w:pPr>
        <w:pStyle w:val="Caption"/>
        <w:spacing w:before="0"/>
        <w:jc w:val="center"/>
      </w:pPr>
      <w:r>
        <w:t>Summary of Reliability</w:t>
      </w:r>
    </w:p>
    <w:tbl>
      <w:tblPr>
        <w:tblW w:w="0" w:type="auto"/>
        <w:jc w:val="center"/>
        <w:tblBorders>
          <w:top w:val="single" w:sz="6" w:space="0" w:color="C4C7C5"/>
          <w:bottom w:val="single" w:sz="6" w:space="0" w:color="C4C7C5"/>
          <w:insideH w:val="single" w:sz="6" w:space="0" w:color="C4C7C5"/>
          <w:insideV w:val="single" w:sz="6" w:space="0" w:color="C4C7C5"/>
        </w:tblBorders>
        <w:tblLook w:val="06A0" w:firstRow="1" w:lastRow="0" w:firstColumn="1" w:lastColumn="0" w:noHBand="1" w:noVBand="1"/>
      </w:tblPr>
      <w:tblGrid>
        <w:gridCol w:w="5341"/>
        <w:gridCol w:w="1131"/>
        <w:gridCol w:w="2168"/>
      </w:tblGrid>
      <w:tr w:rsidR="41E93E22" ns2:paraId="1F3D3900" ns2:textId="77777777" w:rsidTr="41E93E22">
        <w:trPr>
          <w:trHeight w:val="300"/>
          <w:jc w:val="center"/>
        </w:trPr>
        <w:tc>
          <w:tcPr>
            <w:tcW w:w="5341" w:type="dxa"/>
            <w:tcBorders>
              <w:bottom w:val="single" w:sz="6" w:space="0" w:color="C4C7C5"/>
            </w:tcBorders>
            <w:tcMar>
              <w:top w:w="120" w:type="dxa"/>
              <w:left w:w="180" w:type="dxa"/>
              <w:bottom w:w="120" w:type="dxa"/>
              <w:right w:w="180" w:type="dxa"/>
            </w:tcMar>
            <w:vAlign w:val="center"/>
          </w:tcPr>
          <w:p ns2:paraId="4ECAB917" ns2:textId="4420AA9A" w:rsidR="41E93E22" w:rsidRDefault="41E93E22" w:rsidP="41E93E22">
            <w:pPr>
              <w:spacing w:before="0" w:line="240" w:lineRule="auto"/>
              <w:ind w:firstLine="0"/>
              <w:jc w:val="center"/>
              <w:rPr>
                <w:sz w:val="20"/>
                <w:szCs w:val="20"/>
              </w:rPr>
            </w:pPr>
            <w:r w:rsidRPr="41E93E22">
              <w:rPr>
                <w:b/>
                <w:bCs/>
                <w:color w:val="1F1F1F"/>
                <w:sz w:val="20"/>
                <w:szCs w:val="20"/>
              </w:rPr>
              <w:t>Statement</w:t>
            </w:r>
          </w:p>
        </w:tc>
        <w:tc>
          <w:tcPr>
            <w:tcW w:w="1131" w:type="dxa"/>
            <w:tcBorders>
              <w:bottom w:val="single" w:sz="6" w:space="0" w:color="C4C7C5"/>
            </w:tcBorders>
            <w:tcMar>
              <w:top w:w="120" w:type="dxa"/>
              <w:left w:w="180" w:type="dxa"/>
              <w:bottom w:w="120" w:type="dxa"/>
              <w:right w:w="180" w:type="dxa"/>
            </w:tcMar>
            <w:vAlign w:val="center"/>
          </w:tcPr>
          <w:p ns2:paraId="0767DF06" ns2:textId="65DCBA34" w:rsidR="41E93E22" w:rsidRDefault="41E93E22" w:rsidP="41E93E22">
            <w:pPr>
              <w:spacing w:before="0" w:line="240" w:lineRule="auto"/>
              <w:ind w:firstLine="0"/>
              <w:rPr>
                <w:sz w:val="20"/>
                <w:szCs w:val="20"/>
              </w:rPr>
            </w:pPr>
            <w:r w:rsidRPr="41E93E22">
              <w:rPr>
                <w:b/>
                <w:bCs/>
                <w:color w:val="1F1F1F"/>
                <w:sz w:val="20"/>
                <w:szCs w:val="20"/>
              </w:rPr>
              <w:t>Mean</w:t>
            </w:r>
          </w:p>
        </w:tc>
        <w:tc>
          <w:tcPr>
            <w:tcW w:w="2168" w:type="dxa"/>
            <w:tcBorders>
              <w:bottom w:val="single" w:sz="6" w:space="0" w:color="C4C7C5"/>
            </w:tcBorders>
            <w:tcMar>
              <w:top w:w="120" w:type="dxa"/>
              <w:left w:w="180" w:type="dxa"/>
              <w:bottom w:w="120" w:type="dxa"/>
              <w:right w:w="180" w:type="dxa"/>
            </w:tcMar>
            <w:vAlign w:val="center"/>
          </w:tcPr>
          <w:p ns2:paraId="047394E5" ns2:textId="2526E196" w:rsidR="41E93E22" w:rsidRDefault="41E93E22" w:rsidP="41E93E22">
            <w:pPr>
              <w:spacing w:before="0" w:line="240" w:lineRule="auto"/>
              <w:ind w:firstLine="0"/>
              <w:rPr>
                <w:sz w:val="20"/>
                <w:szCs w:val="20"/>
              </w:rPr>
            </w:pPr>
            <w:r w:rsidRPr="41E93E22">
              <w:rPr>
                <w:b/>
                <w:bCs/>
                <w:color w:val="1F1F1F"/>
                <w:sz w:val="20"/>
                <w:szCs w:val="20"/>
              </w:rPr>
              <w:t>Verbal Interpretation</w:t>
            </w:r>
          </w:p>
        </w:tc>
      </w:tr>
      <w:tr w:rsidR="41E93E22" ns2:paraId="31D02B0B" ns2:textId="77777777" w:rsidTr="41E93E22">
        <w:trPr>
          <w:trHeight w:val="300"/>
          <w:jc w:val="center"/>
        </w:trPr>
        <w:tc>
          <w:tcPr>
            <w:tcW w:w="5341" w:type="dxa"/>
            <w:tcBorders>
              <w:bottom w:val="nil"/>
            </w:tcBorders>
            <w:tcMar>
              <w:top w:w="120" w:type="dxa"/>
              <w:left w:w="180" w:type="dxa"/>
              <w:bottom w:w="120" w:type="dxa"/>
              <w:right w:w="180" w:type="dxa"/>
            </w:tcMar>
            <w:vAlign w:val="center"/>
          </w:tcPr>
          <w:p ns2:paraId="663F4D41" ns2:textId="4D15F5C3" w:rsidR="41E93E22" w:rsidRDefault="41E93E22" w:rsidP="41E93E22">
            <w:pPr>
              <w:spacing w:before="0" w:line="240" w:lineRule="auto"/>
              <w:ind w:firstLine="0"/>
              <w:rPr>
                <w:sz w:val="20"/>
                <w:szCs w:val="20"/>
              </w:rPr>
            </w:pPr>
            <w:r w:rsidRPr="41E93E22">
              <w:rPr>
                <w:sz w:val="20"/>
                <w:szCs w:val="20"/>
              </w:rPr>
              <w:t>The weekly data pipeline maintains absolute data integrity, ensuring that raw biometric attendance and dispatch logs seamlessly synchronize with the central analytics engine without data loss or corruption.</w:t>
            </w:r>
          </w:p>
        </w:tc>
        <w:tc>
          <w:tcPr>
            <w:tcW w:w="1131" w:type="dxa"/>
            <w:tcBorders>
              <w:bottom w:val="nil"/>
            </w:tcBorders>
            <w:tcMar>
              <w:top w:w="120" w:type="dxa"/>
              <w:left w:w="180" w:type="dxa"/>
              <w:bottom w:w="120" w:type="dxa"/>
              <w:right w:w="180" w:type="dxa"/>
            </w:tcMar>
            <w:vAlign w:val="center"/>
          </w:tcPr>
          <w:p ns2:paraId="17FB23F7" ns2:textId="5BB29C19" w:rsidR="41E93E22" w:rsidRDefault="41E93E22" w:rsidP="41E93E22">
            <w:pPr>
              <w:spacing w:before="0" w:line="240" w:lineRule="auto"/>
              <w:ind w:firstLine="0"/>
              <w:jc w:val="center"/>
              <w:rPr>
                <w:sz w:val="20"/>
                <w:szCs w:val="20"/>
              </w:rPr>
            </w:pPr>
            <w:r w:rsidRPr="41E93E22">
              <w:rPr>
                <w:color w:val="1F1F1F"/>
                <w:sz w:val="20"/>
                <w:szCs w:val="20"/>
              </w:rPr>
              <w:t>4.60</w:t>
            </w:r>
          </w:p>
        </w:tc>
        <w:tc>
          <w:tcPr>
            <w:tcW w:w="2168" w:type="dxa"/>
            <w:tcBorders>
              <w:bottom w:val="nil"/>
            </w:tcBorders>
            <w:tcMar>
              <w:top w:w="120" w:type="dxa"/>
              <w:left w:w="180" w:type="dxa"/>
              <w:bottom w:w="120" w:type="dxa"/>
              <w:right w:w="180" w:type="dxa"/>
            </w:tcMar>
            <w:vAlign w:val="center"/>
          </w:tcPr>
          <w:p ns2:paraId="2D6B259A" ns2:textId="4EA26C62"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70FB017B" ns2:textId="77777777" w:rsidTr="41E93E22">
        <w:trPr>
          <w:trHeight w:val="300"/>
          <w:jc w:val="center"/>
        </w:trPr>
        <w:tc>
          <w:tcPr>
            <w:tcW w:w="5341" w:type="dxa"/>
            <w:tcBorders>
              <w:top w:val="nil"/>
              <w:bottom w:val="nil"/>
            </w:tcBorders>
            <w:tcMar>
              <w:top w:w="120" w:type="dxa"/>
              <w:left w:w="180" w:type="dxa"/>
              <w:bottom w:w="120" w:type="dxa"/>
              <w:right w:w="180" w:type="dxa"/>
            </w:tcMar>
            <w:vAlign w:val="center"/>
          </w:tcPr>
          <w:p ns2:paraId="7FB289B3" ns2:textId="3A769A70" w:rsidR="41E93E22" w:rsidRDefault="41E93E22" w:rsidP="41E93E22">
            <w:pPr>
              <w:spacing w:before="0" w:line="240" w:lineRule="auto"/>
              <w:ind w:firstLine="0"/>
              <w:rPr>
                <w:sz w:val="20"/>
                <w:szCs w:val="20"/>
              </w:rPr>
            </w:pPr>
            <w:r w:rsidRPr="41E93E22">
              <w:rPr>
                <w:sz w:val="20"/>
                <w:szCs w:val="20"/>
              </w:rPr>
              <w:t>Information remains consistent across the app (e.g., completing a trip schedule immediately updates the dashboard statistics without causing errors).</w:t>
            </w:r>
          </w:p>
        </w:tc>
        <w:tc>
          <w:tcPr>
            <w:tcW w:w="1131" w:type="dxa"/>
            <w:tcBorders>
              <w:top w:val="nil"/>
              <w:bottom w:val="nil"/>
            </w:tcBorders>
            <w:tcMar>
              <w:top w:w="120" w:type="dxa"/>
              <w:left w:w="180" w:type="dxa"/>
              <w:bottom w:w="120" w:type="dxa"/>
              <w:right w:w="180" w:type="dxa"/>
            </w:tcMar>
            <w:vAlign w:val="center"/>
          </w:tcPr>
          <w:p ns2:paraId="5B21AD28" ns2:textId="4B5888CB" w:rsidR="41E93E22" w:rsidRDefault="41E93E22" w:rsidP="41E93E22">
            <w:pPr>
              <w:spacing w:before="0" w:line="240" w:lineRule="auto"/>
              <w:ind w:firstLine="0"/>
              <w:jc w:val="center"/>
              <w:rPr>
                <w:sz w:val="20"/>
                <w:szCs w:val="20"/>
              </w:rPr>
            </w:pPr>
            <w:r w:rsidRPr="41E93E22">
              <w:rPr>
                <w:color w:val="1F1F1F"/>
                <w:sz w:val="20"/>
                <w:szCs w:val="20"/>
              </w:rPr>
              <w:t>4.30</w:t>
            </w:r>
          </w:p>
        </w:tc>
        <w:tc>
          <w:tcPr>
            <w:tcW w:w="2168" w:type="dxa"/>
            <w:tcBorders>
              <w:top w:val="nil"/>
              <w:bottom w:val="nil"/>
            </w:tcBorders>
            <w:tcMar>
              <w:top w:w="120" w:type="dxa"/>
              <w:left w:w="180" w:type="dxa"/>
              <w:bottom w:w="120" w:type="dxa"/>
              <w:right w:w="180" w:type="dxa"/>
            </w:tcMar>
            <w:vAlign w:val="center"/>
          </w:tcPr>
          <w:p ns2:paraId="576ED645" ns2:textId="04DF5471"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43811C95" ns2:textId="77777777" w:rsidTr="41E93E22">
        <w:trPr>
          <w:trHeight w:val="300"/>
          <w:jc w:val="center"/>
        </w:trPr>
        <w:tc>
          <w:tcPr>
            <w:tcW w:w="5341" w:type="dxa"/>
            <w:tcBorders>
              <w:top w:val="nil"/>
            </w:tcBorders>
            <w:tcMar>
              <w:top w:w="120" w:type="dxa"/>
              <w:left w:w="180" w:type="dxa"/>
              <w:bottom w:w="120" w:type="dxa"/>
              <w:right w:w="180" w:type="dxa"/>
            </w:tcMar>
            <w:vAlign w:val="center"/>
          </w:tcPr>
          <w:p ns2:paraId="7F8628D5" ns2:textId="35C44DB4" w:rsidR="41E93E22" w:rsidRDefault="41E93E22" w:rsidP="41E93E22">
            <w:pPr>
              <w:spacing w:before="0" w:line="240" w:lineRule="auto"/>
              <w:ind w:firstLine="0"/>
              <w:rPr>
                <w:sz w:val="20"/>
                <w:szCs w:val="20"/>
              </w:rPr>
            </w:pPr>
            <w:r w:rsidRPr="41E93E22">
              <w:rPr>
                <w:sz w:val="20"/>
                <w:szCs w:val="20"/>
              </w:rPr>
              <w:t>If the application is accidentally refreshed or closed, it recovers gracefully without permanently corrupting recent work or data.</w:t>
            </w:r>
          </w:p>
        </w:tc>
        <w:tc>
          <w:tcPr>
            <w:tcW w:w="1131" w:type="dxa"/>
            <w:tcBorders>
              <w:top w:val="nil"/>
            </w:tcBorders>
            <w:tcMar>
              <w:top w:w="120" w:type="dxa"/>
              <w:left w:w="180" w:type="dxa"/>
              <w:bottom w:w="120" w:type="dxa"/>
              <w:right w:w="180" w:type="dxa"/>
            </w:tcMar>
            <w:vAlign w:val="center"/>
          </w:tcPr>
          <w:p ns2:paraId="4AFC31FC" ns2:textId="17786055" w:rsidR="41E93E22" w:rsidRDefault="41E93E22" w:rsidP="41E93E22">
            <w:pPr>
              <w:spacing w:line="240" w:lineRule="auto"/>
              <w:ind w:firstLine="0"/>
              <w:jc w:val="center"/>
              <w:rPr>
                <w:sz w:val="20"/>
                <w:szCs w:val="20"/>
              </w:rPr>
            </w:pPr>
            <w:r w:rsidRPr="41E93E22">
              <w:rPr>
                <w:color w:val="1F1F1F"/>
                <w:sz w:val="20"/>
                <w:szCs w:val="20"/>
              </w:rPr>
              <w:t>4.30</w:t>
            </w:r>
          </w:p>
        </w:tc>
        <w:tc>
          <w:tcPr>
            <w:tcW w:w="2168" w:type="dxa"/>
            <w:tcBorders>
              <w:top w:val="nil"/>
            </w:tcBorders>
            <w:tcMar>
              <w:top w:w="120" w:type="dxa"/>
              <w:left w:w="180" w:type="dxa"/>
              <w:bottom w:w="120" w:type="dxa"/>
              <w:right w:w="180" w:type="dxa"/>
            </w:tcMar>
            <w:vAlign w:val="center"/>
          </w:tcPr>
          <w:p ns2:paraId="6970DBD6" ns2:textId="549EAB02"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4D2E693C" ns2:textId="77777777" w:rsidTr="41E93E22">
        <w:trPr>
          <w:trHeight w:val="300"/>
          <w:jc w:val="center"/>
        </w:trPr>
        <w:tc>
          <w:tcPr>
            <w:tcW w:w="5341" w:type="dxa"/>
            <w:tcMar>
              <w:top w:w="120" w:type="dxa"/>
              <w:left w:w="180" w:type="dxa"/>
              <w:bottom w:w="120" w:type="dxa"/>
              <w:right w:w="180" w:type="dxa"/>
            </w:tcMar>
            <w:vAlign w:val="center"/>
          </w:tcPr>
          <w:p ns2:paraId="6402D9BD" ns2:textId="24DAEB27" w:rsidR="41E93E22" w:rsidRDefault="41E93E22" w:rsidP="41E93E22">
            <w:pPr>
              <w:spacing w:before="0" w:line="240" w:lineRule="auto"/>
              <w:ind w:firstLine="0"/>
              <w:jc w:val="center"/>
              <w:rPr>
                <w:sz w:val="20"/>
                <w:szCs w:val="20"/>
              </w:rPr>
            </w:pPr>
            <w:r w:rsidRPr="41E93E22">
              <w:rPr>
                <w:b/>
                <w:bCs/>
                <w:color w:val="1F1F1F"/>
                <w:sz w:val="20"/>
                <w:szCs w:val="20"/>
              </w:rPr>
              <w:t>Average Mean</w:t>
            </w:r>
          </w:p>
        </w:tc>
        <w:tc>
          <w:tcPr>
            <w:tcW w:w="1131" w:type="dxa"/>
            <w:tcMar>
              <w:top w:w="120" w:type="dxa"/>
              <w:left w:w="180" w:type="dxa"/>
              <w:bottom w:w="120" w:type="dxa"/>
              <w:right w:w="180" w:type="dxa"/>
            </w:tcMar>
            <w:vAlign w:val="center"/>
          </w:tcPr>
          <w:p ns2:paraId="196965E4" ns2:textId="1F923D03" w:rsidR="41E93E22" w:rsidRDefault="41E93E22" w:rsidP="41E93E22">
            <w:pPr>
              <w:spacing w:before="0" w:line="240" w:lineRule="auto"/>
              <w:ind w:firstLine="0"/>
              <w:jc w:val="center"/>
              <w:rPr>
                <w:sz w:val="20"/>
                <w:szCs w:val="20"/>
              </w:rPr>
            </w:pPr>
            <w:r w:rsidRPr="41E93E22">
              <w:rPr>
                <w:b/>
                <w:bCs/>
                <w:color w:val="1F1F1F"/>
                <w:sz w:val="20"/>
                <w:szCs w:val="20"/>
              </w:rPr>
              <w:t>4.30</w:t>
            </w:r>
          </w:p>
        </w:tc>
        <w:tc>
          <w:tcPr>
            <w:tcW w:w="2168" w:type="dxa"/>
            <w:tcMar>
              <w:top w:w="120" w:type="dxa"/>
              <w:left w:w="180" w:type="dxa"/>
              <w:bottom w:w="120" w:type="dxa"/>
              <w:right w:w="180" w:type="dxa"/>
            </w:tcMar>
            <w:vAlign w:val="center"/>
          </w:tcPr>
          <w:p ns2:paraId="18DE5B44" ns2:textId="2BF4B691" w:rsidR="41E93E22" w:rsidRDefault="41E93E22" w:rsidP="41E93E22">
            <w:pPr>
              <w:spacing w:before="0" w:line="240" w:lineRule="auto"/>
              <w:ind w:firstLine="0"/>
              <w:rPr>
                <w:sz w:val="20"/>
                <w:szCs w:val="20"/>
              </w:rPr>
            </w:pPr>
            <w:r w:rsidRPr="41E93E22">
              <w:rPr>
                <w:b/>
                <w:bCs/>
                <w:color w:val="1F1F1F"/>
                <w:sz w:val="20"/>
                <w:szCs w:val="20"/>
              </w:rPr>
              <w:t>Strongly Agree</w:t>
            </w:r>
          </w:p>
        </w:tc>
      </w:tr>
    </w:tbl>
    <w:p ns2:paraId="31153FD0" ns2:textId="55EBD242" w:rsidR="409DCB2A" w:rsidRPr="002A4716" w:rsidRDefault="55BFDD50" w:rsidP="41E93E22">
      <w:pPr>
        <w:pStyle w:val="Caption"/>
        <w:keepNext/>
        <w:spacing w:before="120" w:after="60" w:line="240" w:lineRule="auto"/>
        <w:ind w:firstLine="0"/>
        <w:jc w:val="center"/>
      </w:pPr>
      <w:r>
        <w:lastRenderedPageBreak/>
        <w:t>Summary of Maintainability</w:t>
      </w:r>
    </w:p>
    <w:tbl>
      <w:tblPr>
        <w:tblW w:w="0" w:type="auto"/>
        <w:jc w:val="center"/>
        <w:tblLook w:val="06A0" w:firstRow="1" w:lastRow="0" w:firstColumn="1" w:lastColumn="0" w:noHBand="1" w:noVBand="1"/>
      </w:tblPr>
      <w:tblGrid>
        <w:gridCol w:w="5341"/>
        <w:gridCol w:w="1131"/>
        <w:gridCol w:w="2168"/>
      </w:tblGrid>
      <w:tr w:rsidR="41E93E22" ns2:paraId="4A86F7E6" ns2:textId="77777777" w:rsidTr="41E93E22">
        <w:trPr>
          <w:trHeight w:val="300"/>
          <w:jc w:val="center"/>
        </w:trPr>
        <w:tc>
          <w:tcPr>
            <w:tcW w:w="5341" w:type="dxa"/>
            <w:tcBorders>
              <w:top w:val="single" w:sz="6" w:space="0" w:color="C4C7C5"/>
              <w:bottom w:val="single" w:sz="6" w:space="0" w:color="C4C7C5"/>
              <w:right w:val="single" w:sz="6" w:space="0" w:color="C4C7C5"/>
            </w:tcBorders>
            <w:tcMar>
              <w:top w:w="120" w:type="dxa"/>
              <w:left w:w="180" w:type="dxa"/>
              <w:bottom w:w="120" w:type="dxa"/>
              <w:right w:w="180" w:type="dxa"/>
            </w:tcMar>
            <w:vAlign w:val="center"/>
          </w:tcPr>
          <w:p ns2:paraId="6006E0FF" ns2:textId="4420AA9A" w:rsidR="41E93E22" w:rsidRDefault="41E93E22" w:rsidP="41E93E22">
            <w:pPr>
              <w:spacing w:before="0" w:line="240" w:lineRule="auto"/>
              <w:ind w:firstLine="0"/>
              <w:jc w:val="center"/>
              <w:rPr>
                <w:sz w:val="20"/>
                <w:szCs w:val="20"/>
              </w:rPr>
            </w:pPr>
            <w:r w:rsidRPr="41E93E22">
              <w:rPr>
                <w:b/>
                <w:bCs/>
                <w:color w:val="1F1F1F"/>
                <w:sz w:val="20"/>
                <w:szCs w:val="20"/>
              </w:rPr>
              <w:t>Statement</w:t>
            </w:r>
          </w:p>
        </w:tc>
        <w:tc>
          <w:tcPr>
            <w:tcW w:w="11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6F6974EB" ns2:textId="65DCBA34" w:rsidR="41E93E22" w:rsidRDefault="41E93E22" w:rsidP="41E93E22">
            <w:pPr>
              <w:spacing w:before="0" w:line="240" w:lineRule="auto"/>
              <w:ind w:firstLine="0"/>
              <w:rPr>
                <w:sz w:val="20"/>
                <w:szCs w:val="20"/>
              </w:rPr>
            </w:pPr>
            <w:r w:rsidRPr="41E93E22">
              <w:rPr>
                <w:b/>
                <w:bCs/>
                <w:color w:val="1F1F1F"/>
                <w:sz w:val="20"/>
                <w:szCs w:val="20"/>
              </w:rPr>
              <w:t>Mean</w:t>
            </w:r>
          </w:p>
        </w:tc>
        <w:tc>
          <w:tcPr>
            <w:tcW w:w="2168" w:type="dxa"/>
            <w:tcBorders>
              <w:top w:val="single" w:sz="6" w:space="0" w:color="C4C7C5"/>
              <w:left w:val="single" w:sz="6" w:space="0" w:color="C4C7C5"/>
              <w:bottom w:val="single" w:sz="6" w:space="0" w:color="C4C7C5"/>
            </w:tcBorders>
            <w:tcMar>
              <w:top w:w="120" w:type="dxa"/>
              <w:left w:w="180" w:type="dxa"/>
              <w:bottom w:w="120" w:type="dxa"/>
              <w:right w:w="180" w:type="dxa"/>
            </w:tcMar>
            <w:vAlign w:val="center"/>
          </w:tcPr>
          <w:p ns2:paraId="01FAFAC3" ns2:textId="2526E196" w:rsidR="41E93E22" w:rsidRDefault="41E93E22" w:rsidP="41E93E22">
            <w:pPr>
              <w:spacing w:before="0" w:line="240" w:lineRule="auto"/>
              <w:ind w:firstLine="0"/>
              <w:rPr>
                <w:sz w:val="20"/>
                <w:szCs w:val="20"/>
              </w:rPr>
            </w:pPr>
            <w:r w:rsidRPr="41E93E22">
              <w:rPr>
                <w:b/>
                <w:bCs/>
                <w:color w:val="1F1F1F"/>
                <w:sz w:val="20"/>
                <w:szCs w:val="20"/>
              </w:rPr>
              <w:t>Verbal Interpretation</w:t>
            </w:r>
          </w:p>
        </w:tc>
      </w:tr>
      <w:tr w:rsidR="41E93E22" ns2:paraId="6A3383E1" ns2:textId="77777777" w:rsidTr="41E93E22">
        <w:trPr>
          <w:trHeight w:val="300"/>
          <w:jc w:val="center"/>
        </w:trPr>
        <w:tc>
          <w:tcPr>
            <w:tcW w:w="5341" w:type="dxa"/>
            <w:tcBorders>
              <w:top w:val="single" w:sz="6" w:space="0" w:color="C4C7C5"/>
              <w:right w:val="single" w:sz="6" w:space="0" w:color="C4C7C5"/>
            </w:tcBorders>
            <w:tcMar>
              <w:top w:w="120" w:type="dxa"/>
              <w:left w:w="180" w:type="dxa"/>
              <w:bottom w:w="120" w:type="dxa"/>
              <w:right w:w="180" w:type="dxa"/>
            </w:tcMar>
            <w:vAlign w:val="center"/>
          </w:tcPr>
          <w:p ns2:paraId="66825A43" ns2:textId="3FF9648E" w:rsidR="41E93E22" w:rsidRDefault="41E93E22" w:rsidP="41E93E22">
            <w:pPr>
              <w:spacing w:before="0" w:line="240" w:lineRule="auto"/>
              <w:ind w:firstLine="0"/>
              <w:rPr>
                <w:sz w:val="20"/>
                <w:szCs w:val="20"/>
              </w:rPr>
            </w:pPr>
            <w:r w:rsidRPr="41E93E22">
              <w:rPr>
                <w:sz w:val="20"/>
                <w:szCs w:val="20"/>
              </w:rPr>
              <w:t>The system's predictive modules and analytics thresholds reliably update their risk assessments as new business data, passenger volumes, and repair logs are continuously added over time.</w:t>
            </w:r>
          </w:p>
        </w:tc>
        <w:tc>
          <w:tcPr>
            <w:tcW w:w="1131" w:type="dxa"/>
            <w:tcBorders>
              <w:top w:val="single" w:sz="6" w:space="0" w:color="C4C7C5"/>
              <w:left w:val="single" w:sz="6" w:space="0" w:color="C4C7C5"/>
              <w:right w:val="single" w:sz="6" w:space="0" w:color="C4C7C5"/>
            </w:tcBorders>
            <w:tcMar>
              <w:top w:w="120" w:type="dxa"/>
              <w:left w:w="180" w:type="dxa"/>
              <w:bottom w:w="120" w:type="dxa"/>
              <w:right w:w="180" w:type="dxa"/>
            </w:tcMar>
            <w:vAlign w:val="center"/>
          </w:tcPr>
          <w:p ns2:paraId="04305828" ns2:textId="0AE6684D" w:rsidR="41E93E22" w:rsidRDefault="41E93E22" w:rsidP="41E93E22">
            <w:pPr>
              <w:spacing w:before="0" w:line="240" w:lineRule="auto"/>
              <w:ind w:firstLine="0"/>
              <w:jc w:val="center"/>
              <w:rPr>
                <w:sz w:val="20"/>
                <w:szCs w:val="20"/>
              </w:rPr>
            </w:pPr>
            <w:r w:rsidRPr="41E93E22">
              <w:rPr>
                <w:color w:val="1F1F1F"/>
                <w:sz w:val="20"/>
                <w:szCs w:val="20"/>
              </w:rPr>
              <w:t>4.50</w:t>
            </w:r>
          </w:p>
        </w:tc>
        <w:tc>
          <w:tcPr>
            <w:tcW w:w="2168" w:type="dxa"/>
            <w:tcBorders>
              <w:top w:val="single" w:sz="6" w:space="0" w:color="C4C7C5"/>
              <w:left w:val="single" w:sz="6" w:space="0" w:color="C4C7C5"/>
            </w:tcBorders>
            <w:tcMar>
              <w:top w:w="120" w:type="dxa"/>
              <w:left w:w="180" w:type="dxa"/>
              <w:bottom w:w="120" w:type="dxa"/>
              <w:right w:w="180" w:type="dxa"/>
            </w:tcMar>
            <w:vAlign w:val="center"/>
          </w:tcPr>
          <w:p ns2:paraId="67E8ADE5" ns2:textId="4EA26C62"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49C169BC" ns2:textId="77777777" w:rsidTr="41E93E22">
        <w:trPr>
          <w:trHeight w:val="300"/>
          <w:jc w:val="center"/>
        </w:trPr>
        <w:tc>
          <w:tcPr>
            <w:tcW w:w="5341" w:type="dxa"/>
            <w:tcBorders>
              <w:right w:val="single" w:sz="6" w:space="0" w:color="C4C7C5"/>
            </w:tcBorders>
            <w:tcMar>
              <w:top w:w="120" w:type="dxa"/>
              <w:left w:w="180" w:type="dxa"/>
              <w:bottom w:w="120" w:type="dxa"/>
              <w:right w:w="180" w:type="dxa"/>
            </w:tcMar>
            <w:vAlign w:val="center"/>
          </w:tcPr>
          <w:p ns2:paraId="7E1D3F8A" ns2:textId="3A950ACA" w:rsidR="41E93E22" w:rsidRDefault="41E93E22" w:rsidP="41E93E22">
            <w:pPr>
              <w:spacing w:before="0" w:line="240" w:lineRule="auto"/>
              <w:ind w:firstLine="0"/>
              <w:rPr>
                <w:sz w:val="20"/>
                <w:szCs w:val="20"/>
              </w:rPr>
            </w:pPr>
            <w:r w:rsidRPr="41E93E22">
              <w:rPr>
                <w:sz w:val="20"/>
                <w:szCs w:val="20"/>
              </w:rPr>
              <w:t>The system provides clear status indicators (like "Active", "On Leave", or "Maintenance Alert") that make it easy for administrators to monitor fleet health.</w:t>
            </w:r>
          </w:p>
        </w:tc>
        <w:tc>
          <w:tcPr>
            <w:tcW w:w="1131" w:type="dxa"/>
            <w:tcBorders>
              <w:left w:val="single" w:sz="6" w:space="0" w:color="C4C7C5"/>
              <w:right w:val="single" w:sz="6" w:space="0" w:color="C4C7C5"/>
            </w:tcBorders>
            <w:tcMar>
              <w:top w:w="120" w:type="dxa"/>
              <w:left w:w="180" w:type="dxa"/>
              <w:bottom w:w="120" w:type="dxa"/>
              <w:right w:w="180" w:type="dxa"/>
            </w:tcMar>
            <w:vAlign w:val="center"/>
          </w:tcPr>
          <w:p ns2:paraId="7E2C956C" ns2:textId="23054CF2" w:rsidR="41E93E22" w:rsidRDefault="41E93E22" w:rsidP="41E93E22">
            <w:pPr>
              <w:spacing w:before="0" w:line="240" w:lineRule="auto"/>
              <w:ind w:firstLine="0"/>
              <w:jc w:val="center"/>
              <w:rPr>
                <w:sz w:val="20"/>
                <w:szCs w:val="20"/>
              </w:rPr>
            </w:pPr>
            <w:r w:rsidRPr="41E93E22">
              <w:rPr>
                <w:color w:val="1F1F1F"/>
                <w:sz w:val="20"/>
                <w:szCs w:val="20"/>
              </w:rPr>
              <w:t>4.60</w:t>
            </w:r>
          </w:p>
        </w:tc>
        <w:tc>
          <w:tcPr>
            <w:tcW w:w="2168" w:type="dxa"/>
            <w:tcBorders>
              <w:left w:val="single" w:sz="6" w:space="0" w:color="C4C7C5"/>
            </w:tcBorders>
            <w:tcMar>
              <w:top w:w="120" w:type="dxa"/>
              <w:left w:w="180" w:type="dxa"/>
              <w:bottom w:w="120" w:type="dxa"/>
              <w:right w:w="180" w:type="dxa"/>
            </w:tcMar>
            <w:vAlign w:val="center"/>
          </w:tcPr>
          <w:p ns2:paraId="783727BD" ns2:textId="04DF5471"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12BC94E2" ns2:textId="77777777" w:rsidTr="41E93E22">
        <w:trPr>
          <w:trHeight w:val="300"/>
          <w:jc w:val="center"/>
        </w:trPr>
        <w:tc>
          <w:tcPr>
            <w:tcW w:w="5341" w:type="dxa"/>
            <w:tcBorders>
              <w:bottom w:val="single" w:sz="6" w:space="0" w:color="C4C7C5"/>
              <w:right w:val="single" w:sz="6" w:space="0" w:color="C4C7C5"/>
            </w:tcBorders>
            <w:tcMar>
              <w:top w:w="120" w:type="dxa"/>
              <w:left w:w="180" w:type="dxa"/>
              <w:bottom w:w="120" w:type="dxa"/>
              <w:right w:w="180" w:type="dxa"/>
            </w:tcMar>
            <w:vAlign w:val="center"/>
          </w:tcPr>
          <w:p ns2:paraId="322B96BF" ns2:textId="730DB9FB" w:rsidR="41E93E22" w:rsidRDefault="41E93E22" w:rsidP="41E93E22">
            <w:pPr>
              <w:spacing w:before="0" w:line="240" w:lineRule="auto"/>
              <w:ind w:firstLine="0"/>
              <w:rPr>
                <w:sz w:val="20"/>
                <w:szCs w:val="20"/>
              </w:rPr>
            </w:pPr>
            <w:r w:rsidRPr="41E93E22">
              <w:rPr>
                <w:sz w:val="20"/>
                <w:szCs w:val="20"/>
              </w:rPr>
              <w:t>The layout of the administrative settings is straightforward, meaning future IT staff could easily learn how to manage and update the database record</w:t>
            </w:r>
          </w:p>
        </w:tc>
        <w:tc>
          <w:tcPr>
            <w:tcW w:w="1131" w:type="dxa"/>
            <w:tcBorders>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0F39FAF9" ns2:textId="621717B0" w:rsidR="41E93E22" w:rsidRDefault="41E93E22" w:rsidP="41E93E22">
            <w:pPr>
              <w:spacing w:line="240" w:lineRule="auto"/>
              <w:ind w:firstLine="0"/>
              <w:jc w:val="center"/>
              <w:rPr>
                <w:sz w:val="20"/>
                <w:szCs w:val="20"/>
              </w:rPr>
            </w:pPr>
            <w:r w:rsidRPr="41E93E22">
              <w:rPr>
                <w:color w:val="1F1F1F"/>
                <w:sz w:val="20"/>
                <w:szCs w:val="20"/>
              </w:rPr>
              <w:t>4.40</w:t>
            </w:r>
          </w:p>
        </w:tc>
        <w:tc>
          <w:tcPr>
            <w:tcW w:w="2168" w:type="dxa"/>
            <w:tcBorders>
              <w:left w:val="single" w:sz="6" w:space="0" w:color="C4C7C5"/>
              <w:bottom w:val="single" w:sz="6" w:space="0" w:color="C4C7C5"/>
            </w:tcBorders>
            <w:tcMar>
              <w:top w:w="120" w:type="dxa"/>
              <w:left w:w="180" w:type="dxa"/>
              <w:bottom w:w="120" w:type="dxa"/>
              <w:right w:w="180" w:type="dxa"/>
            </w:tcMar>
            <w:vAlign w:val="center"/>
          </w:tcPr>
          <w:p ns2:paraId="71606C57" ns2:textId="549EAB02"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18A8A1C9" ns2:textId="77777777" w:rsidTr="41E93E22">
        <w:trPr>
          <w:trHeight w:val="300"/>
          <w:jc w:val="center"/>
        </w:trPr>
        <w:tc>
          <w:tcPr>
            <w:tcW w:w="5341" w:type="dxa"/>
            <w:tcBorders>
              <w:top w:val="single" w:sz="6" w:space="0" w:color="C4C7C5"/>
              <w:bottom w:val="single" w:sz="6" w:space="0" w:color="C4C7C5"/>
              <w:right w:val="single" w:sz="6" w:space="0" w:color="C4C7C5"/>
            </w:tcBorders>
            <w:tcMar>
              <w:top w:w="120" w:type="dxa"/>
              <w:left w:w="180" w:type="dxa"/>
              <w:bottom w:w="120" w:type="dxa"/>
              <w:right w:w="180" w:type="dxa"/>
            </w:tcMar>
            <w:vAlign w:val="center"/>
          </w:tcPr>
          <w:p ns2:paraId="6B8821AF" ns2:textId="24DAEB27" w:rsidR="41E93E22" w:rsidRDefault="41E93E22" w:rsidP="41E93E22">
            <w:pPr>
              <w:spacing w:before="0" w:line="240" w:lineRule="auto"/>
              <w:ind w:firstLine="0"/>
              <w:jc w:val="center"/>
              <w:rPr>
                <w:sz w:val="20"/>
                <w:szCs w:val="20"/>
              </w:rPr>
            </w:pPr>
            <w:r w:rsidRPr="41E93E22">
              <w:rPr>
                <w:b/>
                <w:bCs/>
                <w:color w:val="1F1F1F"/>
                <w:sz w:val="20"/>
                <w:szCs w:val="20"/>
              </w:rPr>
              <w:t>Average Mean</w:t>
            </w:r>
          </w:p>
        </w:tc>
        <w:tc>
          <w:tcPr>
            <w:tcW w:w="11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329450A6" ns2:textId="451984FB" w:rsidR="41E93E22" w:rsidRDefault="41E93E22" w:rsidP="41E93E22">
            <w:pPr>
              <w:spacing w:before="0" w:line="240" w:lineRule="auto"/>
              <w:ind w:firstLine="0"/>
              <w:jc w:val="center"/>
              <w:rPr>
                <w:sz w:val="20"/>
                <w:szCs w:val="20"/>
              </w:rPr>
            </w:pPr>
            <w:r w:rsidRPr="41E93E22">
              <w:rPr>
                <w:b/>
                <w:bCs/>
                <w:color w:val="1F1F1F"/>
                <w:sz w:val="20"/>
                <w:szCs w:val="20"/>
              </w:rPr>
              <w:t>4.50</w:t>
            </w:r>
          </w:p>
        </w:tc>
        <w:tc>
          <w:tcPr>
            <w:tcW w:w="2168" w:type="dxa"/>
            <w:tcBorders>
              <w:top w:val="single" w:sz="6" w:space="0" w:color="C4C7C5"/>
              <w:left w:val="single" w:sz="6" w:space="0" w:color="C4C7C5"/>
              <w:bottom w:val="single" w:sz="6" w:space="0" w:color="C4C7C5"/>
            </w:tcBorders>
            <w:tcMar>
              <w:top w:w="120" w:type="dxa"/>
              <w:left w:w="180" w:type="dxa"/>
              <w:bottom w:w="120" w:type="dxa"/>
              <w:right w:w="180" w:type="dxa"/>
            </w:tcMar>
            <w:vAlign w:val="center"/>
          </w:tcPr>
          <w:p ns2:paraId="18257DAE" ns2:textId="2BF4B691" w:rsidR="41E93E22" w:rsidRDefault="41E93E22" w:rsidP="41E93E22">
            <w:pPr>
              <w:spacing w:before="0" w:line="240" w:lineRule="auto"/>
              <w:ind w:firstLine="0"/>
              <w:rPr>
                <w:sz w:val="20"/>
                <w:szCs w:val="20"/>
              </w:rPr>
            </w:pPr>
            <w:r w:rsidRPr="41E93E22">
              <w:rPr>
                <w:b/>
                <w:bCs/>
                <w:color w:val="1F1F1F"/>
                <w:sz w:val="20"/>
                <w:szCs w:val="20"/>
              </w:rPr>
              <w:t>Strongly Agree</w:t>
            </w:r>
          </w:p>
        </w:tc>
      </w:tr>
    </w:tbl>
    <w:p ns2:paraId="42107040" ns2:textId="0D0854CE" w:rsidR="409DCB2A" w:rsidRPr="002A4716" w:rsidRDefault="409DCB2A" w:rsidP="41E93E22">
      <w:pPr>
        <w:spacing w:before="0"/>
        <w:rPr>
          <w:b/>
          <w:bCs/>
          <w:color w:val="1F1F1F"/>
        </w:rPr>
      </w:pPr>
    </w:p>
    <w:p ns2:paraId="4524F84A" ns2:textId="0AC2C19F" w:rsidR="409DCB2A" w:rsidRPr="002A4716" w:rsidRDefault="55BFDD50" w:rsidP="41E93E22">
      <w:pPr>
        <w:pStyle w:val="Caption"/>
        <w:keepNext/>
        <w:spacing w:before="120" w:after="60" w:line="240" w:lineRule="auto"/>
        <w:ind w:firstLine="0"/>
        <w:jc w:val="center"/>
      </w:pPr>
      <w:r>
        <w:t>Summary of Portability</w:t>
      </w:r>
    </w:p>
    <w:tbl>
      <w:tblPr>
        <w:tblW w:w="0" w:type="auto"/>
        <w:jc w:val="center"/>
        <w:tblBorders>
          <w:top w:val="single" w:sz="6" w:space="0" w:color="C4C7C5"/>
          <w:bottom w:val="single" w:sz="6" w:space="0" w:color="C4C7C5"/>
          <w:insideH w:val="single" w:sz="6" w:space="0" w:color="C4C7C5"/>
          <w:insideV w:val="single" w:sz="6" w:space="0" w:color="C4C7C5"/>
        </w:tblBorders>
        <w:tblLook w:val="06A0" w:firstRow="1" w:lastRow="0" w:firstColumn="1" w:lastColumn="0" w:noHBand="1" w:noVBand="1"/>
      </w:tblPr>
      <w:tblGrid>
        <w:gridCol w:w="5335"/>
        <w:gridCol w:w="1132"/>
        <w:gridCol w:w="2173"/>
      </w:tblGrid>
      <w:tr w:rsidR="41E93E22" ns2:paraId="0785A236" ns2:textId="77777777" w:rsidTr="41E93E22">
        <w:trPr>
          <w:trHeight w:val="300"/>
          <w:jc w:val="center"/>
        </w:trPr>
        <w:tc>
          <w:tcPr>
            <w:tcW w:w="5335" w:type="dxa"/>
            <w:tcBorders>
              <w:bottom w:val="single" w:sz="6" w:space="0" w:color="C4C7C5"/>
            </w:tcBorders>
            <w:tcMar>
              <w:top w:w="120" w:type="dxa"/>
              <w:left w:w="180" w:type="dxa"/>
              <w:bottom w:w="120" w:type="dxa"/>
              <w:right w:w="180" w:type="dxa"/>
            </w:tcMar>
            <w:vAlign w:val="center"/>
          </w:tcPr>
          <w:p ns2:paraId="20CD0A69" ns2:textId="4420AA9A" w:rsidR="41E93E22" w:rsidRDefault="41E93E22" w:rsidP="41E93E22">
            <w:pPr>
              <w:spacing w:before="0" w:line="240" w:lineRule="auto"/>
              <w:ind w:firstLine="0"/>
              <w:jc w:val="center"/>
              <w:rPr>
                <w:sz w:val="20"/>
                <w:szCs w:val="20"/>
              </w:rPr>
            </w:pPr>
            <w:r w:rsidRPr="41E93E22">
              <w:rPr>
                <w:b/>
                <w:bCs/>
                <w:color w:val="1F1F1F"/>
                <w:sz w:val="20"/>
                <w:szCs w:val="20"/>
              </w:rPr>
              <w:t>Statement</w:t>
            </w:r>
          </w:p>
        </w:tc>
        <w:tc>
          <w:tcPr>
            <w:tcW w:w="1132" w:type="dxa"/>
            <w:tcBorders>
              <w:bottom w:val="single" w:sz="6" w:space="0" w:color="C4C7C5"/>
            </w:tcBorders>
            <w:tcMar>
              <w:top w:w="120" w:type="dxa"/>
              <w:left w:w="180" w:type="dxa"/>
              <w:bottom w:w="120" w:type="dxa"/>
              <w:right w:w="180" w:type="dxa"/>
            </w:tcMar>
            <w:vAlign w:val="center"/>
          </w:tcPr>
          <w:p ns2:paraId="197681AD" ns2:textId="65DCBA34" w:rsidR="41E93E22" w:rsidRDefault="41E93E22" w:rsidP="41E93E22">
            <w:pPr>
              <w:spacing w:before="0" w:line="240" w:lineRule="auto"/>
              <w:ind w:firstLine="0"/>
              <w:rPr>
                <w:sz w:val="20"/>
                <w:szCs w:val="20"/>
              </w:rPr>
            </w:pPr>
            <w:r w:rsidRPr="41E93E22">
              <w:rPr>
                <w:b/>
                <w:bCs/>
                <w:color w:val="1F1F1F"/>
                <w:sz w:val="20"/>
                <w:szCs w:val="20"/>
              </w:rPr>
              <w:t>Mean</w:t>
            </w:r>
          </w:p>
        </w:tc>
        <w:tc>
          <w:tcPr>
            <w:tcW w:w="2173" w:type="dxa"/>
            <w:tcBorders>
              <w:bottom w:val="single" w:sz="6" w:space="0" w:color="C4C7C5"/>
            </w:tcBorders>
            <w:tcMar>
              <w:top w:w="120" w:type="dxa"/>
              <w:left w:w="180" w:type="dxa"/>
              <w:bottom w:w="120" w:type="dxa"/>
              <w:right w:w="180" w:type="dxa"/>
            </w:tcMar>
            <w:vAlign w:val="center"/>
          </w:tcPr>
          <w:p ns2:paraId="585BC47A" ns2:textId="2526E196" w:rsidR="41E93E22" w:rsidRDefault="41E93E22" w:rsidP="41E93E22">
            <w:pPr>
              <w:spacing w:before="0" w:line="240" w:lineRule="auto"/>
              <w:ind w:firstLine="0"/>
              <w:rPr>
                <w:sz w:val="20"/>
                <w:szCs w:val="20"/>
              </w:rPr>
            </w:pPr>
            <w:r w:rsidRPr="41E93E22">
              <w:rPr>
                <w:b/>
                <w:bCs/>
                <w:color w:val="1F1F1F"/>
                <w:sz w:val="20"/>
                <w:szCs w:val="20"/>
              </w:rPr>
              <w:t>Verbal Interpretation</w:t>
            </w:r>
          </w:p>
        </w:tc>
      </w:tr>
      <w:tr w:rsidR="41E93E22" ns2:paraId="045A5538" ns2:textId="77777777" w:rsidTr="41E93E22">
        <w:trPr>
          <w:trHeight w:val="300"/>
          <w:jc w:val="center"/>
        </w:trPr>
        <w:tc>
          <w:tcPr>
            <w:tcW w:w="5335" w:type="dxa"/>
            <w:tcBorders>
              <w:bottom w:val="nil"/>
            </w:tcBorders>
            <w:tcMar>
              <w:top w:w="120" w:type="dxa"/>
              <w:left w:w="180" w:type="dxa"/>
              <w:bottom w:w="120" w:type="dxa"/>
              <w:right w:w="180" w:type="dxa"/>
            </w:tcMar>
            <w:vAlign w:val="center"/>
          </w:tcPr>
          <w:p ns2:paraId="6F3ED8DA" ns2:textId="673EDF58" w:rsidR="41E93E22" w:rsidRDefault="41E93E22" w:rsidP="41E93E22">
            <w:pPr>
              <w:spacing w:before="0"/>
              <w:ind w:firstLine="0"/>
              <w:rPr>
                <w:sz w:val="20"/>
                <w:szCs w:val="20"/>
              </w:rPr>
            </w:pPr>
            <w:r w:rsidRPr="41E93E22">
              <w:rPr>
                <w:sz w:val="20"/>
                <w:szCs w:val="20"/>
              </w:rPr>
              <w:t>The application automatically adjusts to fit different screen sizes cleanly, without text overlapping or buttons getting cut off.</w:t>
            </w:r>
          </w:p>
        </w:tc>
        <w:tc>
          <w:tcPr>
            <w:tcW w:w="1132" w:type="dxa"/>
            <w:tcBorders>
              <w:bottom w:val="nil"/>
            </w:tcBorders>
            <w:tcMar>
              <w:top w:w="120" w:type="dxa"/>
              <w:left w:w="180" w:type="dxa"/>
              <w:bottom w:w="120" w:type="dxa"/>
              <w:right w:w="180" w:type="dxa"/>
            </w:tcMar>
            <w:vAlign w:val="center"/>
          </w:tcPr>
          <w:p ns2:paraId="22569010" ns2:textId="5BB29C19" w:rsidR="41E93E22" w:rsidRDefault="41E93E22" w:rsidP="41E93E22">
            <w:pPr>
              <w:spacing w:before="0" w:line="240" w:lineRule="auto"/>
              <w:ind w:firstLine="0"/>
              <w:jc w:val="center"/>
              <w:rPr>
                <w:sz w:val="20"/>
                <w:szCs w:val="20"/>
              </w:rPr>
            </w:pPr>
            <w:r w:rsidRPr="41E93E22">
              <w:rPr>
                <w:color w:val="1F1F1F"/>
                <w:sz w:val="20"/>
                <w:szCs w:val="20"/>
              </w:rPr>
              <w:t>4.60</w:t>
            </w:r>
          </w:p>
        </w:tc>
        <w:tc>
          <w:tcPr>
            <w:tcW w:w="2173" w:type="dxa"/>
            <w:tcBorders>
              <w:bottom w:val="nil"/>
            </w:tcBorders>
            <w:tcMar>
              <w:top w:w="120" w:type="dxa"/>
              <w:left w:w="180" w:type="dxa"/>
              <w:bottom w:w="120" w:type="dxa"/>
              <w:right w:w="180" w:type="dxa"/>
            </w:tcMar>
            <w:vAlign w:val="center"/>
          </w:tcPr>
          <w:p ns2:paraId="1CFBEB41" ns2:textId="4EA26C62"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47B0C30A" ns2:textId="77777777" w:rsidTr="41E93E22">
        <w:trPr>
          <w:trHeight w:val="300"/>
          <w:jc w:val="center"/>
        </w:trPr>
        <w:tc>
          <w:tcPr>
            <w:tcW w:w="5335" w:type="dxa"/>
            <w:tcBorders>
              <w:top w:val="nil"/>
            </w:tcBorders>
            <w:tcMar>
              <w:top w:w="120" w:type="dxa"/>
              <w:left w:w="180" w:type="dxa"/>
              <w:bottom w:w="120" w:type="dxa"/>
              <w:right w:w="180" w:type="dxa"/>
            </w:tcMar>
            <w:vAlign w:val="center"/>
          </w:tcPr>
          <w:p ns2:paraId="289BF3A8" ns2:textId="58EE3EC8" w:rsidR="41E93E22" w:rsidRDefault="41E93E22" w:rsidP="41E93E22">
            <w:pPr>
              <w:spacing w:before="0"/>
              <w:ind w:firstLine="0"/>
              <w:rPr>
                <w:sz w:val="20"/>
                <w:szCs w:val="20"/>
              </w:rPr>
            </w:pPr>
            <w:r w:rsidRPr="41E93E22">
              <w:rPr>
                <w:sz w:val="20"/>
                <w:szCs w:val="20"/>
              </w:rPr>
              <w:t>The system functions consistently and reliably whether it is being viewed on a mobile device screen or a larger desktop computer monitor.</w:t>
            </w:r>
          </w:p>
        </w:tc>
        <w:tc>
          <w:tcPr>
            <w:tcW w:w="1132" w:type="dxa"/>
            <w:tcBorders>
              <w:top w:val="nil"/>
            </w:tcBorders>
            <w:tcMar>
              <w:top w:w="120" w:type="dxa"/>
              <w:left w:w="180" w:type="dxa"/>
              <w:bottom w:w="120" w:type="dxa"/>
              <w:right w:w="180" w:type="dxa"/>
            </w:tcMar>
            <w:vAlign w:val="center"/>
          </w:tcPr>
          <w:p ns2:paraId="53655D68" ns2:textId="27880156" w:rsidR="41E93E22" w:rsidRDefault="41E93E22" w:rsidP="41E93E22">
            <w:pPr>
              <w:spacing w:before="0" w:line="240" w:lineRule="auto"/>
              <w:ind w:firstLine="0"/>
              <w:jc w:val="center"/>
              <w:rPr>
                <w:sz w:val="20"/>
                <w:szCs w:val="20"/>
              </w:rPr>
            </w:pPr>
            <w:r w:rsidRPr="41E93E22">
              <w:rPr>
                <w:color w:val="1F1F1F"/>
                <w:sz w:val="20"/>
                <w:szCs w:val="20"/>
              </w:rPr>
              <w:t>4.50</w:t>
            </w:r>
          </w:p>
        </w:tc>
        <w:tc>
          <w:tcPr>
            <w:tcW w:w="2173" w:type="dxa"/>
            <w:tcBorders>
              <w:top w:val="nil"/>
            </w:tcBorders>
            <w:tcMar>
              <w:top w:w="120" w:type="dxa"/>
              <w:left w:w="180" w:type="dxa"/>
              <w:bottom w:w="120" w:type="dxa"/>
              <w:right w:w="180" w:type="dxa"/>
            </w:tcMar>
            <w:vAlign w:val="center"/>
          </w:tcPr>
          <w:p ns2:paraId="53357934" ns2:textId="04DF5471" w:rsidR="41E93E22" w:rsidRDefault="41E93E22" w:rsidP="41E93E22">
            <w:pPr>
              <w:spacing w:before="0" w:line="240" w:lineRule="auto"/>
              <w:ind w:firstLine="0"/>
              <w:rPr>
                <w:sz w:val="20"/>
                <w:szCs w:val="20"/>
              </w:rPr>
            </w:pPr>
            <w:r w:rsidRPr="41E93E22">
              <w:rPr>
                <w:color w:val="1F1F1F"/>
                <w:sz w:val="20"/>
                <w:szCs w:val="20"/>
              </w:rPr>
              <w:t>Strongly Agree</w:t>
            </w:r>
          </w:p>
        </w:tc>
      </w:tr>
      <w:tr w:rsidR="41E93E22" ns2:paraId="529FF5F5" ns2:textId="77777777" w:rsidTr="41E93E22">
        <w:trPr>
          <w:trHeight w:val="300"/>
          <w:jc w:val="center"/>
        </w:trPr>
        <w:tc>
          <w:tcPr>
            <w:tcW w:w="5335" w:type="dxa"/>
            <w:tcMar>
              <w:top w:w="120" w:type="dxa"/>
              <w:left w:w="180" w:type="dxa"/>
              <w:bottom w:w="120" w:type="dxa"/>
              <w:right w:w="180" w:type="dxa"/>
            </w:tcMar>
            <w:vAlign w:val="center"/>
          </w:tcPr>
          <w:p ns2:paraId="49EED86E" ns2:textId="24DAEB27" w:rsidR="41E93E22" w:rsidRDefault="41E93E22" w:rsidP="41E93E22">
            <w:pPr>
              <w:spacing w:before="0" w:line="240" w:lineRule="auto"/>
              <w:ind w:firstLine="0"/>
              <w:jc w:val="center"/>
              <w:rPr>
                <w:sz w:val="20"/>
                <w:szCs w:val="20"/>
              </w:rPr>
            </w:pPr>
            <w:r w:rsidRPr="41E93E22">
              <w:rPr>
                <w:b/>
                <w:bCs/>
                <w:color w:val="1F1F1F"/>
                <w:sz w:val="20"/>
                <w:szCs w:val="20"/>
              </w:rPr>
              <w:t>Average Mean</w:t>
            </w:r>
          </w:p>
        </w:tc>
        <w:tc>
          <w:tcPr>
            <w:tcW w:w="1132" w:type="dxa"/>
            <w:tcMar>
              <w:top w:w="120" w:type="dxa"/>
              <w:left w:w="180" w:type="dxa"/>
              <w:bottom w:w="120" w:type="dxa"/>
              <w:right w:w="180" w:type="dxa"/>
            </w:tcMar>
            <w:vAlign w:val="center"/>
          </w:tcPr>
          <w:p ns2:paraId="05C6EC62" ns2:textId="3F37CC98" w:rsidR="41E93E22" w:rsidRDefault="41E93E22" w:rsidP="41E93E22">
            <w:pPr>
              <w:spacing w:before="0" w:line="240" w:lineRule="auto"/>
              <w:ind w:firstLine="0"/>
              <w:jc w:val="center"/>
              <w:rPr>
                <w:sz w:val="20"/>
                <w:szCs w:val="20"/>
              </w:rPr>
            </w:pPr>
            <w:r w:rsidRPr="41E93E22">
              <w:rPr>
                <w:b/>
                <w:bCs/>
                <w:color w:val="1F1F1F"/>
                <w:sz w:val="20"/>
                <w:szCs w:val="20"/>
              </w:rPr>
              <w:t>4.55</w:t>
            </w:r>
          </w:p>
        </w:tc>
        <w:tc>
          <w:tcPr>
            <w:tcW w:w="2173" w:type="dxa"/>
            <w:tcMar>
              <w:top w:w="120" w:type="dxa"/>
              <w:left w:w="180" w:type="dxa"/>
              <w:bottom w:w="120" w:type="dxa"/>
              <w:right w:w="180" w:type="dxa"/>
            </w:tcMar>
            <w:vAlign w:val="center"/>
          </w:tcPr>
          <w:p ns2:paraId="24C5C150" ns2:textId="2BF4B691" w:rsidR="41E93E22" w:rsidRDefault="41E93E22" w:rsidP="41E93E22">
            <w:pPr>
              <w:spacing w:before="0" w:line="240" w:lineRule="auto"/>
              <w:ind w:firstLine="0"/>
              <w:rPr>
                <w:sz w:val="20"/>
                <w:szCs w:val="20"/>
              </w:rPr>
            </w:pPr>
            <w:r w:rsidRPr="41E93E22">
              <w:rPr>
                <w:b/>
                <w:bCs/>
                <w:color w:val="1F1F1F"/>
                <w:sz w:val="20"/>
                <w:szCs w:val="20"/>
              </w:rPr>
              <w:t>Strongly Agree</w:t>
            </w:r>
          </w:p>
        </w:tc>
      </w:tr>
    </w:tbl>
    <w:p ns2:paraId="3B1F0D94" ns2:textId="0A67FD0F" w:rsidR="409DCB2A" w:rsidRPr="002A4716" w:rsidRDefault="409DCB2A" w:rsidP="2E984A78">
      <w:pPr>
        <w:jc w:val="left"/>
        <w:rPr>
          <w:b/>
        </w:rPr>
      </w:pPr>
    </w:p>
    <w:p ns2:paraId="70218733" ns2:textId="41D5BD0D" w:rsidR="409DCB2A" w:rsidRPr="002A4716" w:rsidRDefault="4DE72871" w:rsidP="246A3EB6">
      <w:pPr>
        <w:jc w:val="left"/>
      </w:pPr>
      <w:r w:rsidRPr="095BC828">
        <w:rPr>
          <w:b/>
          <w:bCs/>
        </w:rPr>
        <w:lastRenderedPageBreak/>
        <w:t>A</w:t>
      </w:r>
      <w:r w:rsidR="00BD0AA1" w:rsidRPr="095BC828">
        <w:rPr>
          <w:b/>
          <w:bCs/>
        </w:rPr>
        <w:t>PPENDIX</w:t>
      </w:r>
      <w:r w:rsidRPr="095BC828">
        <w:rPr>
          <w:b/>
          <w:bCs/>
        </w:rPr>
        <w:t xml:space="preserve"> </w:t>
      </w:r>
      <w:r w:rsidR="7A543428" w:rsidRPr="095BC828">
        <w:rPr>
          <w:b/>
          <w:bCs/>
        </w:rPr>
        <w:t>B : SURVEY QUESTIONARE FOR END-USER</w:t>
      </w:r>
    </w:p>
    <w:p ns2:paraId="5E8A7438" ns2:textId="08AB712B" w:rsidR="6502CF2B" w:rsidRDefault="2AE44DA2" w:rsidP="6502CF2B">
      <w:pPr>
        <w:jc w:val="center"/>
        <w:rPr>
          <w:b/>
          <w:bCs/>
        </w:rPr>
      </w:pPr>
      <w:r>
        <w:rPr>
          <w:noProof/>
        </w:rPr>
        <w:drawing>
          <ns3:inline distT="0" distB="0" distL="0" distR="0" ns4:anchorId="21B97A6B" ns4:editId="39DAE4DC">
            <ns3:extent cx="3886200" cy="5486400"/>
            <ns3:effectExtent l="0" t="0" r="0" b="0"/>
            <ns3:docPr id="1677619219" name="drawing"/>
            <ns3:cNvGraphicFramePr>
              <ns5:graphicFrameLocks noChangeAspect="1"/>
            </ns3:cNvGraphicFramePr>
            <ns5:graphic>
              <ns5:graphicData uri="http://schemas.openxmlformats.org/drawingml/2006/picture">
                <ns6:pic>
                  <ns6:nvPicPr>
                    <ns6:cNvPr id="1677619219" name="Picture 1677619219"/>
                    <ns6:cNvPicPr/>
                  </ns6:nvPicPr>
                  <ns6:blipFill>
                    <ns5:blip ns7:embed="rId119">
                      <ns5:extLst>
                        <ns5:ext uri="{28A0092B-C50C-407E-A947-70E740481C1C}">
                          <ns8:useLocalDpi/>
                        </ns5:ext>
                      </ns5:extLst>
                    </ns5:blip>
                    <ns5:stretch>
                      <ns5:fillRect/>
                    </ns5:stretch>
                  </ns6:blipFill>
                  <ns6:spPr>
                    <ns5:xfrm>
                      <ns5:off x="0" y="0"/>
                      <ns5:ext cx="3886200" cy="5486400"/>
                    </ns5:xfrm>
                    <ns5:prstGeom prst="rect">
                      <ns5:avLst/>
                    </ns5:prstGeom>
                  </ns6:spPr>
                </ns6:pic>
              </ns5:graphicData>
            </ns5:graphic>
          </ns3:inline>
        </w:drawing>
      </w:r>
    </w:p>
    <w:p ns2:paraId="21B27D03" ns2:textId="2990E30C" w:rsidR="6502CF2B" w:rsidRDefault="2AE44DA2" w:rsidP="6502CF2B">
      <w:pPr>
        <w:jc w:val="center"/>
        <w:rPr>
          <w:b/>
          <w:bCs/>
        </w:rPr>
      </w:pPr>
      <w:r>
        <w:rPr>
          <w:noProof/>
        </w:rPr>
        <w:lastRenderedPageBreak/>
        <w:drawing>
          <ns3:inline distT="0" distB="0" distL="0" distR="0" ns4:anchorId="18BBC439" ns4:editId="7408CA76">
            <ns3:extent cx="3886200" cy="5486400"/>
            <ns3:effectExtent l="0" t="0" r="0" b="0"/>
            <ns3:docPr id="1831918410" name="drawing"/>
            <ns3:cNvGraphicFramePr>
              <ns5:graphicFrameLocks noChangeAspect="1"/>
            </ns3:cNvGraphicFramePr>
            <ns5:graphic>
              <ns5:graphicData uri="http://schemas.openxmlformats.org/drawingml/2006/picture">
                <ns6:pic>
                  <ns6:nvPicPr>
                    <ns6:cNvPr id="1831918410" name="Picture 1831918410"/>
                    <ns6:cNvPicPr/>
                  </ns6:nvPicPr>
                  <ns6:blipFill>
                    <ns5:blip ns7:embed="rId120">
                      <ns5:extLst>
                        <ns5:ext uri="{28A0092B-C50C-407E-A947-70E740481C1C}">
                          <ns8:useLocalDpi/>
                        </ns5:ext>
                      </ns5:extLst>
                    </ns5:blip>
                    <ns5:stretch>
                      <ns5:fillRect/>
                    </ns5:stretch>
                  </ns6:blipFill>
                  <ns6:spPr>
                    <ns5:xfrm>
                      <ns5:off x="0" y="0"/>
                      <ns5:ext cx="3886200" cy="5486400"/>
                    </ns5:xfrm>
                    <ns5:prstGeom prst="rect">
                      <ns5:avLst/>
                    </ns5:prstGeom>
                  </ns6:spPr>
                </ns6:pic>
              </ns5:graphicData>
            </ns5:graphic>
          </ns3:inline>
        </w:drawing>
      </w:r>
    </w:p>
    <w:p ns2:paraId="7195006C" ns2:textId="7C6FFD96" w:rsidR="2AE44DA2" w:rsidRDefault="2AE44DA2" w:rsidP="320692D7">
      <w:pPr>
        <w:jc w:val="center"/>
        <w:rPr>
          <w:b/>
          <w:bCs/>
        </w:rPr>
      </w:pPr>
      <w:r>
        <w:rPr>
          <w:noProof/>
        </w:rPr>
        <w:lastRenderedPageBreak/>
        <w:drawing>
          <ns3:inline distT="0" distB="0" distL="0" distR="0" ns4:anchorId="3C805003" ns4:editId="76B482A5">
            <ns3:extent cx="3886200" cy="5486400"/>
            <ns3:effectExtent l="0" t="0" r="0" b="0"/>
            <ns3:docPr id="1141805944" name="drawing"/>
            <ns3:cNvGraphicFramePr>
              <ns5:graphicFrameLocks noChangeAspect="1"/>
            </ns3:cNvGraphicFramePr>
            <ns5:graphic>
              <ns5:graphicData uri="http://schemas.openxmlformats.org/drawingml/2006/picture">
                <ns6:pic>
                  <ns6:nvPicPr>
                    <ns6:cNvPr id="1141805944" name="Picture 1141805944"/>
                    <ns6:cNvPicPr/>
                  </ns6:nvPicPr>
                  <ns6:blipFill>
                    <ns5:blip ns7:embed="rId121">
                      <ns5:extLst>
                        <ns5:ext uri="{28A0092B-C50C-407E-A947-70E740481C1C}">
                          <ns8:useLocalDpi/>
                        </ns5:ext>
                      </ns5:extLst>
                    </ns5:blip>
                    <ns5:stretch>
                      <ns5:fillRect/>
                    </ns5:stretch>
                  </ns6:blipFill>
                  <ns6:spPr>
                    <ns5:xfrm>
                      <ns5:off x="0" y="0"/>
                      <ns5:ext cx="3886200" cy="5486400"/>
                    </ns5:xfrm>
                    <ns5:prstGeom prst="rect">
                      <ns5:avLst/>
                    </ns5:prstGeom>
                  </ns6:spPr>
                </ns6:pic>
              </ns5:graphicData>
            </ns5:graphic>
          </ns3:inline>
        </w:drawing>
      </w:r>
    </w:p>
    <w:p ns2:paraId="518E890C" ns2:textId="624CBD64" w:rsidR="5E9418E5" w:rsidRDefault="5E9418E5" w:rsidP="5E9418E5">
      <w:pPr>
        <w:jc w:val="center"/>
        <w:rPr>
          <w:b/>
          <w:bCs/>
        </w:rPr>
      </w:pPr>
    </w:p>
    <w:p ns2:paraId="5AB977FC" ns2:textId="3FE6BB6E" w:rsidR="4DE72871" w:rsidRPr="002A4716" w:rsidRDefault="4DE72871" w:rsidP="007B2E24">
      <w:pPr>
        <w:pStyle w:val="Caption"/>
        <w:keepNext/>
        <w:spacing w:before="120" w:after="60" w:line="240" w:lineRule="auto"/>
        <w:ind w:firstLine="0"/>
        <w:jc w:val="center"/>
      </w:pPr>
      <w:bookmarkStart w:id="226" w:name="_Toc242911225"/>
      <w:r w:rsidRPr="002A4716">
        <w:lastRenderedPageBreak/>
        <w:t xml:space="preserve">Table </w:t>
      </w:r>
      <w:fldSimple w:instr=" STYLEREF 1 \s ">
        <w:r w:rsidRPr="002A4716">
          <w:rPr>
            <w:noProof/>
          </w:rPr>
          <w:t>4</w:t>
        </w:r>
      </w:fldSimple>
      <w:r w:rsidRPr="002A4716">
        <w:noBreakHyphen/>
      </w:r>
      <w:r w:rsidRPr="002A4716">
        <w:fldChar w:fldCharType="begin"/>
      </w:r>
      <w:r w:rsidR="00662026">
        <w:instrText>SEQ Table \r 4 \* ARABIC</w:instrText>
      </w:r>
      <w:r w:rsidRPr="002A4716">
        <w:fldChar w:fldCharType="separate"/>
      </w:r>
      <w:r w:rsidR="00662026">
        <w:rPr>
          <w:noProof/>
        </w:rPr>
        <w:t>4</w:t>
      </w:r>
      <w:r w:rsidRPr="002A4716">
        <w:fldChar w:fldCharType="end"/>
      </w:r>
      <w:r w:rsidRPr="002A4716">
        <w:t xml:space="preserve"> Summary of Daily Functionality</w:t>
      </w:r>
      <w:bookmarkEnd w:id="226"/>
    </w:p>
    <w:tbl>
      <w:tblPr>
        <w:tblW w:w="0" w:type="auto"/>
        <w:jc w:val="center"/>
        <w:tblLook w:val="06A0" w:firstRow="1" w:lastRow="0" w:firstColumn="1" w:lastColumn="0" w:noHBand="1" w:noVBand="1"/>
      </w:tblPr>
      <w:tblGrid>
        <w:gridCol w:w="5063"/>
        <w:gridCol w:w="1402"/>
        <w:gridCol w:w="2175"/>
      </w:tblGrid>
      <w:tr w:rsidR="4DE72871" w:rsidRPr="002A4716" ns2:paraId="1085AFDD" ns2:textId="77777777" w:rsidTr="007B2E24">
        <w:trPr>
          <w:trHeight w:val="600"/>
          <w:tblHeader/>
          <w:jc w:val="center"/>
        </w:trPr>
        <w:tc>
          <w:tcPr>
            <w:tcW w:w="5115" w:type="dxa"/>
            <w:tcBorders>
              <w:top w:val="single" w:sz="6" w:space="0" w:color="C4C7C5"/>
              <w:bottom w:val="single" w:sz="6" w:space="0" w:color="C4C7C5"/>
              <w:right w:val="single" w:sz="6" w:space="0" w:color="C4C7C5"/>
            </w:tcBorders>
            <w:tcMar>
              <w:top w:w="120" w:type="dxa"/>
              <w:left w:w="180" w:type="dxa"/>
              <w:bottom w:w="120" w:type="dxa"/>
              <w:right w:w="180" w:type="dxa"/>
            </w:tcMar>
            <w:vAlign w:val="center"/>
          </w:tcPr>
          <w:p ns2:paraId="04ABE8D2" ns2:textId="2D8C5A74" w:rsidR="4DE72871" w:rsidRPr="002A4716" w:rsidRDefault="4DE72871" w:rsidP="4DE72871">
            <w:pPr>
              <w:spacing w:before="0" w:line="240" w:lineRule="auto"/>
              <w:ind w:firstLine="0"/>
              <w:jc w:val="center"/>
              <w:rPr>
                <w:sz w:val="20"/>
              </w:rPr>
            </w:pPr>
            <w:r w:rsidRPr="002A4716">
              <w:rPr>
                <w:b/>
                <w:bCs/>
                <w:color w:val="1F1F1F"/>
                <w:sz w:val="20"/>
              </w:rPr>
              <w:t>Statement</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295828E8" ns2:textId="1394D778" w:rsidR="4DE72871" w:rsidRPr="002A4716" w:rsidRDefault="4DE72871" w:rsidP="4DE72871">
            <w:pPr>
              <w:spacing w:before="0" w:line="240" w:lineRule="auto"/>
              <w:ind w:firstLine="0"/>
              <w:jc w:val="center"/>
              <w:rPr>
                <w:sz w:val="20"/>
              </w:rPr>
            </w:pPr>
            <w:r w:rsidRPr="002A4716">
              <w:rPr>
                <w:b/>
                <w:bCs/>
                <w:color w:val="1F1F1F"/>
                <w:sz w:val="20"/>
              </w:rPr>
              <w:t>Mean</w:t>
            </w:r>
          </w:p>
        </w:tc>
        <w:tc>
          <w:tcPr>
            <w:tcW w:w="2184" w:type="dxa"/>
            <w:tcBorders>
              <w:top w:val="single" w:sz="6" w:space="0" w:color="C4C7C5"/>
              <w:left w:val="single" w:sz="6" w:space="0" w:color="C4C7C5"/>
              <w:bottom w:val="single" w:sz="6" w:space="0" w:color="C4C7C5"/>
            </w:tcBorders>
            <w:tcMar>
              <w:top w:w="120" w:type="dxa"/>
              <w:left w:w="180" w:type="dxa"/>
              <w:bottom w:w="120" w:type="dxa"/>
              <w:right w:w="180" w:type="dxa"/>
            </w:tcMar>
            <w:vAlign w:val="center"/>
          </w:tcPr>
          <w:p ns2:paraId="4489EC8F" ns2:textId="5F174854" w:rsidR="4DE72871" w:rsidRPr="002A4716" w:rsidRDefault="4DE72871" w:rsidP="4DE72871">
            <w:pPr>
              <w:spacing w:before="0" w:line="240" w:lineRule="auto"/>
              <w:ind w:firstLine="0"/>
              <w:jc w:val="center"/>
              <w:rPr>
                <w:sz w:val="20"/>
              </w:rPr>
            </w:pPr>
            <w:r w:rsidRPr="002A4716">
              <w:rPr>
                <w:b/>
                <w:bCs/>
                <w:color w:val="1F1F1F"/>
                <w:sz w:val="20"/>
              </w:rPr>
              <w:t>Verbal</w:t>
            </w:r>
          </w:p>
          <w:p ns2:paraId="5FE85A62" ns2:textId="21C50844" w:rsidR="4DE72871" w:rsidRPr="002A4716" w:rsidRDefault="4DE72871" w:rsidP="4DE72871">
            <w:pPr>
              <w:spacing w:before="0" w:line="240" w:lineRule="auto"/>
              <w:ind w:firstLine="0"/>
              <w:jc w:val="center"/>
              <w:rPr>
                <w:sz w:val="20"/>
              </w:rPr>
            </w:pPr>
            <w:r w:rsidRPr="002A4716">
              <w:rPr>
                <w:b/>
                <w:bCs/>
                <w:color w:val="1F1F1F"/>
                <w:sz w:val="20"/>
              </w:rPr>
              <w:t>Interpretation</w:t>
            </w:r>
          </w:p>
        </w:tc>
      </w:tr>
      <w:tr w:rsidR="4DE72871" w:rsidRPr="002A4716" ns2:paraId="419A17DD" ns2:textId="77777777" w:rsidTr="007B2E24">
        <w:trPr>
          <w:trHeight w:val="300"/>
          <w:jc w:val="center"/>
        </w:trPr>
        <w:tc>
          <w:tcPr>
            <w:tcW w:w="5115" w:type="dxa"/>
            <w:tcBorders>
              <w:top w:val="single" w:sz="6" w:space="0" w:color="C4C7C5"/>
              <w:right w:val="single" w:sz="4" w:space="0" w:color="auto"/>
            </w:tcBorders>
            <w:tcMar>
              <w:top w:w="120" w:type="dxa"/>
              <w:left w:w="180" w:type="dxa"/>
              <w:bottom w:w="120" w:type="dxa"/>
              <w:right w:w="180" w:type="dxa"/>
            </w:tcMar>
            <w:vAlign w:val="center"/>
          </w:tcPr>
          <w:p ns2:paraId="39E2554D" ns2:textId="12568D9C" w:rsidR="4DE72871" w:rsidRPr="002A4716" w:rsidRDefault="4DE72871" w:rsidP="4DE72871">
            <w:pPr>
              <w:spacing w:before="0" w:line="240" w:lineRule="auto"/>
              <w:ind w:firstLine="0"/>
              <w:rPr>
                <w:sz w:val="20"/>
              </w:rPr>
            </w:pPr>
            <w:r w:rsidRPr="002A4716">
              <w:rPr>
                <w:color w:val="1F1F1F"/>
                <w:sz w:val="20"/>
              </w:rPr>
              <w:t>The notifications keep me informed about how the</w:t>
            </w:r>
          </w:p>
          <w:p ns2:paraId="789903E8" ns2:textId="5543425C" w:rsidR="4DE72871" w:rsidRPr="002A4716" w:rsidRDefault="4DE72871" w:rsidP="4DE72871">
            <w:pPr>
              <w:spacing w:before="0" w:line="240" w:lineRule="auto"/>
              <w:ind w:firstLine="0"/>
              <w:rPr>
                <w:sz w:val="20"/>
              </w:rPr>
            </w:pPr>
            <w:r w:rsidRPr="002A4716">
              <w:rPr>
                <w:color w:val="1F1F1F"/>
                <w:sz w:val="20"/>
              </w:rPr>
              <w:t>The overall system is performing.</w:t>
            </w:r>
          </w:p>
        </w:tc>
        <w:tc>
          <w:tcPr>
            <w:tcW w:w="1410" w:type="dxa"/>
            <w:tcBorders>
              <w:top w:val="single" w:sz="6" w:space="0" w:color="C4C7C5"/>
              <w:left w:val="single" w:sz="4" w:space="0" w:color="auto"/>
              <w:right w:val="single" w:sz="4" w:space="0" w:color="auto"/>
            </w:tcBorders>
            <w:tcMar>
              <w:top w:w="120" w:type="dxa"/>
              <w:left w:w="180" w:type="dxa"/>
              <w:bottom w:w="120" w:type="dxa"/>
              <w:right w:w="180" w:type="dxa"/>
            </w:tcMar>
            <w:vAlign w:val="center"/>
          </w:tcPr>
          <w:p ns2:paraId="4977BC86" ns2:textId="7F2B1323" w:rsidR="4DE72871" w:rsidRPr="002A4716" w:rsidRDefault="4DE72871" w:rsidP="4DE72871">
            <w:pPr>
              <w:spacing w:before="0" w:line="240" w:lineRule="auto"/>
              <w:ind w:firstLine="0"/>
              <w:jc w:val="center"/>
              <w:rPr>
                <w:sz w:val="20"/>
              </w:rPr>
            </w:pPr>
            <w:r w:rsidRPr="002A4716">
              <w:rPr>
                <w:color w:val="1F1F1F"/>
                <w:sz w:val="20"/>
              </w:rPr>
              <w:t>4.70</w:t>
            </w:r>
          </w:p>
        </w:tc>
        <w:tc>
          <w:tcPr>
            <w:tcW w:w="2184" w:type="dxa"/>
            <w:tcBorders>
              <w:top w:val="single" w:sz="6" w:space="0" w:color="C4C7C5"/>
              <w:left w:val="single" w:sz="4" w:space="0" w:color="auto"/>
            </w:tcBorders>
            <w:tcMar>
              <w:top w:w="120" w:type="dxa"/>
              <w:left w:w="180" w:type="dxa"/>
              <w:bottom w:w="120" w:type="dxa"/>
              <w:right w:w="180" w:type="dxa"/>
            </w:tcMar>
            <w:vAlign w:val="center"/>
          </w:tcPr>
          <w:p ns2:paraId="7F82EC52" ns2:textId="58120962" w:rsidR="4DE72871" w:rsidRPr="002A4716" w:rsidRDefault="4DE72871" w:rsidP="4DE72871">
            <w:pPr>
              <w:spacing w:before="0" w:line="240" w:lineRule="auto"/>
              <w:ind w:firstLine="0"/>
              <w:jc w:val="center"/>
              <w:rPr>
                <w:sz w:val="20"/>
              </w:rPr>
            </w:pPr>
            <w:r w:rsidRPr="002A4716">
              <w:rPr>
                <w:color w:val="1F1F1F"/>
                <w:sz w:val="20"/>
              </w:rPr>
              <w:t>Strongly Agree</w:t>
            </w:r>
          </w:p>
        </w:tc>
      </w:tr>
      <w:tr w:rsidR="4DE72871" w:rsidRPr="002A4716" ns2:paraId="5670FF45" ns2:textId="77777777" w:rsidTr="007B2E24">
        <w:trPr>
          <w:trHeight w:val="1140"/>
          <w:jc w:val="center"/>
        </w:trPr>
        <w:tc>
          <w:tcPr>
            <w:tcW w:w="5115" w:type="dxa"/>
            <w:tcBorders>
              <w:right w:val="single" w:sz="4" w:space="0" w:color="auto"/>
            </w:tcBorders>
            <w:tcMar>
              <w:top w:w="120" w:type="dxa"/>
              <w:left w:w="180" w:type="dxa"/>
              <w:bottom w:w="120" w:type="dxa"/>
              <w:right w:w="180" w:type="dxa"/>
            </w:tcMar>
            <w:vAlign w:val="center"/>
          </w:tcPr>
          <w:p ns2:paraId="572EE253" ns2:textId="72CD6DCC" w:rsidR="4DE72871" w:rsidRPr="002A4716" w:rsidRDefault="4DE72871" w:rsidP="4DE72871">
            <w:pPr>
              <w:spacing w:before="0" w:line="240" w:lineRule="auto"/>
              <w:ind w:firstLine="0"/>
              <w:rPr>
                <w:sz w:val="20"/>
              </w:rPr>
            </w:pPr>
            <w:r w:rsidRPr="002A4716">
              <w:rPr>
                <w:color w:val="1F1F1F"/>
                <w:sz w:val="20"/>
              </w:rPr>
              <w:t>Automated features, such as driver classifications or predictive maintenance is accurate based on the data entered.</w:t>
            </w:r>
          </w:p>
        </w:tc>
        <w:tc>
          <w:tcPr>
            <w:tcW w:w="1410" w:type="dxa"/>
            <w:tcBorders>
              <w:left w:val="single" w:sz="4" w:space="0" w:color="auto"/>
              <w:right w:val="single" w:sz="4" w:space="0" w:color="auto"/>
            </w:tcBorders>
            <w:tcMar>
              <w:top w:w="120" w:type="dxa"/>
              <w:left w:w="180" w:type="dxa"/>
              <w:bottom w:w="120" w:type="dxa"/>
              <w:right w:w="180" w:type="dxa"/>
            </w:tcMar>
            <w:vAlign w:val="center"/>
          </w:tcPr>
          <w:p ns2:paraId="4DA34829" ns2:textId="68643EE4" w:rsidR="4DE72871" w:rsidRPr="002A4716" w:rsidRDefault="4DE72871" w:rsidP="4DE72871">
            <w:pPr>
              <w:spacing w:before="0" w:line="240" w:lineRule="auto"/>
              <w:ind w:firstLine="0"/>
              <w:jc w:val="center"/>
              <w:rPr>
                <w:sz w:val="20"/>
              </w:rPr>
            </w:pPr>
            <w:r w:rsidRPr="002A4716">
              <w:rPr>
                <w:color w:val="1F1F1F"/>
                <w:sz w:val="20"/>
              </w:rPr>
              <w:t>4.70</w:t>
            </w:r>
          </w:p>
        </w:tc>
        <w:tc>
          <w:tcPr>
            <w:tcW w:w="2184" w:type="dxa"/>
            <w:tcBorders>
              <w:left w:val="single" w:sz="4" w:space="0" w:color="auto"/>
            </w:tcBorders>
            <w:tcMar>
              <w:top w:w="120" w:type="dxa"/>
              <w:left w:w="180" w:type="dxa"/>
              <w:bottom w:w="120" w:type="dxa"/>
              <w:right w:w="180" w:type="dxa"/>
            </w:tcMar>
            <w:vAlign w:val="center"/>
          </w:tcPr>
          <w:p ns2:paraId="77C3F137" ns2:textId="58120962" w:rsidR="4DE72871" w:rsidRPr="002A4716" w:rsidRDefault="4DE72871" w:rsidP="4DE72871">
            <w:pPr>
              <w:spacing w:before="0" w:line="240" w:lineRule="auto"/>
              <w:ind w:firstLine="0"/>
              <w:jc w:val="center"/>
              <w:rPr>
                <w:sz w:val="20"/>
              </w:rPr>
            </w:pPr>
            <w:r w:rsidRPr="002A4716">
              <w:rPr>
                <w:color w:val="1F1F1F"/>
                <w:sz w:val="20"/>
              </w:rPr>
              <w:t>Strongly Agree</w:t>
            </w:r>
          </w:p>
          <w:p ns2:paraId="31362BFF" ns2:textId="295A6655" w:rsidR="4DE72871" w:rsidRPr="002A4716" w:rsidRDefault="4DE72871" w:rsidP="4DE72871">
            <w:pPr>
              <w:spacing w:before="0" w:line="240" w:lineRule="auto"/>
              <w:ind w:firstLine="0"/>
              <w:jc w:val="left"/>
              <w:rPr>
                <w:color w:val="1F1F1F"/>
                <w:sz w:val="20"/>
              </w:rPr>
            </w:pPr>
          </w:p>
        </w:tc>
      </w:tr>
      <w:tr w:rsidR="4DE72871" w:rsidRPr="002A4716" ns2:paraId="3CA4BCD8" ns2:textId="77777777" w:rsidTr="007B2E24">
        <w:trPr>
          <w:trHeight w:val="300"/>
          <w:jc w:val="center"/>
        </w:trPr>
        <w:tc>
          <w:tcPr>
            <w:tcW w:w="5115" w:type="dxa"/>
            <w:tcBorders>
              <w:bottom w:val="single" w:sz="6" w:space="0" w:color="C4C7C5"/>
              <w:right w:val="single" w:sz="4" w:space="0" w:color="auto"/>
            </w:tcBorders>
            <w:tcMar>
              <w:top w:w="120" w:type="dxa"/>
              <w:left w:w="180" w:type="dxa"/>
              <w:bottom w:w="120" w:type="dxa"/>
              <w:right w:w="180" w:type="dxa"/>
            </w:tcMar>
            <w:vAlign w:val="center"/>
          </w:tcPr>
          <w:p ns2:paraId="11295132" ns2:textId="7F4ED214" w:rsidR="4DE72871" w:rsidRPr="002A4716" w:rsidRDefault="4DE72871" w:rsidP="4DE72871">
            <w:pPr>
              <w:spacing w:line="240" w:lineRule="auto"/>
              <w:ind w:firstLine="0"/>
              <w:rPr>
                <w:sz w:val="20"/>
              </w:rPr>
            </w:pPr>
            <w:r w:rsidRPr="002A4716">
              <w:rPr>
                <w:color w:val="1F1F1F"/>
                <w:sz w:val="20"/>
              </w:rPr>
              <w:t>The dashboard displays updated data immediately after a</w:t>
            </w:r>
          </w:p>
          <w:p ns2:paraId="226A94EC" ns2:textId="0FBB8117" w:rsidR="4DE72871" w:rsidRPr="002A4716" w:rsidRDefault="4DE72871" w:rsidP="4DE72871">
            <w:pPr>
              <w:spacing w:line="240" w:lineRule="auto"/>
              <w:ind w:firstLine="0"/>
              <w:rPr>
                <w:sz w:val="20"/>
              </w:rPr>
            </w:pPr>
            <w:r w:rsidRPr="002A4716">
              <w:rPr>
                <w:color w:val="1F1F1F"/>
                <w:sz w:val="20"/>
              </w:rPr>
              <w:t>driver logs a trip.</w:t>
            </w:r>
          </w:p>
        </w:tc>
        <w:tc>
          <w:tcPr>
            <w:tcW w:w="1410" w:type="dxa"/>
            <w:tcBorders>
              <w:left w:val="single" w:sz="4" w:space="0" w:color="auto"/>
              <w:bottom w:val="single" w:sz="6" w:space="0" w:color="C4C7C5"/>
              <w:right w:val="single" w:sz="4" w:space="0" w:color="auto"/>
            </w:tcBorders>
            <w:tcMar>
              <w:top w:w="120" w:type="dxa"/>
              <w:left w:w="180" w:type="dxa"/>
              <w:bottom w:w="120" w:type="dxa"/>
              <w:right w:w="180" w:type="dxa"/>
            </w:tcMar>
            <w:vAlign w:val="center"/>
          </w:tcPr>
          <w:p ns2:paraId="0BECFA07" ns2:textId="44E5454C" w:rsidR="4DE72871" w:rsidRPr="002A4716" w:rsidRDefault="4DE72871" w:rsidP="4DE72871">
            <w:pPr>
              <w:spacing w:line="240" w:lineRule="auto"/>
              <w:ind w:firstLine="0"/>
              <w:jc w:val="center"/>
              <w:rPr>
                <w:sz w:val="20"/>
              </w:rPr>
            </w:pPr>
            <w:r w:rsidRPr="002A4716">
              <w:rPr>
                <w:color w:val="1F1F1F"/>
                <w:sz w:val="20"/>
              </w:rPr>
              <w:t>4.60</w:t>
            </w:r>
          </w:p>
        </w:tc>
        <w:tc>
          <w:tcPr>
            <w:tcW w:w="2184" w:type="dxa"/>
            <w:tcBorders>
              <w:left w:val="single" w:sz="4" w:space="0" w:color="auto"/>
              <w:bottom w:val="single" w:sz="6" w:space="0" w:color="C4C7C5"/>
            </w:tcBorders>
            <w:tcMar>
              <w:top w:w="120" w:type="dxa"/>
              <w:left w:w="180" w:type="dxa"/>
              <w:bottom w:w="120" w:type="dxa"/>
              <w:right w:w="180" w:type="dxa"/>
            </w:tcMar>
            <w:vAlign w:val="center"/>
          </w:tcPr>
          <w:p ns2:paraId="62B2E137" ns2:textId="347A4A5D" w:rsidR="4DE72871" w:rsidRPr="002A4716" w:rsidRDefault="4DE72871" w:rsidP="4DE72871">
            <w:pPr>
              <w:spacing w:before="0" w:line="240" w:lineRule="auto"/>
              <w:ind w:firstLine="0"/>
              <w:jc w:val="center"/>
              <w:rPr>
                <w:sz w:val="20"/>
              </w:rPr>
            </w:pPr>
            <w:r w:rsidRPr="002A4716">
              <w:rPr>
                <w:color w:val="1F1F1F"/>
                <w:sz w:val="20"/>
              </w:rPr>
              <w:t>Strongly Agree</w:t>
            </w:r>
          </w:p>
        </w:tc>
      </w:tr>
      <w:tr w:rsidR="4DE72871" w:rsidRPr="002A4716" ns2:paraId="2AC9CAC7" ns2:textId="77777777" w:rsidTr="007B2E24">
        <w:trPr>
          <w:trHeight w:val="300"/>
          <w:jc w:val="center"/>
        </w:trPr>
        <w:tc>
          <w:tcPr>
            <w:tcW w:w="5115" w:type="dxa"/>
            <w:tcBorders>
              <w:top w:val="single" w:sz="6" w:space="0" w:color="C4C7C5"/>
              <w:bottom w:val="single" w:sz="6" w:space="0" w:color="C4C7C5"/>
              <w:right w:val="single" w:sz="6" w:space="0" w:color="C4C7C5"/>
            </w:tcBorders>
            <w:tcMar>
              <w:top w:w="120" w:type="dxa"/>
              <w:left w:w="180" w:type="dxa"/>
              <w:bottom w:w="120" w:type="dxa"/>
              <w:right w:w="180" w:type="dxa"/>
            </w:tcMar>
            <w:vAlign w:val="center"/>
          </w:tcPr>
          <w:p ns2:paraId="5C20219B" ns2:textId="102E1144" w:rsidR="4DE72871" w:rsidRPr="002A4716" w:rsidRDefault="4DE72871" w:rsidP="4DE72871">
            <w:pPr>
              <w:spacing w:before="0" w:line="240" w:lineRule="auto"/>
              <w:ind w:firstLine="0"/>
              <w:jc w:val="center"/>
              <w:rPr>
                <w:sz w:val="20"/>
              </w:rPr>
            </w:pPr>
            <w:r w:rsidRPr="002A4716">
              <w:rPr>
                <w:b/>
                <w:bCs/>
                <w:color w:val="1F1F1F"/>
                <w:sz w:val="20"/>
              </w:rPr>
              <w:t>Average Mean</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68BB4409" ns2:textId="26CA8C3C" w:rsidR="4DE72871" w:rsidRPr="002A4716" w:rsidRDefault="4DE72871" w:rsidP="4DE72871">
            <w:pPr>
              <w:spacing w:before="0" w:line="240" w:lineRule="auto"/>
              <w:ind w:firstLine="0"/>
              <w:jc w:val="center"/>
              <w:rPr>
                <w:sz w:val="20"/>
              </w:rPr>
            </w:pPr>
            <w:r w:rsidRPr="002A4716">
              <w:rPr>
                <w:b/>
                <w:bCs/>
                <w:color w:val="1F1F1F"/>
                <w:sz w:val="20"/>
              </w:rPr>
              <w:t>4.67</w:t>
            </w:r>
          </w:p>
        </w:tc>
        <w:tc>
          <w:tcPr>
            <w:tcW w:w="2184" w:type="dxa"/>
            <w:tcBorders>
              <w:top w:val="single" w:sz="6" w:space="0" w:color="C4C7C5"/>
              <w:left w:val="single" w:sz="6" w:space="0" w:color="C4C7C5"/>
              <w:bottom w:val="single" w:sz="6" w:space="0" w:color="C4C7C5"/>
            </w:tcBorders>
            <w:tcMar>
              <w:top w:w="120" w:type="dxa"/>
              <w:left w:w="180" w:type="dxa"/>
              <w:bottom w:w="120" w:type="dxa"/>
              <w:right w:w="180" w:type="dxa"/>
            </w:tcMar>
            <w:vAlign w:val="center"/>
          </w:tcPr>
          <w:p ns2:paraId="7CF488E6" ns2:textId="60D03E1F" w:rsidR="4DE72871" w:rsidRPr="002A4716" w:rsidRDefault="4DE72871" w:rsidP="4DE72871">
            <w:pPr>
              <w:spacing w:before="0" w:line="240" w:lineRule="auto"/>
              <w:ind w:firstLine="0"/>
              <w:jc w:val="center"/>
              <w:rPr>
                <w:b/>
                <w:bCs/>
                <w:color w:val="1F1F1F"/>
                <w:sz w:val="20"/>
              </w:rPr>
            </w:pPr>
            <w:r w:rsidRPr="002A4716">
              <w:rPr>
                <w:b/>
                <w:bCs/>
                <w:color w:val="1F1F1F"/>
                <w:sz w:val="20"/>
              </w:rPr>
              <w:t>Strongly Agree</w:t>
            </w:r>
          </w:p>
        </w:tc>
      </w:tr>
    </w:tbl>
    <w:p ns2:paraId="15E03708" ns2:textId="34843F32" w:rsidR="4DE72871" w:rsidRPr="002A4716" w:rsidRDefault="4DE72871" w:rsidP="1C8A2960">
      <w:pPr>
        <w:spacing w:before="0"/>
        <w:ind w:firstLine="0"/>
        <w:rPr>
          <w:color w:val="1F1F1F"/>
        </w:rPr>
      </w:pPr>
    </w:p>
    <w:p ns2:paraId="69062A91" ns2:textId="7F09A720" w:rsidR="4DE72871" w:rsidRPr="002A4716" w:rsidRDefault="4DE72871" w:rsidP="007B2E24">
      <w:pPr>
        <w:pStyle w:val="Caption"/>
        <w:keepNext/>
        <w:spacing w:before="120" w:after="60" w:line="240" w:lineRule="auto"/>
        <w:ind w:firstLine="0"/>
        <w:jc w:val="center"/>
      </w:pPr>
      <w:bookmarkStart w:id="227" w:name="_Toc242911226"/>
      <w:r w:rsidRPr="002A4716">
        <w:t xml:space="preserve">Table </w:t>
      </w:r>
      <w:fldSimple w:instr=" STYLEREF 1 \s ">
        <w:r w:rsidRPr="002A4716">
          <w:rPr>
            <w:noProof/>
          </w:rPr>
          <w:t>4</w:t>
        </w:r>
      </w:fldSimple>
      <w:r w:rsidRPr="002A4716">
        <w:noBreakHyphen/>
      </w:r>
      <w:r w:rsidRPr="002A4716">
        <w:fldChar w:fldCharType="begin"/>
      </w:r>
      <w:r w:rsidR="00662026">
        <w:instrText>SEQ Table \* ARABIC</w:instrText>
      </w:r>
      <w:r w:rsidRPr="002A4716">
        <w:fldChar w:fldCharType="separate"/>
      </w:r>
      <w:r w:rsidR="00662026">
        <w:rPr>
          <w:noProof/>
        </w:rPr>
        <w:t>5</w:t>
      </w:r>
      <w:r w:rsidRPr="002A4716">
        <w:fldChar w:fldCharType="end"/>
      </w:r>
      <w:r w:rsidRPr="002A4716">
        <w:t xml:space="preserve"> Summary of Speed and Reliability</w:t>
      </w:r>
      <w:bookmarkEnd w:id="227"/>
    </w:p>
    <w:tbl>
      <w:tblPr>
        <w:tblW w:w="0" w:type="auto"/>
        <w:tblBorders>
          <w:top w:val="single" w:sz="6" w:space="0" w:color="C4C7C5"/>
          <w:bottom w:val="single" w:sz="6" w:space="0" w:color="C4C7C5"/>
          <w:insideH w:val="single" w:sz="6" w:space="0" w:color="C4C7C5"/>
          <w:insideV w:val="single" w:sz="6" w:space="0" w:color="C4C7C5"/>
        </w:tblBorders>
        <w:tblLook w:val="06A0" w:firstRow="1" w:lastRow="0" w:firstColumn="1" w:lastColumn="0" w:noHBand="1" w:noVBand="1"/>
      </w:tblPr>
      <w:tblGrid>
        <w:gridCol w:w="4146"/>
        <w:gridCol w:w="1200"/>
        <w:gridCol w:w="3240"/>
      </w:tblGrid>
      <w:tr w:rsidR="4DE72871" w:rsidRPr="002A4716" ns2:paraId="0CAB4182" ns2:textId="77777777" w:rsidTr="007B2E24">
        <w:trPr>
          <w:trHeight w:val="690"/>
          <w:tblHeader/>
        </w:trPr>
        <w:tc>
          <w:tcPr>
            <w:tcW w:w="4146" w:type="dxa"/>
            <w:tcBorders>
              <w:bottom w:val="single" w:sz="6" w:space="0" w:color="C4C7C5"/>
            </w:tcBorders>
            <w:tcMar>
              <w:top w:w="120" w:type="dxa"/>
              <w:left w:w="180" w:type="dxa"/>
              <w:bottom w:w="120" w:type="dxa"/>
              <w:right w:w="180" w:type="dxa"/>
            </w:tcMar>
            <w:vAlign w:val="center"/>
          </w:tcPr>
          <w:p ns2:paraId="10432E94" ns2:textId="2D9E0F71" w:rsidR="4DE72871" w:rsidRPr="002A4716" w:rsidRDefault="4DE72871" w:rsidP="4DE72871">
            <w:pPr>
              <w:spacing w:before="0" w:line="240" w:lineRule="auto"/>
              <w:ind w:firstLine="0"/>
              <w:jc w:val="center"/>
              <w:rPr>
                <w:sz w:val="20"/>
              </w:rPr>
            </w:pPr>
            <w:r w:rsidRPr="002A4716">
              <w:rPr>
                <w:b/>
                <w:bCs/>
                <w:color w:val="1F1F1F"/>
                <w:sz w:val="20"/>
              </w:rPr>
              <w:t>Statement</w:t>
            </w:r>
          </w:p>
        </w:tc>
        <w:tc>
          <w:tcPr>
            <w:tcW w:w="1200" w:type="dxa"/>
            <w:tcBorders>
              <w:bottom w:val="single" w:sz="6" w:space="0" w:color="C4C7C5"/>
            </w:tcBorders>
            <w:tcMar>
              <w:top w:w="120" w:type="dxa"/>
              <w:left w:w="180" w:type="dxa"/>
              <w:bottom w:w="120" w:type="dxa"/>
              <w:right w:w="180" w:type="dxa"/>
            </w:tcMar>
            <w:vAlign w:val="center"/>
          </w:tcPr>
          <w:p ns2:paraId="7433ED15" ns2:textId="016CBE9D" w:rsidR="4DE72871" w:rsidRPr="002A4716" w:rsidRDefault="4DE72871" w:rsidP="4DE72871">
            <w:pPr>
              <w:spacing w:before="0" w:line="240" w:lineRule="auto"/>
              <w:ind w:firstLine="0"/>
              <w:jc w:val="center"/>
              <w:rPr>
                <w:sz w:val="20"/>
              </w:rPr>
            </w:pPr>
            <w:r w:rsidRPr="002A4716">
              <w:rPr>
                <w:b/>
                <w:bCs/>
                <w:color w:val="1F1F1F"/>
                <w:sz w:val="20"/>
              </w:rPr>
              <w:t>Mean</w:t>
            </w:r>
          </w:p>
        </w:tc>
        <w:tc>
          <w:tcPr>
            <w:tcW w:w="3240" w:type="dxa"/>
            <w:tcBorders>
              <w:bottom w:val="single" w:sz="6" w:space="0" w:color="C4C7C5"/>
            </w:tcBorders>
            <w:tcMar>
              <w:top w:w="120" w:type="dxa"/>
              <w:left w:w="180" w:type="dxa"/>
              <w:bottom w:w="120" w:type="dxa"/>
              <w:right w:w="180" w:type="dxa"/>
            </w:tcMar>
            <w:vAlign w:val="center"/>
          </w:tcPr>
          <w:p ns2:paraId="1FA95F50" ns2:textId="5682C920" w:rsidR="4DE72871" w:rsidRPr="002A4716" w:rsidRDefault="4DE72871" w:rsidP="4DE72871">
            <w:pPr>
              <w:spacing w:before="0" w:line="240" w:lineRule="auto"/>
              <w:ind w:firstLine="0"/>
              <w:jc w:val="center"/>
              <w:rPr>
                <w:sz w:val="20"/>
              </w:rPr>
            </w:pPr>
            <w:r w:rsidRPr="002A4716">
              <w:rPr>
                <w:b/>
                <w:bCs/>
                <w:color w:val="1F1F1F"/>
                <w:sz w:val="20"/>
              </w:rPr>
              <w:t>Verbal Interpretation</w:t>
            </w:r>
          </w:p>
        </w:tc>
      </w:tr>
      <w:tr w:rsidR="4DE72871" w:rsidRPr="002A4716" ns2:paraId="4A1A2086" ns2:textId="77777777" w:rsidTr="007B2E24">
        <w:trPr>
          <w:trHeight w:val="300"/>
        </w:trPr>
        <w:tc>
          <w:tcPr>
            <w:tcW w:w="4146" w:type="dxa"/>
            <w:tcBorders>
              <w:bottom w:val="nil"/>
            </w:tcBorders>
            <w:tcMar>
              <w:top w:w="120" w:type="dxa"/>
              <w:left w:w="180" w:type="dxa"/>
              <w:bottom w:w="120" w:type="dxa"/>
              <w:right w:w="180" w:type="dxa"/>
            </w:tcMar>
            <w:vAlign w:val="center"/>
          </w:tcPr>
          <w:p ns2:paraId="388DE8CB" ns2:textId="2001C192" w:rsidR="4DE72871" w:rsidRPr="002A4716" w:rsidRDefault="4DE72871" w:rsidP="4DE72871">
            <w:pPr>
              <w:spacing w:before="0" w:line="240" w:lineRule="auto"/>
              <w:ind w:firstLine="0"/>
              <w:rPr>
                <w:sz w:val="20"/>
              </w:rPr>
            </w:pPr>
            <w:r w:rsidRPr="002A4716">
              <w:rPr>
                <w:color w:val="1F1F1F"/>
                <w:sz w:val="20"/>
              </w:rPr>
              <w:t>The application and its charts load very quickly (under 3 seconds) without making me wait.</w:t>
            </w:r>
          </w:p>
        </w:tc>
        <w:tc>
          <w:tcPr>
            <w:tcW w:w="1200" w:type="dxa"/>
            <w:tcBorders>
              <w:bottom w:val="nil"/>
            </w:tcBorders>
            <w:tcMar>
              <w:top w:w="120" w:type="dxa"/>
              <w:left w:w="180" w:type="dxa"/>
              <w:bottom w:w="120" w:type="dxa"/>
              <w:right w:w="180" w:type="dxa"/>
            </w:tcMar>
            <w:vAlign w:val="center"/>
          </w:tcPr>
          <w:p ns2:paraId="642E185B" ns2:textId="7E94B2D1" w:rsidR="4DE72871" w:rsidRPr="002A4716" w:rsidRDefault="4DE72871" w:rsidP="4DE72871">
            <w:pPr>
              <w:spacing w:before="0" w:line="240" w:lineRule="auto"/>
              <w:ind w:firstLine="0"/>
              <w:jc w:val="center"/>
              <w:rPr>
                <w:sz w:val="20"/>
              </w:rPr>
            </w:pPr>
            <w:r w:rsidRPr="002A4716">
              <w:rPr>
                <w:color w:val="1F1F1F"/>
                <w:sz w:val="20"/>
              </w:rPr>
              <w:t>4.70</w:t>
            </w:r>
          </w:p>
        </w:tc>
        <w:tc>
          <w:tcPr>
            <w:tcW w:w="3240" w:type="dxa"/>
            <w:tcBorders>
              <w:bottom w:val="nil"/>
            </w:tcBorders>
            <w:tcMar>
              <w:top w:w="120" w:type="dxa"/>
              <w:left w:w="180" w:type="dxa"/>
              <w:bottom w:w="120" w:type="dxa"/>
              <w:right w:w="180" w:type="dxa"/>
            </w:tcMar>
            <w:vAlign w:val="center"/>
          </w:tcPr>
          <w:p ns2:paraId="6B9700F8" ns2:textId="7189F3E5" w:rsidR="4DE72871" w:rsidRPr="002A4716" w:rsidRDefault="4DE72871" w:rsidP="4DE72871">
            <w:pPr>
              <w:spacing w:before="0" w:line="240" w:lineRule="auto"/>
              <w:ind w:firstLine="0"/>
              <w:jc w:val="center"/>
              <w:rPr>
                <w:sz w:val="20"/>
              </w:rPr>
            </w:pPr>
            <w:r w:rsidRPr="002A4716">
              <w:rPr>
                <w:color w:val="1F1F1F"/>
                <w:sz w:val="20"/>
              </w:rPr>
              <w:t>Strongly Agree</w:t>
            </w:r>
          </w:p>
        </w:tc>
      </w:tr>
      <w:tr w:rsidR="4DE72871" w:rsidRPr="002A4716" ns2:paraId="3DB8523C" ns2:textId="77777777" w:rsidTr="007B2E24">
        <w:trPr>
          <w:trHeight w:val="300"/>
        </w:trPr>
        <w:tc>
          <w:tcPr>
            <w:tcW w:w="4146" w:type="dxa"/>
            <w:tcBorders>
              <w:top w:val="nil"/>
              <w:bottom w:val="nil"/>
            </w:tcBorders>
            <w:tcMar>
              <w:top w:w="120" w:type="dxa"/>
              <w:left w:w="180" w:type="dxa"/>
              <w:bottom w:w="120" w:type="dxa"/>
              <w:right w:w="180" w:type="dxa"/>
            </w:tcMar>
            <w:vAlign w:val="center"/>
          </w:tcPr>
          <w:p ns2:paraId="1A96385D" ns2:textId="446A8D24" w:rsidR="4DE72871" w:rsidRPr="002A4716" w:rsidRDefault="4DE72871" w:rsidP="4DE72871">
            <w:pPr>
              <w:spacing w:before="0" w:line="240" w:lineRule="auto"/>
              <w:ind w:firstLine="0"/>
              <w:rPr>
                <w:sz w:val="20"/>
              </w:rPr>
            </w:pPr>
            <w:r w:rsidRPr="002A4716">
              <w:rPr>
                <w:color w:val="1F1F1F"/>
                <w:sz w:val="20"/>
              </w:rPr>
              <w:t>The system doesn't delete my entered data when there are temporary internet interruptions.</w:t>
            </w:r>
          </w:p>
        </w:tc>
        <w:tc>
          <w:tcPr>
            <w:tcW w:w="1200" w:type="dxa"/>
            <w:tcBorders>
              <w:top w:val="nil"/>
              <w:bottom w:val="nil"/>
            </w:tcBorders>
            <w:tcMar>
              <w:top w:w="120" w:type="dxa"/>
              <w:left w:w="180" w:type="dxa"/>
              <w:bottom w:w="120" w:type="dxa"/>
              <w:right w:w="180" w:type="dxa"/>
            </w:tcMar>
            <w:vAlign w:val="center"/>
          </w:tcPr>
          <w:p ns2:paraId="35617764" ns2:textId="4CEE6B4A" w:rsidR="4DE72871" w:rsidRPr="002A4716" w:rsidRDefault="4DE72871" w:rsidP="4DE72871">
            <w:pPr>
              <w:spacing w:before="0" w:line="240" w:lineRule="auto"/>
              <w:ind w:firstLine="0"/>
              <w:jc w:val="center"/>
              <w:rPr>
                <w:sz w:val="20"/>
              </w:rPr>
            </w:pPr>
            <w:r w:rsidRPr="002A4716">
              <w:rPr>
                <w:color w:val="1F1F1F"/>
                <w:sz w:val="20"/>
              </w:rPr>
              <w:t>4.50</w:t>
            </w:r>
          </w:p>
        </w:tc>
        <w:tc>
          <w:tcPr>
            <w:tcW w:w="3240" w:type="dxa"/>
            <w:tcBorders>
              <w:top w:val="nil"/>
              <w:bottom w:val="nil"/>
            </w:tcBorders>
            <w:tcMar>
              <w:top w:w="120" w:type="dxa"/>
              <w:left w:w="180" w:type="dxa"/>
              <w:bottom w:w="120" w:type="dxa"/>
              <w:right w:w="180" w:type="dxa"/>
            </w:tcMar>
            <w:vAlign w:val="center"/>
          </w:tcPr>
          <w:p ns2:paraId="778E90CB" ns2:textId="06645B1A" w:rsidR="4DE72871" w:rsidRPr="002A4716" w:rsidRDefault="4DE72871" w:rsidP="4DE72871">
            <w:pPr>
              <w:spacing w:before="0" w:line="240" w:lineRule="auto"/>
              <w:ind w:firstLine="0"/>
              <w:jc w:val="center"/>
              <w:rPr>
                <w:sz w:val="20"/>
              </w:rPr>
            </w:pPr>
            <w:r w:rsidRPr="002A4716">
              <w:rPr>
                <w:color w:val="1F1F1F"/>
                <w:sz w:val="20"/>
              </w:rPr>
              <w:t>Strongly Agree</w:t>
            </w:r>
          </w:p>
        </w:tc>
      </w:tr>
      <w:tr w:rsidR="4DE72871" w:rsidRPr="002A4716" ns2:paraId="101B497E" ns2:textId="77777777" w:rsidTr="007B2E24">
        <w:trPr>
          <w:trHeight w:val="300"/>
        </w:trPr>
        <w:tc>
          <w:tcPr>
            <w:tcW w:w="4146" w:type="dxa"/>
            <w:tcBorders>
              <w:top w:val="nil"/>
            </w:tcBorders>
            <w:tcMar>
              <w:top w:w="120" w:type="dxa"/>
              <w:left w:w="180" w:type="dxa"/>
              <w:bottom w:w="120" w:type="dxa"/>
              <w:right w:w="180" w:type="dxa"/>
            </w:tcMar>
            <w:vAlign w:val="center"/>
          </w:tcPr>
          <w:p ns2:paraId="419ACFBC" ns2:textId="55B51CC5" w:rsidR="4DE72871" w:rsidRPr="002A4716" w:rsidRDefault="4DE72871" w:rsidP="4DE72871">
            <w:pPr>
              <w:spacing w:line="240" w:lineRule="auto"/>
              <w:ind w:firstLine="0"/>
              <w:rPr>
                <w:sz w:val="20"/>
              </w:rPr>
            </w:pPr>
            <w:r w:rsidRPr="002A4716">
              <w:rPr>
                <w:color w:val="1F1F1F"/>
                <w:sz w:val="20"/>
              </w:rPr>
              <w:t>I can leave the app open during my shift without it freezing or draining my battery unusually fast.</w:t>
            </w:r>
          </w:p>
        </w:tc>
        <w:tc>
          <w:tcPr>
            <w:tcW w:w="1200" w:type="dxa"/>
            <w:tcBorders>
              <w:top w:val="nil"/>
            </w:tcBorders>
            <w:tcMar>
              <w:top w:w="120" w:type="dxa"/>
              <w:left w:w="180" w:type="dxa"/>
              <w:bottom w:w="120" w:type="dxa"/>
              <w:right w:w="180" w:type="dxa"/>
            </w:tcMar>
            <w:vAlign w:val="center"/>
          </w:tcPr>
          <w:p ns2:paraId="408C75DA" ns2:textId="19BB33D0" w:rsidR="4DE72871" w:rsidRPr="002A4716" w:rsidRDefault="4DE72871" w:rsidP="4DE72871">
            <w:pPr>
              <w:spacing w:line="240" w:lineRule="auto"/>
              <w:ind w:firstLine="0"/>
              <w:jc w:val="center"/>
              <w:rPr>
                <w:sz w:val="20"/>
              </w:rPr>
            </w:pPr>
            <w:r w:rsidRPr="002A4716">
              <w:rPr>
                <w:color w:val="1F1F1F"/>
                <w:sz w:val="20"/>
              </w:rPr>
              <w:t>4.40</w:t>
            </w:r>
          </w:p>
        </w:tc>
        <w:tc>
          <w:tcPr>
            <w:tcW w:w="3240" w:type="dxa"/>
            <w:tcBorders>
              <w:top w:val="nil"/>
            </w:tcBorders>
            <w:tcMar>
              <w:top w:w="120" w:type="dxa"/>
              <w:left w:w="180" w:type="dxa"/>
              <w:bottom w:w="120" w:type="dxa"/>
              <w:right w:w="180" w:type="dxa"/>
            </w:tcMar>
            <w:vAlign w:val="center"/>
          </w:tcPr>
          <w:p ns2:paraId="5E3EF0F5" ns2:textId="0DB4D8EF" w:rsidR="4DE72871" w:rsidRPr="002A4716" w:rsidRDefault="4DE72871" w:rsidP="4DE72871">
            <w:pPr>
              <w:spacing w:before="0" w:line="240" w:lineRule="auto"/>
              <w:ind w:firstLine="0"/>
              <w:jc w:val="center"/>
              <w:rPr>
                <w:sz w:val="20"/>
              </w:rPr>
            </w:pPr>
            <w:r w:rsidRPr="002A4716">
              <w:rPr>
                <w:color w:val="1F1F1F"/>
                <w:sz w:val="20"/>
              </w:rPr>
              <w:t>Strongly Agree</w:t>
            </w:r>
          </w:p>
        </w:tc>
      </w:tr>
      <w:tr w:rsidR="71E11911" ns2:paraId="7B6CF542" ns2:textId="77777777" w:rsidTr="71E11911">
        <w:trPr>
          <w:trHeight w:val="300"/>
        </w:trPr>
        <w:tc>
          <w:tcPr>
            <w:tcW w:w="4146" w:type="dxa"/>
            <w:tcBorders>
              <w:top w:val="nil"/>
            </w:tcBorders>
            <w:tcMar>
              <w:top w:w="120" w:type="dxa"/>
              <w:left w:w="180" w:type="dxa"/>
              <w:bottom w:w="120" w:type="dxa"/>
              <w:right w:w="180" w:type="dxa"/>
            </w:tcMar>
            <w:vAlign w:val="center"/>
          </w:tcPr>
          <w:p ns2:paraId="5A450BD5" ns2:textId="71F8EEB0" w:rsidR="71E11911" w:rsidRDefault="6748943B" w:rsidP="71E11911">
            <w:pPr>
              <w:spacing w:line="240" w:lineRule="auto"/>
              <w:ind w:firstLine="0"/>
              <w:rPr>
                <w:b/>
                <w:color w:val="1F1F1F"/>
                <w:sz w:val="20"/>
                <w:szCs w:val="20"/>
              </w:rPr>
            </w:pPr>
            <w:r w:rsidRPr="6748943B">
              <w:rPr>
                <w:b/>
                <w:bCs/>
                <w:color w:val="1F1F1F"/>
                <w:sz w:val="20"/>
                <w:szCs w:val="20"/>
              </w:rPr>
              <w:t>Average Mean</w:t>
            </w:r>
          </w:p>
        </w:tc>
        <w:tc>
          <w:tcPr>
            <w:tcW w:w="1200" w:type="dxa"/>
            <w:tcBorders>
              <w:top w:val="nil"/>
            </w:tcBorders>
            <w:tcMar>
              <w:top w:w="120" w:type="dxa"/>
              <w:left w:w="180" w:type="dxa"/>
              <w:bottom w:w="120" w:type="dxa"/>
              <w:right w:w="180" w:type="dxa"/>
            </w:tcMar>
            <w:vAlign w:val="center"/>
          </w:tcPr>
          <w:p ns2:paraId="7AEFD969" ns2:textId="540F42EF" w:rsidR="71E11911" w:rsidRDefault="6748943B" w:rsidP="71E11911">
            <w:pPr>
              <w:spacing w:line="240" w:lineRule="auto"/>
              <w:ind w:firstLine="0"/>
              <w:jc w:val="center"/>
              <w:rPr>
                <w:b/>
                <w:color w:val="1F1F1F"/>
                <w:sz w:val="20"/>
                <w:szCs w:val="20"/>
              </w:rPr>
            </w:pPr>
            <w:r w:rsidRPr="6748943B">
              <w:rPr>
                <w:b/>
                <w:bCs/>
                <w:color w:val="1F1F1F"/>
                <w:sz w:val="20"/>
                <w:szCs w:val="20"/>
              </w:rPr>
              <w:t>4.53</w:t>
            </w:r>
          </w:p>
        </w:tc>
        <w:tc>
          <w:tcPr>
            <w:tcW w:w="3240" w:type="dxa"/>
            <w:tcBorders>
              <w:top w:val="nil"/>
            </w:tcBorders>
            <w:tcMar>
              <w:top w:w="120" w:type="dxa"/>
              <w:left w:w="180" w:type="dxa"/>
              <w:bottom w:w="120" w:type="dxa"/>
              <w:right w:w="180" w:type="dxa"/>
            </w:tcMar>
            <w:vAlign w:val="center"/>
          </w:tcPr>
          <w:p ns2:paraId="051F14E4" ns2:textId="3C4E69C9" w:rsidR="71E11911" w:rsidRDefault="6748943B" w:rsidP="71E11911">
            <w:pPr>
              <w:spacing w:line="240" w:lineRule="auto"/>
              <w:ind w:firstLine="0"/>
              <w:jc w:val="center"/>
              <w:rPr>
                <w:b/>
                <w:color w:val="1F1F1F"/>
                <w:sz w:val="20"/>
                <w:szCs w:val="20"/>
              </w:rPr>
            </w:pPr>
            <w:r w:rsidRPr="6748943B">
              <w:rPr>
                <w:b/>
                <w:bCs/>
                <w:color w:val="1F1F1F"/>
                <w:sz w:val="20"/>
                <w:szCs w:val="20"/>
              </w:rPr>
              <w:t>Stronly Agree</w:t>
            </w:r>
          </w:p>
        </w:tc>
      </w:tr>
    </w:tbl>
    <w:p ns2:paraId="07B9FBC1" ns2:textId="00AED984" w:rsidR="4DE72871" w:rsidRPr="002A4716" w:rsidRDefault="4DE72871" w:rsidP="0AFDE1B4">
      <w:pPr>
        <w:pStyle w:val="Caption"/>
        <w:keepNext/>
        <w:spacing w:before="120" w:after="60" w:line="240" w:lineRule="auto"/>
        <w:ind w:firstLine="0"/>
        <w:jc w:val="center"/>
      </w:pPr>
      <w:bookmarkStart w:id="228" w:name="_Toc242911227"/>
      <w:r w:rsidRPr="002A4716">
        <w:lastRenderedPageBreak/>
        <w:t xml:space="preserve">Table </w:t>
      </w:r>
      <w:fldSimple w:instr=" STYLEREF 1 \s ">
        <w:r w:rsidRPr="002A4716">
          <w:rPr>
            <w:noProof/>
          </w:rPr>
          <w:t>4</w:t>
        </w:r>
      </w:fldSimple>
      <w:r w:rsidRPr="002A4716">
        <w:noBreakHyphen/>
      </w:r>
      <w:r w:rsidRPr="002A4716">
        <w:fldChar w:fldCharType="begin"/>
      </w:r>
      <w:r w:rsidR="00662026">
        <w:instrText>SEQ Table \* ARABIC</w:instrText>
      </w:r>
      <w:r w:rsidRPr="002A4716">
        <w:fldChar w:fldCharType="separate"/>
      </w:r>
      <w:r w:rsidR="00662026">
        <w:rPr>
          <w:noProof/>
        </w:rPr>
        <w:t>6</w:t>
      </w:r>
      <w:r w:rsidRPr="002A4716">
        <w:fldChar w:fldCharType="end"/>
      </w:r>
      <w:r w:rsidRPr="002A4716">
        <w:t xml:space="preserve"> Summary of Ease of Use</w:t>
      </w:r>
      <w:bookmarkEnd w:id="228"/>
    </w:p>
    <w:tbl>
      <w:tblPr>
        <w:tblW w:w="0" w:type="auto"/>
        <w:tblBorders>
          <w:top w:val="single" w:sz="6" w:space="0" w:color="C4C7C5"/>
          <w:bottom w:val="single" w:sz="6" w:space="0" w:color="C4C7C5"/>
          <w:insideH w:val="single" w:sz="6" w:space="0" w:color="C4C7C5"/>
          <w:insideV w:val="single" w:sz="6" w:space="0" w:color="C4C7C5"/>
        </w:tblBorders>
        <w:tblLook w:val="06A0" w:firstRow="1" w:lastRow="0" w:firstColumn="1" w:lastColumn="0" w:noHBand="1" w:noVBand="1"/>
      </w:tblPr>
      <w:tblGrid>
        <w:gridCol w:w="4869"/>
        <w:gridCol w:w="1652"/>
        <w:gridCol w:w="2119"/>
      </w:tblGrid>
      <w:tr w:rsidR="4DE72871" w:rsidRPr="002A4716" ns2:paraId="6E79AD33" ns2:textId="77777777" w:rsidTr="007B2E24">
        <w:trPr>
          <w:trHeight w:val="300"/>
          <w:tblHeader/>
        </w:trPr>
        <w:tc>
          <w:tcPr>
            <w:tcW w:w="4960" w:type="dxa"/>
            <w:tcBorders>
              <w:bottom w:val="single" w:sz="6" w:space="0" w:color="C4C7C5"/>
            </w:tcBorders>
            <w:tcMar>
              <w:top w:w="120" w:type="dxa"/>
              <w:left w:w="180" w:type="dxa"/>
              <w:bottom w:w="120" w:type="dxa"/>
              <w:right w:w="180" w:type="dxa"/>
            </w:tcMar>
            <w:vAlign w:val="center"/>
          </w:tcPr>
          <w:p ns2:paraId="4123CAE6" ns2:textId="4C9D69EE" w:rsidR="4DE72871" w:rsidRPr="002A4716" w:rsidRDefault="4DE72871" w:rsidP="4DE72871">
            <w:pPr>
              <w:spacing w:before="0" w:line="240" w:lineRule="auto"/>
              <w:ind w:firstLine="0"/>
              <w:jc w:val="center"/>
              <w:rPr>
                <w:sz w:val="20"/>
              </w:rPr>
            </w:pPr>
            <w:r w:rsidRPr="002A4716">
              <w:rPr>
                <w:b/>
                <w:bCs/>
                <w:color w:val="1F1F1F"/>
                <w:sz w:val="20"/>
              </w:rPr>
              <w:t>Statement</w:t>
            </w:r>
          </w:p>
        </w:tc>
        <w:tc>
          <w:tcPr>
            <w:tcW w:w="1673" w:type="dxa"/>
            <w:tcBorders>
              <w:bottom w:val="single" w:sz="6" w:space="0" w:color="C4C7C5"/>
            </w:tcBorders>
            <w:tcMar>
              <w:top w:w="120" w:type="dxa"/>
              <w:left w:w="180" w:type="dxa"/>
              <w:bottom w:w="120" w:type="dxa"/>
              <w:right w:w="180" w:type="dxa"/>
            </w:tcMar>
            <w:vAlign w:val="center"/>
          </w:tcPr>
          <w:p ns2:paraId="6E5E1F0D" ns2:textId="56BF748C" w:rsidR="4DE72871" w:rsidRPr="002A4716" w:rsidRDefault="4DE72871" w:rsidP="4DE72871">
            <w:pPr>
              <w:spacing w:before="0" w:line="240" w:lineRule="auto"/>
              <w:ind w:firstLine="0"/>
              <w:jc w:val="center"/>
              <w:rPr>
                <w:sz w:val="20"/>
              </w:rPr>
            </w:pPr>
            <w:r w:rsidRPr="002A4716">
              <w:rPr>
                <w:b/>
                <w:bCs/>
                <w:color w:val="1F1F1F"/>
                <w:sz w:val="20"/>
              </w:rPr>
              <w:t>Mean</w:t>
            </w:r>
          </w:p>
        </w:tc>
        <w:tc>
          <w:tcPr>
            <w:tcW w:w="2133" w:type="dxa"/>
            <w:tcBorders>
              <w:bottom w:val="single" w:sz="6" w:space="0" w:color="C4C7C5"/>
            </w:tcBorders>
            <w:tcMar>
              <w:top w:w="120" w:type="dxa"/>
              <w:left w:w="180" w:type="dxa"/>
              <w:bottom w:w="120" w:type="dxa"/>
              <w:right w:w="180" w:type="dxa"/>
            </w:tcMar>
            <w:vAlign w:val="center"/>
          </w:tcPr>
          <w:p ns2:paraId="2F86335F" ns2:textId="40723405" w:rsidR="4DE72871" w:rsidRPr="002A4716" w:rsidRDefault="4DE72871" w:rsidP="4DE72871">
            <w:pPr>
              <w:spacing w:before="0" w:line="240" w:lineRule="auto"/>
              <w:ind w:firstLine="0"/>
              <w:jc w:val="center"/>
              <w:rPr>
                <w:sz w:val="20"/>
              </w:rPr>
            </w:pPr>
            <w:r w:rsidRPr="002A4716">
              <w:rPr>
                <w:b/>
                <w:bCs/>
                <w:color w:val="1F1F1F"/>
                <w:sz w:val="20"/>
              </w:rPr>
              <w:t>Verbal Interpretation</w:t>
            </w:r>
          </w:p>
        </w:tc>
      </w:tr>
      <w:tr w:rsidR="4DE72871" w:rsidRPr="002A4716" ns2:paraId="334B780A" ns2:textId="77777777" w:rsidTr="007B2E24">
        <w:trPr>
          <w:trHeight w:val="728"/>
        </w:trPr>
        <w:tc>
          <w:tcPr>
            <w:tcW w:w="4960" w:type="dxa"/>
            <w:tcBorders>
              <w:bottom w:val="nil"/>
            </w:tcBorders>
            <w:tcMar>
              <w:top w:w="120" w:type="dxa"/>
              <w:left w:w="180" w:type="dxa"/>
              <w:bottom w:w="120" w:type="dxa"/>
              <w:right w:w="180" w:type="dxa"/>
            </w:tcMar>
            <w:vAlign w:val="center"/>
          </w:tcPr>
          <w:p ns2:paraId="4D11626D" ns2:textId="74DD0C26" w:rsidR="4DE72871" w:rsidRPr="002A4716" w:rsidRDefault="4DE72871" w:rsidP="4DE72871">
            <w:pPr>
              <w:spacing w:after="240" w:line="240" w:lineRule="auto"/>
              <w:ind w:firstLine="0"/>
              <w:rPr>
                <w:sz w:val="20"/>
              </w:rPr>
            </w:pPr>
            <w:r w:rsidRPr="002A4716">
              <w:rPr>
                <w:sz w:val="20"/>
              </w:rPr>
              <w:t>I can find the critical information I need in three taps/clicks</w:t>
            </w:r>
          </w:p>
        </w:tc>
        <w:tc>
          <w:tcPr>
            <w:tcW w:w="1673" w:type="dxa"/>
            <w:tcBorders>
              <w:bottom w:val="nil"/>
            </w:tcBorders>
            <w:tcMar>
              <w:top w:w="120" w:type="dxa"/>
              <w:left w:w="180" w:type="dxa"/>
              <w:bottom w:w="120" w:type="dxa"/>
              <w:right w:w="180" w:type="dxa"/>
            </w:tcMar>
            <w:vAlign w:val="center"/>
          </w:tcPr>
          <w:p ns2:paraId="7D7F2E25" ns2:textId="4ADFB549" w:rsidR="4DE72871" w:rsidRPr="002A4716" w:rsidRDefault="4DE72871" w:rsidP="4DE72871">
            <w:pPr>
              <w:spacing w:before="0" w:line="240" w:lineRule="auto"/>
              <w:ind w:firstLine="0"/>
              <w:jc w:val="center"/>
              <w:rPr>
                <w:sz w:val="20"/>
              </w:rPr>
            </w:pPr>
            <w:r w:rsidRPr="002A4716">
              <w:rPr>
                <w:color w:val="1F1F1F"/>
                <w:sz w:val="20"/>
              </w:rPr>
              <w:t>4.20</w:t>
            </w:r>
          </w:p>
        </w:tc>
        <w:tc>
          <w:tcPr>
            <w:tcW w:w="2133" w:type="dxa"/>
            <w:tcBorders>
              <w:bottom w:val="nil"/>
            </w:tcBorders>
            <w:tcMar>
              <w:top w:w="120" w:type="dxa"/>
              <w:left w:w="180" w:type="dxa"/>
              <w:bottom w:w="120" w:type="dxa"/>
              <w:right w:w="180" w:type="dxa"/>
            </w:tcMar>
            <w:vAlign w:val="center"/>
          </w:tcPr>
          <w:p ns2:paraId="52689523" ns2:textId="2F2BA90A" w:rsidR="4DE72871" w:rsidRPr="002A4716" w:rsidRDefault="4DE72871" w:rsidP="4DE72871">
            <w:pPr>
              <w:spacing w:before="0" w:line="240" w:lineRule="auto"/>
              <w:ind w:firstLine="0"/>
              <w:jc w:val="center"/>
              <w:rPr>
                <w:sz w:val="20"/>
              </w:rPr>
            </w:pPr>
            <w:r w:rsidRPr="002A4716">
              <w:rPr>
                <w:color w:val="1F1F1F"/>
                <w:sz w:val="20"/>
              </w:rPr>
              <w:t>Strongly Agree</w:t>
            </w:r>
          </w:p>
        </w:tc>
      </w:tr>
      <w:tr w:rsidR="4DE72871" w:rsidRPr="002A4716" ns2:paraId="290BADDF" ns2:textId="77777777" w:rsidTr="007B2E24">
        <w:trPr>
          <w:trHeight w:val="394"/>
        </w:trPr>
        <w:tc>
          <w:tcPr>
            <w:tcW w:w="4960" w:type="dxa"/>
            <w:tcBorders>
              <w:top w:val="nil"/>
              <w:bottom w:val="nil"/>
            </w:tcBorders>
            <w:tcMar>
              <w:top w:w="120" w:type="dxa"/>
              <w:left w:w="180" w:type="dxa"/>
              <w:bottom w:w="120" w:type="dxa"/>
              <w:right w:w="180" w:type="dxa"/>
            </w:tcMar>
            <w:vAlign w:val="center"/>
          </w:tcPr>
          <w:p ns2:paraId="032C8926" ns2:textId="0BBF4118" w:rsidR="4DE72871" w:rsidRPr="002A4716" w:rsidRDefault="4DE72871" w:rsidP="4DE72871">
            <w:pPr>
              <w:spacing w:before="0" w:line="240" w:lineRule="auto"/>
              <w:ind w:firstLine="0"/>
              <w:rPr>
                <w:sz w:val="20"/>
              </w:rPr>
            </w:pPr>
            <w:r w:rsidRPr="002A4716">
              <w:rPr>
                <w:color w:val="1F1F1F"/>
                <w:sz w:val="20"/>
              </w:rPr>
              <w:t>If I make a mistake (like typing letters instead of numbers), the system stops me and clearly explains how to fix it.</w:t>
            </w:r>
          </w:p>
        </w:tc>
        <w:tc>
          <w:tcPr>
            <w:tcW w:w="1673" w:type="dxa"/>
            <w:tcBorders>
              <w:top w:val="nil"/>
              <w:bottom w:val="nil"/>
            </w:tcBorders>
            <w:tcMar>
              <w:top w:w="120" w:type="dxa"/>
              <w:left w:w="180" w:type="dxa"/>
              <w:bottom w:w="120" w:type="dxa"/>
              <w:right w:w="180" w:type="dxa"/>
            </w:tcMar>
            <w:vAlign w:val="center"/>
          </w:tcPr>
          <w:p ns2:paraId="02CDA51B" ns2:textId="742676E9" w:rsidR="4DE72871" w:rsidRPr="002A4716" w:rsidRDefault="4DE72871" w:rsidP="4DE72871">
            <w:pPr>
              <w:spacing w:before="0" w:line="240" w:lineRule="auto"/>
              <w:ind w:firstLine="0"/>
              <w:jc w:val="center"/>
              <w:rPr>
                <w:sz w:val="20"/>
              </w:rPr>
            </w:pPr>
            <w:r w:rsidRPr="002A4716">
              <w:rPr>
                <w:color w:val="1F1F1F"/>
                <w:sz w:val="20"/>
              </w:rPr>
              <w:t>4.50</w:t>
            </w:r>
          </w:p>
        </w:tc>
        <w:tc>
          <w:tcPr>
            <w:tcW w:w="2133" w:type="dxa"/>
            <w:tcBorders>
              <w:top w:val="nil"/>
              <w:bottom w:val="nil"/>
            </w:tcBorders>
            <w:tcMar>
              <w:top w:w="120" w:type="dxa"/>
              <w:left w:w="180" w:type="dxa"/>
              <w:bottom w:w="120" w:type="dxa"/>
              <w:right w:w="180" w:type="dxa"/>
            </w:tcMar>
            <w:vAlign w:val="center"/>
          </w:tcPr>
          <w:p ns2:paraId="2A0AF939" ns2:textId="61BDA2CE" w:rsidR="4DE72871" w:rsidRPr="002A4716" w:rsidRDefault="4DE72871" w:rsidP="4DE72871">
            <w:pPr>
              <w:spacing w:before="0" w:line="240" w:lineRule="auto"/>
              <w:ind w:firstLine="0"/>
              <w:jc w:val="center"/>
              <w:rPr>
                <w:sz w:val="20"/>
              </w:rPr>
            </w:pPr>
            <w:r w:rsidRPr="002A4716">
              <w:rPr>
                <w:color w:val="1F1F1F"/>
                <w:sz w:val="20"/>
              </w:rPr>
              <w:t>Strongly Agree</w:t>
            </w:r>
          </w:p>
        </w:tc>
      </w:tr>
      <w:tr w:rsidR="4DE72871" w:rsidRPr="002A4716" ns2:paraId="6B157522" ns2:textId="77777777" w:rsidTr="007B2E24">
        <w:trPr>
          <w:trHeight w:val="679"/>
        </w:trPr>
        <w:tc>
          <w:tcPr>
            <w:tcW w:w="4960" w:type="dxa"/>
            <w:tcBorders>
              <w:top w:val="nil"/>
            </w:tcBorders>
            <w:tcMar>
              <w:top w:w="120" w:type="dxa"/>
              <w:left w:w="180" w:type="dxa"/>
              <w:bottom w:w="120" w:type="dxa"/>
              <w:right w:w="180" w:type="dxa"/>
            </w:tcMar>
            <w:vAlign w:val="center"/>
          </w:tcPr>
          <w:p ns2:paraId="22317C17" ns2:textId="0AE80A3E" w:rsidR="4DE72871" w:rsidRPr="002A4716" w:rsidRDefault="4DE72871" w:rsidP="4DE72871">
            <w:pPr>
              <w:spacing w:line="240" w:lineRule="auto"/>
              <w:ind w:firstLine="0"/>
              <w:rPr>
                <w:sz w:val="20"/>
              </w:rPr>
            </w:pPr>
            <w:r w:rsidRPr="002A4716">
              <w:rPr>
                <w:color w:val="1F1F1F"/>
                <w:sz w:val="20"/>
              </w:rPr>
              <w:t>The screen colors, text size, and layout make the app easy to read, whether I am outdoors in the sun or in a dark vehicle.</w:t>
            </w:r>
          </w:p>
        </w:tc>
        <w:tc>
          <w:tcPr>
            <w:tcW w:w="1673" w:type="dxa"/>
            <w:tcBorders>
              <w:top w:val="nil"/>
            </w:tcBorders>
            <w:tcMar>
              <w:top w:w="120" w:type="dxa"/>
              <w:left w:w="180" w:type="dxa"/>
              <w:bottom w:w="120" w:type="dxa"/>
              <w:right w:w="180" w:type="dxa"/>
            </w:tcMar>
            <w:vAlign w:val="center"/>
          </w:tcPr>
          <w:p ns2:paraId="7CFD34B1" ns2:textId="625A69AC" w:rsidR="4DE72871" w:rsidRPr="002A4716" w:rsidRDefault="4DE72871" w:rsidP="4DE72871">
            <w:pPr>
              <w:spacing w:line="240" w:lineRule="auto"/>
              <w:ind w:firstLine="0"/>
              <w:jc w:val="center"/>
              <w:rPr>
                <w:sz w:val="20"/>
              </w:rPr>
            </w:pPr>
            <w:r w:rsidRPr="002A4716">
              <w:rPr>
                <w:color w:val="1F1F1F"/>
                <w:sz w:val="20"/>
              </w:rPr>
              <w:t>4.20</w:t>
            </w:r>
          </w:p>
        </w:tc>
        <w:tc>
          <w:tcPr>
            <w:tcW w:w="2133" w:type="dxa"/>
            <w:tcBorders>
              <w:top w:val="nil"/>
            </w:tcBorders>
            <w:tcMar>
              <w:top w:w="120" w:type="dxa"/>
              <w:left w:w="180" w:type="dxa"/>
              <w:bottom w:w="120" w:type="dxa"/>
              <w:right w:w="180" w:type="dxa"/>
            </w:tcMar>
            <w:vAlign w:val="center"/>
          </w:tcPr>
          <w:p ns2:paraId="76B184C4" ns2:textId="3B405276" w:rsidR="4DE72871" w:rsidRPr="002A4716" w:rsidRDefault="4DE72871" w:rsidP="4DE72871">
            <w:pPr>
              <w:spacing w:before="0" w:line="240" w:lineRule="auto"/>
              <w:ind w:firstLine="0"/>
              <w:jc w:val="center"/>
              <w:rPr>
                <w:sz w:val="20"/>
              </w:rPr>
            </w:pPr>
            <w:r w:rsidRPr="002A4716">
              <w:rPr>
                <w:color w:val="1F1F1F"/>
                <w:sz w:val="20"/>
              </w:rPr>
              <w:t>Strongly Agree</w:t>
            </w:r>
          </w:p>
        </w:tc>
      </w:tr>
      <w:tr w:rsidR="4DE72871" w:rsidRPr="002A4716" ns2:paraId="5E0312AF" ns2:textId="77777777" w:rsidTr="007B2E24">
        <w:trPr>
          <w:trHeight w:val="300"/>
        </w:trPr>
        <w:tc>
          <w:tcPr>
            <w:tcW w:w="4960" w:type="dxa"/>
            <w:tcMar>
              <w:top w:w="120" w:type="dxa"/>
              <w:left w:w="180" w:type="dxa"/>
              <w:bottom w:w="120" w:type="dxa"/>
              <w:right w:w="180" w:type="dxa"/>
            </w:tcMar>
            <w:vAlign w:val="center"/>
          </w:tcPr>
          <w:p ns2:paraId="741C29E1" ns2:textId="2A5FA5BF" w:rsidR="4DE72871" w:rsidRPr="002A4716" w:rsidRDefault="4DE72871" w:rsidP="4DE72871">
            <w:pPr>
              <w:spacing w:before="0" w:line="240" w:lineRule="auto"/>
              <w:ind w:firstLine="0"/>
              <w:jc w:val="center"/>
              <w:rPr>
                <w:sz w:val="20"/>
              </w:rPr>
            </w:pPr>
            <w:r w:rsidRPr="002A4716">
              <w:rPr>
                <w:b/>
                <w:bCs/>
                <w:color w:val="1F1F1F"/>
                <w:sz w:val="20"/>
              </w:rPr>
              <w:t>Average Mean</w:t>
            </w:r>
          </w:p>
        </w:tc>
        <w:tc>
          <w:tcPr>
            <w:tcW w:w="1673" w:type="dxa"/>
            <w:tcMar>
              <w:top w:w="120" w:type="dxa"/>
              <w:left w:w="180" w:type="dxa"/>
              <w:bottom w:w="120" w:type="dxa"/>
              <w:right w:w="180" w:type="dxa"/>
            </w:tcMar>
            <w:vAlign w:val="center"/>
          </w:tcPr>
          <w:p ns2:paraId="6A62EBAE" ns2:textId="3C192E46" w:rsidR="4DE72871" w:rsidRPr="002A4716" w:rsidRDefault="4DE72871" w:rsidP="4DE72871">
            <w:pPr>
              <w:spacing w:before="0" w:line="240" w:lineRule="auto"/>
              <w:ind w:firstLine="0"/>
              <w:jc w:val="center"/>
              <w:rPr>
                <w:b/>
                <w:bCs/>
                <w:color w:val="1F1F1F"/>
                <w:sz w:val="20"/>
              </w:rPr>
            </w:pPr>
            <w:r w:rsidRPr="002A4716">
              <w:rPr>
                <w:b/>
                <w:bCs/>
                <w:color w:val="1F1F1F"/>
                <w:sz w:val="20"/>
              </w:rPr>
              <w:t>4.30</w:t>
            </w:r>
          </w:p>
        </w:tc>
        <w:tc>
          <w:tcPr>
            <w:tcW w:w="2133" w:type="dxa"/>
            <w:tcMar>
              <w:top w:w="120" w:type="dxa"/>
              <w:left w:w="180" w:type="dxa"/>
              <w:bottom w:w="120" w:type="dxa"/>
              <w:right w:w="180" w:type="dxa"/>
            </w:tcMar>
            <w:vAlign w:val="center"/>
          </w:tcPr>
          <w:p ns2:paraId="2E452C8F" ns2:textId="7A4C9A25" w:rsidR="4DE72871" w:rsidRPr="002A4716" w:rsidRDefault="4DE72871" w:rsidP="4DE72871">
            <w:pPr>
              <w:spacing w:before="0" w:line="240" w:lineRule="auto"/>
              <w:ind w:firstLine="0"/>
              <w:jc w:val="center"/>
              <w:rPr>
                <w:sz w:val="20"/>
              </w:rPr>
            </w:pPr>
            <w:r w:rsidRPr="002A4716">
              <w:rPr>
                <w:b/>
                <w:bCs/>
                <w:color w:val="1F1F1F"/>
                <w:sz w:val="20"/>
              </w:rPr>
              <w:t>Strongly Agree</w:t>
            </w:r>
          </w:p>
        </w:tc>
      </w:tr>
    </w:tbl>
    <w:p ns2:paraId="17C809E0" ns2:textId="6AD2B22B" w:rsidR="4DE72871" w:rsidRPr="002A4716" w:rsidRDefault="4DE72871" w:rsidP="007B2E24">
      <w:pPr>
        <w:pStyle w:val="Caption"/>
        <w:keepNext/>
        <w:spacing w:before="120" w:after="60" w:line="240" w:lineRule="auto"/>
        <w:ind w:firstLine="0"/>
        <w:jc w:val="center"/>
      </w:pPr>
      <w:bookmarkStart w:id="229" w:name="_Toc242911228"/>
      <w:r w:rsidRPr="002A4716">
        <w:t xml:space="preserve">Table </w:t>
      </w:r>
      <w:fldSimple w:instr=" STYLEREF 1 \s ">
        <w:r w:rsidRPr="002A4716">
          <w:rPr>
            <w:noProof/>
          </w:rPr>
          <w:t>4</w:t>
        </w:r>
      </w:fldSimple>
      <w:r w:rsidRPr="002A4716">
        <w:noBreakHyphen/>
      </w:r>
      <w:r w:rsidRPr="002A4716">
        <w:fldChar w:fldCharType="begin"/>
      </w:r>
      <w:r w:rsidR="00662026">
        <w:instrText>SEQ Table \* ARABIC</w:instrText>
      </w:r>
      <w:r w:rsidRPr="002A4716">
        <w:fldChar w:fldCharType="separate"/>
      </w:r>
      <w:r w:rsidR="00662026">
        <w:rPr>
          <w:noProof/>
        </w:rPr>
        <w:t>7</w:t>
      </w:r>
      <w:r w:rsidRPr="002A4716">
        <w:fldChar w:fldCharType="end"/>
      </w:r>
      <w:r w:rsidRPr="002A4716">
        <w:t xml:space="preserve"> Summary of Access and Trust</w:t>
      </w:r>
      <w:bookmarkEnd w:id="229"/>
    </w:p>
    <w:tbl>
      <w:tblPr>
        <w:tblW w:w="0" w:type="auto"/>
        <w:tblBorders>
          <w:top w:val="single" w:sz="6" w:space="0" w:color="C4C7C5"/>
          <w:bottom w:val="single" w:sz="6" w:space="0" w:color="C4C7C5"/>
          <w:insideH w:val="single" w:sz="6" w:space="0" w:color="C4C7C5"/>
          <w:insideV w:val="single" w:sz="6" w:space="0" w:color="C4C7C5"/>
        </w:tblBorders>
        <w:tblLook w:val="06A0" w:firstRow="1" w:lastRow="0" w:firstColumn="1" w:lastColumn="0" w:noHBand="1" w:noVBand="1"/>
      </w:tblPr>
      <w:tblGrid>
        <w:gridCol w:w="4860"/>
        <w:gridCol w:w="1653"/>
        <w:gridCol w:w="2127"/>
      </w:tblGrid>
      <w:tr w:rsidR="4DE72871" w:rsidRPr="002A4716" ns2:paraId="25DF41C1" ns2:textId="77777777" w:rsidTr="007B2E24">
        <w:trPr>
          <w:trHeight w:val="300"/>
          <w:tblHeader/>
        </w:trPr>
        <w:tc>
          <w:tcPr>
            <w:tcW w:w="4860" w:type="dxa"/>
            <w:tcBorders>
              <w:bottom w:val="single" w:sz="6" w:space="0" w:color="C4C7C5"/>
            </w:tcBorders>
            <w:tcMar>
              <w:top w:w="120" w:type="dxa"/>
              <w:left w:w="180" w:type="dxa"/>
              <w:bottom w:w="120" w:type="dxa"/>
              <w:right w:w="180" w:type="dxa"/>
            </w:tcMar>
            <w:vAlign w:val="center"/>
          </w:tcPr>
          <w:p ns2:paraId="68AD75CE" ns2:textId="4C9D69EE" w:rsidR="4DE72871" w:rsidRPr="002A4716" w:rsidRDefault="4DE72871" w:rsidP="4DE72871">
            <w:pPr>
              <w:spacing w:before="0" w:line="240" w:lineRule="auto"/>
              <w:ind w:firstLine="0"/>
              <w:jc w:val="center"/>
              <w:rPr>
                <w:sz w:val="20"/>
              </w:rPr>
            </w:pPr>
            <w:r w:rsidRPr="002A4716">
              <w:rPr>
                <w:b/>
                <w:bCs/>
                <w:color w:val="1F1F1F"/>
                <w:sz w:val="20"/>
              </w:rPr>
              <w:t>Statement</w:t>
            </w:r>
          </w:p>
        </w:tc>
        <w:tc>
          <w:tcPr>
            <w:tcW w:w="1653" w:type="dxa"/>
            <w:tcBorders>
              <w:bottom w:val="single" w:sz="6" w:space="0" w:color="C4C7C5"/>
            </w:tcBorders>
            <w:tcMar>
              <w:top w:w="120" w:type="dxa"/>
              <w:left w:w="180" w:type="dxa"/>
              <w:bottom w:w="120" w:type="dxa"/>
              <w:right w:w="180" w:type="dxa"/>
            </w:tcMar>
            <w:vAlign w:val="center"/>
          </w:tcPr>
          <w:p ns2:paraId="299E3D4B" ns2:textId="56BF748C" w:rsidR="4DE72871" w:rsidRPr="002A4716" w:rsidRDefault="4DE72871" w:rsidP="4DE72871">
            <w:pPr>
              <w:spacing w:before="0" w:line="240" w:lineRule="auto"/>
              <w:ind w:firstLine="0"/>
              <w:jc w:val="center"/>
              <w:rPr>
                <w:sz w:val="20"/>
              </w:rPr>
            </w:pPr>
            <w:r w:rsidRPr="002A4716">
              <w:rPr>
                <w:b/>
                <w:bCs/>
                <w:color w:val="1F1F1F"/>
                <w:sz w:val="20"/>
              </w:rPr>
              <w:t>Mean</w:t>
            </w:r>
          </w:p>
        </w:tc>
        <w:tc>
          <w:tcPr>
            <w:tcW w:w="2127" w:type="dxa"/>
            <w:tcBorders>
              <w:bottom w:val="single" w:sz="6" w:space="0" w:color="C4C7C5"/>
            </w:tcBorders>
            <w:tcMar>
              <w:top w:w="120" w:type="dxa"/>
              <w:left w:w="180" w:type="dxa"/>
              <w:bottom w:w="120" w:type="dxa"/>
              <w:right w:w="180" w:type="dxa"/>
            </w:tcMar>
            <w:vAlign w:val="center"/>
          </w:tcPr>
          <w:p ns2:paraId="0917E1F6" ns2:textId="40723405" w:rsidR="4DE72871" w:rsidRPr="002A4716" w:rsidRDefault="4DE72871" w:rsidP="4DE72871">
            <w:pPr>
              <w:spacing w:before="0" w:line="240" w:lineRule="auto"/>
              <w:ind w:firstLine="0"/>
              <w:jc w:val="center"/>
              <w:rPr>
                <w:sz w:val="20"/>
              </w:rPr>
            </w:pPr>
            <w:r w:rsidRPr="002A4716">
              <w:rPr>
                <w:b/>
                <w:bCs/>
                <w:color w:val="1F1F1F"/>
                <w:sz w:val="20"/>
              </w:rPr>
              <w:t>Verbal Interpretation</w:t>
            </w:r>
          </w:p>
        </w:tc>
      </w:tr>
      <w:tr w:rsidR="4DE72871" w:rsidRPr="002A4716" ns2:paraId="6F96B2F6" ns2:textId="77777777" w:rsidTr="007B2E24">
        <w:trPr>
          <w:trHeight w:val="300"/>
        </w:trPr>
        <w:tc>
          <w:tcPr>
            <w:tcW w:w="4860" w:type="dxa"/>
            <w:tcBorders>
              <w:bottom w:val="nil"/>
            </w:tcBorders>
            <w:tcMar>
              <w:top w:w="120" w:type="dxa"/>
              <w:left w:w="180" w:type="dxa"/>
              <w:bottom w:w="120" w:type="dxa"/>
              <w:right w:w="180" w:type="dxa"/>
            </w:tcMar>
            <w:vAlign w:val="center"/>
          </w:tcPr>
          <w:p ns2:paraId="37575AC5" ns2:textId="2D9C8E35" w:rsidR="4DE72871" w:rsidRPr="002A4716" w:rsidRDefault="4DE72871" w:rsidP="4DE72871">
            <w:pPr>
              <w:spacing w:before="0" w:line="240" w:lineRule="auto"/>
              <w:ind w:firstLine="0"/>
              <w:jc w:val="left"/>
              <w:rPr>
                <w:sz w:val="20"/>
              </w:rPr>
            </w:pPr>
            <w:r w:rsidRPr="002A4716">
              <w:rPr>
                <w:color w:val="1F1F1F"/>
                <w:sz w:val="20"/>
              </w:rPr>
              <w:t>The system correctly restricts my view, so I only see the</w:t>
            </w:r>
          </w:p>
          <w:p ns2:paraId="2F16CEDB" ns2:textId="23906286" w:rsidR="4DE72871" w:rsidRPr="002A4716" w:rsidRDefault="4DE72871" w:rsidP="4DE72871">
            <w:pPr>
              <w:spacing w:before="0" w:line="240" w:lineRule="auto"/>
              <w:ind w:firstLine="0"/>
              <w:jc w:val="left"/>
              <w:rPr>
                <w:sz w:val="20"/>
              </w:rPr>
            </w:pPr>
            <w:r w:rsidRPr="002A4716">
              <w:rPr>
                <w:color w:val="1F1F1F"/>
                <w:sz w:val="20"/>
              </w:rPr>
              <w:t>menus and information meant for my specific job role.</w:t>
            </w:r>
          </w:p>
        </w:tc>
        <w:tc>
          <w:tcPr>
            <w:tcW w:w="1653" w:type="dxa"/>
            <w:tcBorders>
              <w:bottom w:val="nil"/>
            </w:tcBorders>
            <w:tcMar>
              <w:top w:w="120" w:type="dxa"/>
              <w:left w:w="180" w:type="dxa"/>
              <w:bottom w:w="120" w:type="dxa"/>
              <w:right w:w="180" w:type="dxa"/>
            </w:tcMar>
            <w:vAlign w:val="center"/>
          </w:tcPr>
          <w:p ns2:paraId="2FD2CAF1" ns2:textId="7F610429" w:rsidR="4DE72871" w:rsidRPr="002A4716" w:rsidRDefault="4DE72871" w:rsidP="4DE72871">
            <w:pPr>
              <w:spacing w:before="0" w:line="240" w:lineRule="auto"/>
              <w:ind w:firstLine="0"/>
              <w:jc w:val="center"/>
              <w:rPr>
                <w:sz w:val="20"/>
              </w:rPr>
            </w:pPr>
            <w:r w:rsidRPr="002A4716">
              <w:rPr>
                <w:color w:val="1F1F1F"/>
                <w:sz w:val="20"/>
              </w:rPr>
              <w:t>4.50</w:t>
            </w:r>
          </w:p>
        </w:tc>
        <w:tc>
          <w:tcPr>
            <w:tcW w:w="2127" w:type="dxa"/>
            <w:tcBorders>
              <w:bottom w:val="nil"/>
            </w:tcBorders>
            <w:tcMar>
              <w:top w:w="120" w:type="dxa"/>
              <w:left w:w="180" w:type="dxa"/>
              <w:bottom w:w="120" w:type="dxa"/>
              <w:right w:w="180" w:type="dxa"/>
            </w:tcMar>
            <w:vAlign w:val="center"/>
          </w:tcPr>
          <w:p ns2:paraId="5CCE8F21" ns2:textId="2F2BA90A" w:rsidR="4DE72871" w:rsidRPr="002A4716" w:rsidRDefault="4DE72871" w:rsidP="4DE72871">
            <w:pPr>
              <w:spacing w:before="0" w:line="240" w:lineRule="auto"/>
              <w:ind w:firstLine="0"/>
              <w:jc w:val="center"/>
              <w:rPr>
                <w:sz w:val="20"/>
              </w:rPr>
            </w:pPr>
            <w:r w:rsidRPr="002A4716">
              <w:rPr>
                <w:color w:val="1F1F1F"/>
                <w:sz w:val="20"/>
              </w:rPr>
              <w:t>Strongly Agree</w:t>
            </w:r>
          </w:p>
        </w:tc>
      </w:tr>
      <w:tr w:rsidR="4DE72871" w:rsidRPr="002A4716" ns2:paraId="15166596" ns2:textId="77777777" w:rsidTr="007B2E24">
        <w:trPr>
          <w:trHeight w:val="300"/>
        </w:trPr>
        <w:tc>
          <w:tcPr>
            <w:tcW w:w="4860" w:type="dxa"/>
            <w:tcBorders>
              <w:top w:val="nil"/>
            </w:tcBorders>
            <w:tcMar>
              <w:top w:w="120" w:type="dxa"/>
              <w:left w:w="180" w:type="dxa"/>
              <w:bottom w:w="120" w:type="dxa"/>
              <w:right w:w="180" w:type="dxa"/>
            </w:tcMar>
            <w:vAlign w:val="center"/>
          </w:tcPr>
          <w:p ns2:paraId="63BB54B2" ns2:textId="36539C83" w:rsidR="4DE72871" w:rsidRPr="002A4716" w:rsidRDefault="4DE72871" w:rsidP="4DE72871">
            <w:pPr>
              <w:spacing w:before="0" w:line="240" w:lineRule="auto"/>
              <w:ind w:firstLine="0"/>
              <w:jc w:val="left"/>
              <w:rPr>
                <w:sz w:val="20"/>
              </w:rPr>
            </w:pPr>
            <w:r w:rsidRPr="002A4716">
              <w:rPr>
                <w:color w:val="1F1F1F"/>
                <w:sz w:val="20"/>
              </w:rPr>
              <w:t>The application successfully maintains my session, keeping me logged in even after closing and reopening the app or browser.</w:t>
            </w:r>
          </w:p>
        </w:tc>
        <w:tc>
          <w:tcPr>
            <w:tcW w:w="1653" w:type="dxa"/>
            <w:tcBorders>
              <w:top w:val="nil"/>
            </w:tcBorders>
            <w:tcMar>
              <w:top w:w="120" w:type="dxa"/>
              <w:left w:w="180" w:type="dxa"/>
              <w:bottom w:w="120" w:type="dxa"/>
              <w:right w:w="180" w:type="dxa"/>
            </w:tcMar>
            <w:vAlign w:val="center"/>
          </w:tcPr>
          <w:p ns2:paraId="77A32FA0" ns2:textId="1F2C32D5" w:rsidR="4DE72871" w:rsidRPr="002A4716" w:rsidRDefault="4DE72871" w:rsidP="4DE72871">
            <w:pPr>
              <w:spacing w:before="0" w:line="240" w:lineRule="auto"/>
              <w:ind w:firstLine="0"/>
              <w:jc w:val="center"/>
              <w:rPr>
                <w:sz w:val="20"/>
              </w:rPr>
            </w:pPr>
            <w:r w:rsidRPr="002A4716">
              <w:rPr>
                <w:color w:val="1F1F1F"/>
                <w:sz w:val="20"/>
              </w:rPr>
              <w:t>4.70</w:t>
            </w:r>
          </w:p>
        </w:tc>
        <w:tc>
          <w:tcPr>
            <w:tcW w:w="2127" w:type="dxa"/>
            <w:tcBorders>
              <w:top w:val="nil"/>
            </w:tcBorders>
            <w:tcMar>
              <w:top w:w="120" w:type="dxa"/>
              <w:left w:w="180" w:type="dxa"/>
              <w:bottom w:w="120" w:type="dxa"/>
              <w:right w:w="180" w:type="dxa"/>
            </w:tcMar>
            <w:vAlign w:val="center"/>
          </w:tcPr>
          <w:p ns2:paraId="48A6620A" ns2:textId="61BDA2CE" w:rsidR="4DE72871" w:rsidRPr="002A4716" w:rsidRDefault="4DE72871" w:rsidP="4DE72871">
            <w:pPr>
              <w:spacing w:before="0" w:line="240" w:lineRule="auto"/>
              <w:ind w:firstLine="0"/>
              <w:jc w:val="center"/>
              <w:rPr>
                <w:sz w:val="20"/>
              </w:rPr>
            </w:pPr>
            <w:r w:rsidRPr="002A4716">
              <w:rPr>
                <w:color w:val="1F1F1F"/>
                <w:sz w:val="20"/>
              </w:rPr>
              <w:t>Strongly Agree</w:t>
            </w:r>
          </w:p>
        </w:tc>
      </w:tr>
      <w:tr w:rsidR="4DE72871" w:rsidRPr="002A4716" ns2:paraId="3BD92535" ns2:textId="77777777" w:rsidTr="007B2E24">
        <w:trPr>
          <w:trHeight w:val="300"/>
        </w:trPr>
        <w:tc>
          <w:tcPr>
            <w:tcW w:w="4860" w:type="dxa"/>
            <w:tcMar>
              <w:top w:w="120" w:type="dxa"/>
              <w:left w:w="180" w:type="dxa"/>
              <w:bottom w:w="120" w:type="dxa"/>
              <w:right w:w="180" w:type="dxa"/>
            </w:tcMar>
            <w:vAlign w:val="center"/>
          </w:tcPr>
          <w:p ns2:paraId="6C313796" ns2:textId="2A5FA5BF" w:rsidR="4DE72871" w:rsidRPr="002A4716" w:rsidRDefault="4DE72871" w:rsidP="4DE72871">
            <w:pPr>
              <w:spacing w:before="0" w:line="240" w:lineRule="auto"/>
              <w:ind w:firstLine="0"/>
              <w:jc w:val="center"/>
              <w:rPr>
                <w:sz w:val="20"/>
              </w:rPr>
            </w:pPr>
            <w:r w:rsidRPr="002A4716">
              <w:rPr>
                <w:b/>
                <w:bCs/>
                <w:color w:val="1F1F1F"/>
                <w:sz w:val="20"/>
              </w:rPr>
              <w:t>Average Mean</w:t>
            </w:r>
          </w:p>
        </w:tc>
        <w:tc>
          <w:tcPr>
            <w:tcW w:w="1653" w:type="dxa"/>
            <w:tcMar>
              <w:top w:w="120" w:type="dxa"/>
              <w:left w:w="180" w:type="dxa"/>
              <w:bottom w:w="120" w:type="dxa"/>
              <w:right w:w="180" w:type="dxa"/>
            </w:tcMar>
            <w:vAlign w:val="center"/>
          </w:tcPr>
          <w:p ns2:paraId="6A582FE4" ns2:textId="12135BAB" w:rsidR="4DE72871" w:rsidRPr="002A4716" w:rsidRDefault="4DE72871" w:rsidP="4DE72871">
            <w:pPr>
              <w:spacing w:before="0" w:line="240" w:lineRule="auto"/>
              <w:ind w:firstLine="0"/>
              <w:jc w:val="center"/>
              <w:rPr>
                <w:sz w:val="20"/>
              </w:rPr>
            </w:pPr>
            <w:r w:rsidRPr="002A4716">
              <w:rPr>
                <w:b/>
                <w:bCs/>
                <w:color w:val="1F1F1F"/>
                <w:sz w:val="20"/>
              </w:rPr>
              <w:t>4.60</w:t>
            </w:r>
          </w:p>
        </w:tc>
        <w:tc>
          <w:tcPr>
            <w:tcW w:w="2127" w:type="dxa"/>
            <w:tcMar>
              <w:top w:w="120" w:type="dxa"/>
              <w:left w:w="180" w:type="dxa"/>
              <w:bottom w:w="120" w:type="dxa"/>
              <w:right w:w="180" w:type="dxa"/>
            </w:tcMar>
            <w:vAlign w:val="center"/>
          </w:tcPr>
          <w:p ns2:paraId="2E5FB1A3" ns2:textId="7A4C9A25" w:rsidR="4DE72871" w:rsidRPr="002A4716" w:rsidRDefault="4DE72871" w:rsidP="4DE72871">
            <w:pPr>
              <w:spacing w:before="0" w:line="240" w:lineRule="auto"/>
              <w:ind w:firstLine="0"/>
              <w:jc w:val="center"/>
              <w:rPr>
                <w:sz w:val="20"/>
              </w:rPr>
            </w:pPr>
            <w:r w:rsidRPr="002A4716">
              <w:rPr>
                <w:b/>
                <w:bCs/>
                <w:color w:val="1F1F1F"/>
                <w:sz w:val="20"/>
              </w:rPr>
              <w:t>Strongly Agree</w:t>
            </w:r>
          </w:p>
        </w:tc>
      </w:tr>
    </w:tbl>
    <w:p ns2:paraId="6C74617F" ns2:textId="15308964" w:rsidR="4DE72871" w:rsidRPr="002A4716" w:rsidRDefault="4DE72871" w:rsidP="4DE72871">
      <w:pPr>
        <w:rPr>
          <w:b/>
          <w:bCs/>
        </w:rPr>
      </w:pPr>
    </w:p>
    <w:p ns2:paraId="29281ADD" ns2:textId="4D8BD7CD" w:rsidR="79568518" w:rsidRDefault="79568518" w:rsidP="79568518">
      <w:pPr>
        <w:rPr>
          <w:b/>
          <w:bCs/>
        </w:rPr>
      </w:pPr>
    </w:p>
    <w:p ns2:paraId="34E31804" ns2:textId="4D0774D7" w:rsidR="79568518" w:rsidRDefault="79568518" w:rsidP="79568518">
      <w:pPr>
        <w:rPr>
          <w:b/>
          <w:bCs/>
        </w:rPr>
      </w:pPr>
    </w:p>
    <w:p ns2:paraId="1D1B22AA" ns2:textId="13D7BAF7" w:rsidR="23C265F9" w:rsidRDefault="72A19B3B" w:rsidP="246A3EB6">
      <w:pPr>
        <w:jc w:val="left"/>
      </w:pPr>
      <w:r w:rsidRPr="3C64E30C">
        <w:rPr>
          <w:b/>
          <w:bCs/>
        </w:rPr>
        <w:lastRenderedPageBreak/>
        <w:t xml:space="preserve">APPENDIX C : </w:t>
      </w:r>
      <w:r w:rsidR="6591D438" w:rsidRPr="7561D672">
        <w:rPr>
          <w:b/>
          <w:bCs/>
        </w:rPr>
        <w:t>APPROVED LETTER</w:t>
      </w:r>
      <w:r w:rsidR="1BE72A94" w:rsidRPr="583A00C7">
        <w:rPr>
          <w:b/>
          <w:bCs/>
        </w:rPr>
        <w:t xml:space="preserve"> </w:t>
      </w:r>
      <w:r w:rsidR="1BE72A94" w:rsidRPr="2F85EA63">
        <w:rPr>
          <w:b/>
          <w:bCs/>
        </w:rPr>
        <w:t>FOR SURVEY</w:t>
      </w:r>
    </w:p>
    <w:p ns2:paraId="0D378B6B" ns2:textId="16F08D8C" w:rsidR="47436F65" w:rsidRDefault="5D28C827" w:rsidP="47436F65">
      <w:r>
        <w:rPr>
          <w:noProof/>
        </w:rPr>
        <w:drawing>
          <ns3:inline distT="0" distB="0" distL="0" distR="0" ns4:anchorId="6CE79CBB" ns4:editId="5C14F683">
            <ns3:extent cx="4238625" cy="5486400"/>
            <ns3:effectExtent l="0" t="0" r="0" b="0"/>
            <ns3:docPr id="510542759" name="drawing"/>
            <ns3:cNvGraphicFramePr>
              <ns5:graphicFrameLocks noChangeAspect="1"/>
            </ns3:cNvGraphicFramePr>
            <ns5:graphic>
              <ns5:graphicData uri="http://schemas.openxmlformats.org/drawingml/2006/picture">
                <ns6:pic>
                  <ns6:nvPicPr>
                    <ns6:cNvPr id="510542759" name="Picture 510542759"/>
                    <ns6:cNvPicPr/>
                  </ns6:nvPicPr>
                  <ns6:blipFill>
                    <ns5:blip ns7:embed="rId122">
                      <ns5:extLst>
                        <ns5:ext uri="{28A0092B-C50C-407E-A947-70E740481C1C}">
                          <ns8:useLocalDpi/>
                        </ns5:ext>
                      </ns5:extLst>
                    </ns5:blip>
                    <ns5:stretch>
                      <ns5:fillRect/>
                    </ns5:stretch>
                  </ns6:blipFill>
                  <ns6:spPr>
                    <ns5:xfrm>
                      <ns5:off x="0" y="0"/>
                      <ns5:ext cx="4238625" cy="5486400"/>
                    </ns5:xfrm>
                    <ns5:prstGeom prst="rect">
                      <ns5:avLst/>
                    </ns5:prstGeom>
                  </ns6:spPr>
                </ns6:pic>
              </ns5:graphicData>
            </ns5:graphic>
          </ns3:inline>
        </w:drawing>
      </w:r>
    </w:p>
    <w:p ns2:paraId="433E2934" ns2:textId="1BC34217" w:rsidR="6245A70C" w:rsidRDefault="6245A70C" w:rsidP="6245A70C"/>
    <w:p ns2:paraId="6D684C2B" ns2:textId="0F026C04" w:rsidR="6245A70C" w:rsidRDefault="6245A70C" w:rsidP="6245A70C"/>
    <w:p ns2:paraId="7858EC6D" ns2:textId="10E3AFD3" w:rsidR="5D28C827" w:rsidRDefault="5D28C827" w:rsidP="6245A70C">
      <w:r w:rsidRPr="6245A70C">
        <w:rPr>
          <w:b/>
          <w:bCs/>
        </w:rPr>
        <w:lastRenderedPageBreak/>
        <w:t>Appendix D: CLIENT ACCEPTANCE LETTER</w:t>
      </w:r>
    </w:p>
    <w:p ns2:paraId="7735A813" ns2:textId="0879E0C9" w:rsidR="5D28C827" w:rsidRDefault="5D28C827" w:rsidP="6245A70C">
      <w:r>
        <w:rPr>
          <w:noProof/>
        </w:rPr>
        <w:drawing>
          <ns3:inline distT="0" distB="0" distL="0" distR="0" ns4:anchorId="1B7A12E2" ns4:editId="4574928E">
            <ns3:extent cx="4238625" cy="5486400"/>
            <ns3:effectExtent l="0" t="0" r="0" b="0"/>
            <ns3:docPr id="1492053708" name="drawing"/>
            <ns3:cNvGraphicFramePr>
              <ns5:graphicFrameLocks noChangeAspect="1"/>
            </ns3:cNvGraphicFramePr>
            <ns5:graphic>
              <ns5:graphicData uri="http://schemas.openxmlformats.org/drawingml/2006/picture">
                <ns6:pic>
                  <ns6:nvPicPr>
                    <ns6:cNvPr id="510542759" name="Picture 510542759"/>
                    <ns6:cNvPicPr/>
                  </ns6:nvPicPr>
                  <ns6:blipFill>
                    <ns5:blip ns7:embed="rId122">
                      <ns5:extLst>
                        <ns5:ext uri="{28A0092B-C50C-407E-A947-70E740481C1C}">
                          <ns8:useLocalDpi/>
                        </ns5:ext>
                      </ns5:extLst>
                    </ns5:blip>
                    <ns5:stretch>
                      <ns5:fillRect/>
                    </ns5:stretch>
                  </ns6:blipFill>
                  <ns6:spPr>
                    <ns5:xfrm>
                      <ns5:off x="0" y="0"/>
                      <ns5:ext cx="4238625" cy="5486400"/>
                    </ns5:xfrm>
                    <ns5:prstGeom prst="rect">
                      <ns5:avLst/>
                    </ns5:prstGeom>
                  </ns6:spPr>
                </ns6:pic>
              </ns5:graphicData>
            </ns5:graphic>
          </ns3:inline>
        </w:drawing>
      </w:r>
    </w:p>
    <w:p ns2:paraId="2F8AE464" ns2:textId="74FB5A41" w:rsidR="5D28C827" w:rsidRDefault="5D28C827" w:rsidP="6245A70C">
      <w:r w:rsidRPr="6245A70C">
        <w:rPr>
          <w:b/>
          <w:bCs/>
        </w:rPr>
        <w:t xml:space="preserve">Appendix E: ACCEPTANCE FORM </w:t>
      </w:r>
    </w:p>
    <w:p ns2:paraId="1FCE508B" ns2:textId="52B0A442" w:rsidR="5D28C827" w:rsidRDefault="5D28C827" w:rsidP="6245A70C">
      <w:r>
        <w:rPr>
          <w:noProof/>
        </w:rPr>
        <w:lastRenderedPageBreak/>
        <w:drawing>
          <ns3:inline distT="0" distB="0" distL="0" distR="0" ns4:anchorId="57C59B54" ns4:editId="3E7BCB25">
            <ns3:extent cx="4238625" cy="5486400"/>
            <ns3:effectExtent l="0" t="0" r="0" b="0"/>
            <ns3:docPr id="1818113271" name="drawing"/>
            <ns3:cNvGraphicFramePr>
              <ns5:graphicFrameLocks noChangeAspect="1"/>
            </ns3:cNvGraphicFramePr>
            <ns5:graphic>
              <ns5:graphicData uri="http://schemas.openxmlformats.org/drawingml/2006/picture">
                <ns6:pic>
                  <ns6:nvPicPr>
                    <ns6:cNvPr id="510542759" name="Picture 510542759"/>
                    <ns6:cNvPicPr/>
                  </ns6:nvPicPr>
                  <ns6:blipFill>
                    <ns5:blip ns7:embed="rId122">
                      <ns5:extLst>
                        <ns5:ext uri="{28A0092B-C50C-407E-A947-70E740481C1C}">
                          <ns8:useLocalDpi/>
                        </ns5:ext>
                      </ns5:extLst>
                    </ns5:blip>
                    <ns5:stretch>
                      <ns5:fillRect/>
                    </ns5:stretch>
                  </ns6:blipFill>
                  <ns6:spPr>
                    <ns5:xfrm>
                      <ns5:off x="0" y="0"/>
                      <ns5:ext cx="4238625" cy="5486400"/>
                    </ns5:xfrm>
                    <ns5:prstGeom prst="rect">
                      <ns5:avLst/>
                    </ns5:prstGeom>
                  </ns6:spPr>
                </ns6:pic>
              </ns5:graphicData>
            </ns5:graphic>
          </ns3:inline>
        </w:drawing>
      </w:r>
    </w:p>
    <w:p ns2:paraId="6333F788" ns2:textId="21C261E8" w:rsidR="5D28C827" w:rsidRDefault="5D28C827" w:rsidP="6245A70C">
      <w:r w:rsidRPr="6245A70C">
        <w:rPr>
          <w:b/>
          <w:bCs/>
        </w:rPr>
        <w:t>Appendix F: ENDORSEMENT FORM</w:t>
      </w:r>
    </w:p>
    <w:p ns2:paraId="144F25D6" ns2:textId="68685DD4" w:rsidR="5D28C827" w:rsidRDefault="5D28C827" w:rsidP="6245A70C">
      <w:r>
        <w:rPr>
          <w:noProof/>
        </w:rPr>
        <w:lastRenderedPageBreak/>
        <w:drawing>
          <ns3:inline distT="0" distB="0" distL="0" distR="0" ns4:anchorId="1D05841D" ns4:editId="10852ED2">
            <ns3:extent cx="4238625" cy="5486400"/>
            <ns3:effectExtent l="0" t="0" r="0" b="0"/>
            <ns3:docPr id="1413039645" name="drawing"/>
            <ns3:cNvGraphicFramePr>
              <ns5:graphicFrameLocks noChangeAspect="1"/>
            </ns3:cNvGraphicFramePr>
            <ns5:graphic>
              <ns5:graphicData uri="http://schemas.openxmlformats.org/drawingml/2006/picture">
                <ns6:pic>
                  <ns6:nvPicPr>
                    <ns6:cNvPr id="510542759" name="Picture 510542759"/>
                    <ns6:cNvPicPr/>
                  </ns6:nvPicPr>
                  <ns6:blipFill>
                    <ns5:blip ns7:embed="rId122">
                      <ns5:extLst>
                        <ns5:ext uri="{28A0092B-C50C-407E-A947-70E740481C1C}">
                          <ns8:useLocalDpi/>
                        </ns5:ext>
                      </ns5:extLst>
                    </ns5:blip>
                    <ns5:stretch>
                      <ns5:fillRect/>
                    </ns5:stretch>
                  </ns6:blipFill>
                  <ns6:spPr>
                    <ns5:xfrm>
                      <ns5:off x="0" y="0"/>
                      <ns5:ext cx="4238625" cy="5486400"/>
                    </ns5:xfrm>
                    <ns5:prstGeom prst="rect">
                      <ns5:avLst/>
                    </ns5:prstGeom>
                  </ns6:spPr>
                </ns6:pic>
              </ns5:graphicData>
            </ns5:graphic>
          </ns3:inline>
        </w:drawing>
      </w:r>
    </w:p>
    <w:p ns2:paraId="4ECDE49A" ns2:textId="2AC9B7F3" w:rsidR="6038DFBD" w:rsidRDefault="6038DFBD"/>
    <w:p ns2:paraId="035A3761" ns2:textId="503DAE26" w:rsidR="5F5C584C" w:rsidRDefault="5F5C584C"/>
    <w:p ns2:paraId="6A0DAE64" ns2:textId="3BA88E4F" w:rsidR="5F5C584C" w:rsidRDefault="5F5C584C"/>
    <w:p ns2:paraId="13BEDA4E" ns2:textId="065A02A9" w:rsidR="5D28C827" w:rsidRDefault="5D28C827" w:rsidP="6245A70C">
      <w:pPr>
        <w:rPr>
          <w:b/>
          <w:bCs/>
        </w:rPr>
      </w:pPr>
      <w:r w:rsidRPr="6245A70C">
        <w:rPr>
          <w:b/>
          <w:bCs/>
        </w:rPr>
        <w:lastRenderedPageBreak/>
        <w:t>Appendix G: MAINTENANCE COST</w:t>
      </w:r>
    </w:p>
    <w:tbl>
      <w:tblPr>
        <w:tblW w:w="0" w:type="auto"/>
        <w:tblLook w:val="06A0" w:firstRow="1" w:lastRow="0" w:firstColumn="1" w:lastColumn="0" w:noHBand="1" w:noVBand="1"/>
      </w:tblPr>
      <w:tblGrid>
        <w:gridCol w:w="3281"/>
        <w:gridCol w:w="2753"/>
        <w:gridCol w:w="2590"/>
      </w:tblGrid>
      <w:tr w:rsidR="5F5C584C" ns2:paraId="7A91D543" ns2:textId="77777777" w:rsidTr="5F5C584C">
        <w:trPr>
          <w:trHeight w:val="300"/>
        </w:trPr>
        <w:tc>
          <w:tcPr>
            <w:tcW w:w="3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221FFAB6" ns2:textId="271C6622" w:rsidR="5F5C584C" w:rsidRDefault="5F5C584C" w:rsidP="2CEFAD29">
            <w:pPr>
              <w:spacing w:before="0"/>
              <w:ind w:firstLine="0"/>
              <w:jc w:val="center"/>
            </w:pPr>
            <w:r w:rsidRPr="5F5C584C">
              <w:rPr>
                <w:b/>
                <w:bCs/>
                <w:color w:val="1F1F1F"/>
              </w:rPr>
              <w:t>Maintenance Category</w:t>
            </w:r>
          </w:p>
        </w:tc>
        <w:tc>
          <w:tcPr>
            <w:tcW w:w="2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17076175" ns2:textId="26FF4B6B" w:rsidR="5F5C584C" w:rsidRDefault="5F5C584C" w:rsidP="2CEFAD29">
            <w:pPr>
              <w:spacing w:before="0"/>
              <w:ind w:firstLine="0"/>
              <w:jc w:val="center"/>
            </w:pPr>
            <w:r w:rsidRPr="5F5C584C">
              <w:rPr>
                <w:b/>
                <w:bCs/>
                <w:color w:val="1F1F1F"/>
              </w:rPr>
              <w:t>Description</w:t>
            </w:r>
          </w:p>
        </w:tc>
        <w:tc>
          <w:tcPr>
            <w:tcW w:w="2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5051606D" ns2:textId="490BBD66" w:rsidR="5F5C584C" w:rsidRDefault="5F5C584C" w:rsidP="2CEFAD29">
            <w:pPr>
              <w:spacing w:before="0"/>
              <w:ind w:firstLine="0"/>
              <w:jc w:val="center"/>
            </w:pPr>
            <w:r w:rsidRPr="5F5C584C">
              <w:rPr>
                <w:b/>
                <w:bCs/>
                <w:color w:val="1F1F1F"/>
              </w:rPr>
              <w:t>Estimated Annual Cost (PHP)</w:t>
            </w:r>
          </w:p>
        </w:tc>
      </w:tr>
      <w:tr w:rsidR="5F5C584C" ns2:paraId="70C022AD" ns2:textId="77777777" w:rsidTr="5F5C584C">
        <w:trPr>
          <w:trHeight w:val="300"/>
        </w:trPr>
        <w:tc>
          <w:tcPr>
            <w:tcW w:w="3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31DF569F" ns2:textId="26F44285" w:rsidR="5F5C584C" w:rsidRDefault="5F5C584C" w:rsidP="2CEFAD29">
            <w:pPr>
              <w:spacing w:before="0"/>
              <w:ind w:firstLine="0"/>
            </w:pPr>
            <w:r w:rsidRPr="5F5C584C">
              <w:rPr>
                <w:b/>
                <w:bCs/>
                <w:color w:val="1F1F1F"/>
              </w:rPr>
              <w:t>Cloud Hosting</w:t>
            </w:r>
          </w:p>
        </w:tc>
        <w:tc>
          <w:tcPr>
            <w:tcW w:w="2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64F1A99D" ns2:textId="77859E27" w:rsidR="5F5C584C" w:rsidRDefault="5F5C584C" w:rsidP="2CEFAD29">
            <w:pPr>
              <w:spacing w:before="0"/>
              <w:ind w:firstLine="0"/>
            </w:pPr>
            <w:r w:rsidRPr="5F5C584C">
              <w:rPr>
                <w:color w:val="1F1F1F"/>
              </w:rPr>
              <w:t>Hosting for web application and backend API services</w:t>
            </w:r>
          </w:p>
        </w:tc>
        <w:tc>
          <w:tcPr>
            <w:tcW w:w="2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6079C2D7" ns2:textId="0B80B63B" w:rsidR="5F5C584C" w:rsidRDefault="5F5C584C" w:rsidP="5F5C584C">
            <w:pPr>
              <w:spacing w:before="0"/>
            </w:pPr>
            <w:r w:rsidRPr="5F5C584C">
              <w:rPr>
                <w:color w:val="1F1F1F"/>
              </w:rPr>
              <w:t>₱</w:t>
            </w:r>
            <w:r w:rsidR="5191FE4A" w:rsidRPr="155F4DFF">
              <w:rPr>
                <w:color w:val="1F1F1F"/>
              </w:rPr>
              <w:t>4,0</w:t>
            </w:r>
            <w:r w:rsidR="155F4DFF" w:rsidRPr="155F4DFF">
              <w:rPr>
                <w:color w:val="1F1F1F"/>
              </w:rPr>
              <w:t>00</w:t>
            </w:r>
            <w:r w:rsidRPr="5F5C584C">
              <w:rPr>
                <w:color w:val="1F1F1F"/>
              </w:rPr>
              <w:t>.00</w:t>
            </w:r>
          </w:p>
        </w:tc>
      </w:tr>
      <w:tr w:rsidR="5F5C584C" ns2:paraId="56F03ED4" ns2:textId="77777777" w:rsidTr="5F5C584C">
        <w:trPr>
          <w:trHeight w:val="300"/>
        </w:trPr>
        <w:tc>
          <w:tcPr>
            <w:tcW w:w="3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0B689980" ns2:textId="6B387299" w:rsidR="5F5C584C" w:rsidRDefault="5F5C584C" w:rsidP="2CEFAD29">
            <w:pPr>
              <w:spacing w:before="0"/>
              <w:ind w:firstLine="0"/>
            </w:pPr>
            <w:r w:rsidRPr="5F5C584C">
              <w:rPr>
                <w:b/>
                <w:bCs/>
                <w:color w:val="1F1F1F"/>
              </w:rPr>
              <w:t>Domain</w:t>
            </w:r>
          </w:p>
        </w:tc>
        <w:tc>
          <w:tcPr>
            <w:tcW w:w="2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2D821E5A" ns2:textId="239A68F5" w:rsidR="5F5C584C" w:rsidRDefault="5F5C584C" w:rsidP="5F5C584C">
            <w:pPr>
              <w:spacing w:before="0"/>
              <w:ind w:firstLine="0"/>
            </w:pPr>
            <w:r w:rsidRPr="5F5C584C">
              <w:rPr>
                <w:color w:val="1F1F1F"/>
              </w:rPr>
              <w:t>Annual custom domain renewal</w:t>
            </w:r>
          </w:p>
        </w:tc>
        <w:tc>
          <w:tcPr>
            <w:tcW w:w="2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638A3115" ns2:textId="04EC6902" w:rsidR="5F5C584C" w:rsidRDefault="5F5C584C" w:rsidP="5F5C584C">
            <w:pPr>
              <w:spacing w:before="0"/>
            </w:pPr>
            <w:r w:rsidRPr="5F5C584C">
              <w:rPr>
                <w:color w:val="1F1F1F"/>
              </w:rPr>
              <w:t>₱</w:t>
            </w:r>
            <w:r w:rsidR="78D1411E" w:rsidRPr="155F4DFF">
              <w:rPr>
                <w:color w:val="1F1F1F"/>
              </w:rPr>
              <w:t>700</w:t>
            </w:r>
            <w:r w:rsidRPr="5F5C584C">
              <w:rPr>
                <w:color w:val="1F1F1F"/>
              </w:rPr>
              <w:t>.00</w:t>
            </w:r>
          </w:p>
        </w:tc>
      </w:tr>
      <w:tr w:rsidR="5F5C584C" ns2:paraId="3BBC48CD" ns2:textId="77777777" w:rsidTr="5F5C584C">
        <w:trPr>
          <w:trHeight w:val="300"/>
        </w:trPr>
        <w:tc>
          <w:tcPr>
            <w:tcW w:w="3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117EDDB7" ns2:textId="7F93F0DA" w:rsidR="5F5C584C" w:rsidRDefault="5F5C584C" w:rsidP="2CEFAD29">
            <w:pPr>
              <w:spacing w:before="0"/>
              <w:ind w:firstLine="0"/>
            </w:pPr>
            <w:r w:rsidRPr="5F5C584C">
              <w:rPr>
                <w:b/>
                <w:bCs/>
                <w:color w:val="1F1F1F"/>
              </w:rPr>
              <w:t>Technical Support</w:t>
            </w:r>
          </w:p>
        </w:tc>
        <w:tc>
          <w:tcPr>
            <w:tcW w:w="2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1D6125E5" ns2:textId="6F2DC5A9" w:rsidR="5F5C584C" w:rsidRDefault="5F5C584C" w:rsidP="5F5C584C">
            <w:pPr>
              <w:spacing w:before="0"/>
              <w:ind w:firstLine="0"/>
            </w:pPr>
            <w:r w:rsidRPr="5F5C584C">
              <w:rPr>
                <w:color w:val="1F1F1F"/>
              </w:rPr>
              <w:t xml:space="preserve">Bi-annual system maintenance, database optimization, and model retraining </w:t>
            </w:r>
          </w:p>
        </w:tc>
        <w:tc>
          <w:tcPr>
            <w:tcW w:w="2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375476AB" ns2:textId="2D5C5E16" w:rsidR="5F5C584C" w:rsidRDefault="5F5C584C" w:rsidP="5F5C584C">
            <w:pPr>
              <w:spacing w:before="0"/>
            </w:pPr>
            <w:r w:rsidRPr="5F5C584C">
              <w:rPr>
                <w:color w:val="1F1F1F"/>
              </w:rPr>
              <w:t>₱5,000.00</w:t>
            </w:r>
          </w:p>
        </w:tc>
      </w:tr>
      <w:tr w:rsidR="5F5C584C" ns2:paraId="731F71EB" ns2:textId="77777777" w:rsidTr="5F5C584C">
        <w:trPr>
          <w:trHeight w:val="300"/>
        </w:trPr>
        <w:tc>
          <w:tcPr>
            <w:tcW w:w="3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0ECCA3BA" ns2:textId="6B8143A4" w:rsidR="5F5C584C" w:rsidRDefault="5F5C584C" w:rsidP="2CEFAD29">
            <w:pPr>
              <w:spacing w:before="0"/>
              <w:ind w:firstLine="0"/>
            </w:pPr>
            <w:r w:rsidRPr="5F5C584C">
              <w:rPr>
                <w:b/>
                <w:bCs/>
                <w:color w:val="1F1F1F"/>
              </w:rPr>
              <w:t>Total Estimated Annual Cost</w:t>
            </w:r>
          </w:p>
        </w:tc>
        <w:tc>
          <w:tcPr>
            <w:tcW w:w="2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6C64FBD8" ns2:textId="7561CB21" w:rsidR="5F5C584C" w:rsidRDefault="5F5C584C"/>
        </w:tc>
        <w:tc>
          <w:tcPr>
            <w:tcW w:w="2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1AC15955" ns2:textId="71503ABC" w:rsidR="5F5C584C" w:rsidRDefault="5F5C584C" w:rsidP="5F5C584C">
            <w:pPr>
              <w:spacing w:before="0"/>
            </w:pPr>
            <w:r w:rsidRPr="5F5C584C">
              <w:rPr>
                <w:b/>
                <w:bCs/>
                <w:color w:val="1F1F1F"/>
              </w:rPr>
              <w:t>₱</w:t>
            </w:r>
            <w:r w:rsidR="04D56FAB" w:rsidRPr="155F4DFF">
              <w:rPr>
                <w:b/>
                <w:bCs/>
                <w:color w:val="1F1F1F"/>
              </w:rPr>
              <w:t>9,700</w:t>
            </w:r>
            <w:r w:rsidRPr="5F5C584C">
              <w:rPr>
                <w:b/>
                <w:bCs/>
                <w:color w:val="1F1F1F"/>
              </w:rPr>
              <w:t>.</w:t>
            </w:r>
            <w:r w:rsidRPr="5F5C584C">
              <w:rPr>
                <w:b/>
                <w:bCs/>
                <w:color w:val="1F1F1F"/>
              </w:rPr>
              <w:t>00</w:t>
            </w:r>
          </w:p>
        </w:tc>
      </w:tr>
    </w:tbl>
    <w:p ns2:paraId="15380D53" ns2:textId="4E190656" w:rsidR="6245A70C" w:rsidRDefault="6245A70C" w:rsidP="6245A70C">
      <w:pPr>
        <w:rPr>
          <w:b/>
          <w:bCs/>
        </w:rPr>
      </w:pPr>
    </w:p>
    <w:p ns2:paraId="00742CEA" ns2:textId="7317EAE7" w:rsidR="7460C6C7" w:rsidRDefault="7460C6C7" w:rsidP="7460C6C7">
      <w:pPr>
        <w:rPr>
          <w:b/>
          <w:bCs/>
        </w:rPr>
      </w:pPr>
    </w:p>
    <w:p ns2:paraId="42CC72C8" ns2:textId="1A33578E" w:rsidR="6245A70C" w:rsidRDefault="4FD66F85" w:rsidP="6245A70C">
      <w:r w:rsidRPr="7460C6C7">
        <w:rPr>
          <w:b/>
        </w:rPr>
        <w:lastRenderedPageBreak/>
        <w:t>Appendix H: EXPENDITURES</w:t>
      </w:r>
    </w:p>
    <w:tbl>
      <w:tblPr>
        <w:tblW w:w="0" w:type="auto"/>
        <w:tblLook w:val="06A0" w:firstRow="1" w:lastRow="0" w:firstColumn="1" w:lastColumn="0" w:noHBand="1" w:noVBand="1"/>
      </w:tblPr>
      <w:tblGrid>
        <w:gridCol w:w="2065"/>
        <w:gridCol w:w="2541"/>
        <w:gridCol w:w="2005"/>
        <w:gridCol w:w="2013"/>
      </w:tblGrid>
      <w:tr w:rsidR="3E7EF9FB" ns2:paraId="3C8920B0" ns2:textId="77777777" w:rsidTr="7DE9EF90">
        <w:trPr>
          <w:trHeight w:val="1958"/>
        </w:trPr>
        <w:tc>
          <w:tcPr>
            <w:tcW w:w="1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78B6DDA7" ns2:textId="5F9B696A" w:rsidR="3E7EF9FB" w:rsidRDefault="3E7EF9FB" w:rsidP="3E7EF9FB">
            <w:pPr>
              <w:spacing w:before="0"/>
              <w:ind w:firstLine="0"/>
            </w:pPr>
            <w:r w:rsidRPr="3E7EF9FB">
              <w:rPr>
                <w:b/>
                <w:bCs/>
                <w:color w:val="1F1F1F"/>
              </w:rPr>
              <w:t>Expense Category</w:t>
            </w:r>
          </w:p>
        </w:tc>
        <w:tc>
          <w:tcPr>
            <w:tcW w:w="2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4F5970E7" ns2:textId="48DFF778" w:rsidR="3E7EF9FB" w:rsidRDefault="3E7EF9FB" w:rsidP="3E7EF9FB">
            <w:pPr>
              <w:spacing w:before="0"/>
              <w:ind w:firstLine="0"/>
            </w:pPr>
            <w:r w:rsidRPr="3E7EF9FB">
              <w:rPr>
                <w:b/>
                <w:bCs/>
                <w:color w:val="1F1F1F"/>
              </w:rPr>
              <w:t>Item Description</w:t>
            </w:r>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6C5934E5" ns2:textId="4D0A3C75" w:rsidR="3E7EF9FB" w:rsidRDefault="3E7EF9FB" w:rsidP="3E7EF9FB">
            <w:pPr>
              <w:spacing w:before="0"/>
              <w:ind w:firstLine="0"/>
            </w:pPr>
            <w:r w:rsidRPr="3E7EF9FB">
              <w:rPr>
                <w:b/>
                <w:bCs/>
                <w:color w:val="1F1F1F"/>
              </w:rPr>
              <w:t>Billing Frequency / Basis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2D6E9EF1" ns2:textId="08E9443C" w:rsidR="3E7EF9FB" w:rsidRDefault="3E7EF9FB" w:rsidP="4ED31019">
            <w:pPr>
              <w:spacing w:before="0"/>
              <w:ind w:firstLine="0"/>
            </w:pPr>
            <w:r w:rsidRPr="3E7EF9FB">
              <w:rPr>
                <w:b/>
                <w:bCs/>
                <w:color w:val="1F1F1F"/>
              </w:rPr>
              <w:t>Cost (PHP)</w:t>
            </w:r>
          </w:p>
        </w:tc>
      </w:tr>
      <w:tr w:rsidR="3E7EF9FB" ns2:paraId="775A1AE7" ns2:textId="77777777" w:rsidTr="7DE9EF90">
        <w:trPr>
          <w:trHeight w:val="300"/>
        </w:trPr>
        <w:tc>
          <w:tcPr>
            <w:tcW w:w="1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1D2E20C4" ns2:textId="56C0E926" w:rsidR="3E7EF9FB" w:rsidRDefault="3E7EF9FB" w:rsidP="4ED31019">
            <w:pPr>
              <w:spacing w:before="0"/>
              <w:ind w:firstLine="0"/>
            </w:pPr>
            <w:r w:rsidRPr="3E7EF9FB">
              <w:rPr>
                <w:b/>
                <w:bCs/>
                <w:color w:val="1F1F1F"/>
              </w:rPr>
              <w:t>Transportation</w:t>
            </w:r>
          </w:p>
        </w:tc>
        <w:tc>
          <w:tcPr>
            <w:tcW w:w="2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14B7F37C" ns2:textId="5EAC4907" w:rsidR="3E7EF9FB" w:rsidRDefault="3E7EF9FB" w:rsidP="4ED31019">
            <w:pPr>
              <w:spacing w:before="0"/>
              <w:ind w:firstLine="0"/>
            </w:pPr>
            <w:r w:rsidRPr="3E7EF9FB">
              <w:rPr>
                <w:color w:val="1F1F1F"/>
              </w:rPr>
              <w:t>Fuel and transit expenses for client consultations and adviser meetings</w:t>
            </w:r>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5B60CCE8" ns2:textId="6E63FFBC" w:rsidR="3E7EF9FB" w:rsidRDefault="3E7EF9FB" w:rsidP="4ED31019">
            <w:pPr>
              <w:spacing w:before="0"/>
              <w:ind w:firstLine="0"/>
            </w:pPr>
            <w:r w:rsidRPr="3E7EF9FB">
              <w:rPr>
                <w:color w:val="1F1F1F"/>
              </w:rPr>
              <w:t>Cumulative project estimate</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1381CEED" ns2:textId="4545CDCF" w:rsidR="3E7EF9FB" w:rsidRDefault="3E7EF9FB" w:rsidP="7DE9EF90">
            <w:pPr>
              <w:spacing w:before="0"/>
              <w:ind w:firstLine="0"/>
            </w:pPr>
            <w:r w:rsidRPr="3E7EF9FB">
              <w:rPr>
                <w:color w:val="1F1F1F"/>
              </w:rPr>
              <w:t>₱500.00</w:t>
            </w:r>
          </w:p>
        </w:tc>
      </w:tr>
      <w:tr w:rsidR="3E7EF9FB" ns2:paraId="72DE7A2B" ns2:textId="77777777" w:rsidTr="7DE9EF90">
        <w:trPr>
          <w:trHeight w:val="300"/>
        </w:trPr>
        <w:tc>
          <w:tcPr>
            <w:tcW w:w="1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1E30102C" ns2:textId="7EE648B9" w:rsidR="3E7EF9FB" w:rsidRDefault="3E7EF9FB" w:rsidP="4ED31019">
            <w:pPr>
              <w:spacing w:before="0"/>
              <w:ind w:firstLine="0"/>
            </w:pPr>
            <w:r w:rsidRPr="3E7EF9FB">
              <w:rPr>
                <w:b/>
                <w:bCs/>
                <w:color w:val="1F1F1F"/>
              </w:rPr>
              <w:t>Development Tools</w:t>
            </w:r>
          </w:p>
        </w:tc>
        <w:tc>
          <w:tcPr>
            <w:tcW w:w="2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6014267F" ns2:textId="0195CA15" w:rsidR="3E7EF9FB" w:rsidRDefault="3E7EF9FB" w:rsidP="4ED31019">
            <w:pPr>
              <w:spacing w:before="0"/>
              <w:ind w:firstLine="0"/>
            </w:pPr>
            <w:r w:rsidRPr="3E7EF9FB">
              <w:rPr>
                <w:color w:val="1F1F1F"/>
              </w:rPr>
              <w:t>Codex subscription for code optimization and assistance</w:t>
            </w:r>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1A9D323F" ns2:textId="5A9D7076" w:rsidR="3E7EF9FB" w:rsidRDefault="3E7EF9FB" w:rsidP="4ED31019">
            <w:pPr>
              <w:spacing w:before="0"/>
              <w:ind w:firstLine="0"/>
            </w:pPr>
            <w:r w:rsidRPr="3E7EF9FB">
              <w:rPr>
                <w:color w:val="1F1F1F"/>
              </w:rPr>
              <w:t>One-time</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63577FE6" ns2:textId="74595EB4" w:rsidR="3E7EF9FB" w:rsidRDefault="3E7EF9FB" w:rsidP="62416FB0">
            <w:pPr>
              <w:spacing w:before="0"/>
              <w:ind w:firstLine="0"/>
            </w:pPr>
            <w:r w:rsidRPr="3E7EF9FB">
              <w:rPr>
                <w:color w:val="1F1F1F"/>
              </w:rPr>
              <w:t>₱1,100.00</w:t>
            </w:r>
          </w:p>
        </w:tc>
      </w:tr>
      <w:tr w:rsidR="3E7EF9FB" ns2:paraId="1FF8BEDC" ns2:textId="77777777" w:rsidTr="7DE9EF90">
        <w:trPr>
          <w:trHeight w:val="300"/>
        </w:trPr>
        <w:tc>
          <w:tcPr>
            <w:tcW w:w="1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16B69133" ns2:textId="46B6DE4E" w:rsidR="3E7EF9FB" w:rsidRDefault="3E7EF9FB" w:rsidP="4ED31019">
            <w:pPr>
              <w:spacing w:before="0"/>
              <w:ind w:firstLine="0"/>
            </w:pPr>
            <w:r w:rsidRPr="3E7EF9FB">
              <w:rPr>
                <w:b/>
                <w:bCs/>
                <w:color w:val="1F1F1F"/>
              </w:rPr>
              <w:t>Domain Registration</w:t>
            </w:r>
          </w:p>
        </w:tc>
        <w:tc>
          <w:tcPr>
            <w:tcW w:w="2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335C87AE" ns2:textId="71B61515" w:rsidR="3E7EF9FB" w:rsidRDefault="3E7EF9FB" w:rsidP="4ED31019">
            <w:pPr>
              <w:spacing w:before="0"/>
              <w:ind w:firstLine="0"/>
            </w:pPr>
            <w:r w:rsidRPr="3E7EF9FB">
              <w:rPr>
                <w:color w:val="1F1F1F"/>
              </w:rPr>
              <w:t>Railway custom domain registration</w:t>
            </w:r>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258D42A3" ns2:textId="325412A1" w:rsidR="3E7EF9FB" w:rsidRDefault="3E7EF9FB" w:rsidP="4ED31019">
            <w:pPr>
              <w:spacing w:before="0"/>
              <w:ind w:firstLine="0"/>
            </w:pPr>
            <w:r w:rsidRPr="3E7EF9FB">
              <w:rPr>
                <w:color w:val="1F1F1F"/>
              </w:rPr>
              <w:t>Annual fee</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724CE3BF" ns2:textId="54CB7502" w:rsidR="3E7EF9FB" w:rsidRDefault="3E7EF9FB" w:rsidP="7DE9EF90">
            <w:pPr>
              <w:spacing w:before="0"/>
              <w:ind w:firstLine="0"/>
            </w:pPr>
            <w:r w:rsidRPr="3E7EF9FB">
              <w:rPr>
                <w:color w:val="1F1F1F"/>
              </w:rPr>
              <w:t>₱693.00</w:t>
            </w:r>
          </w:p>
        </w:tc>
      </w:tr>
      <w:tr w:rsidR="3E7EF9FB" ns2:paraId="17B05EEF" ns2:textId="77777777" w:rsidTr="7DE9EF90">
        <w:trPr>
          <w:trHeight w:val="300"/>
        </w:trPr>
        <w:tc>
          <w:tcPr>
            <w:tcW w:w="1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0DB535E1" ns2:textId="380723D1" w:rsidR="3E7EF9FB" w:rsidRDefault="3E7EF9FB" w:rsidP="4ED31019">
            <w:pPr>
              <w:spacing w:before="0"/>
              <w:ind w:firstLine="0"/>
            </w:pPr>
            <w:r w:rsidRPr="3E7EF9FB">
              <w:rPr>
                <w:b/>
                <w:bCs/>
                <w:color w:val="1F1F1F"/>
              </w:rPr>
              <w:lastRenderedPageBreak/>
              <w:t>Cloud Hosting &amp; Infrastructure</w:t>
            </w:r>
          </w:p>
        </w:tc>
        <w:tc>
          <w:tcPr>
            <w:tcW w:w="2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6E173A8F" ns2:textId="577A2A1E" w:rsidR="3E7EF9FB" w:rsidRDefault="3E7EF9FB" w:rsidP="4ED31019">
            <w:pPr>
              <w:spacing w:before="0"/>
              <w:ind w:firstLine="0"/>
            </w:pPr>
            <w:r w:rsidRPr="3E7EF9FB">
              <w:rPr>
                <w:color w:val="1F1F1F"/>
              </w:rPr>
              <w:t>Railway cloud hosting (Node.js API, Python Flask ML service, PostgreSQL)</w:t>
            </w:r>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43126F3C" ns2:textId="1F4DCB95" w:rsidR="3E7EF9FB" w:rsidRDefault="7DE9EF90" w:rsidP="4ED31019">
            <w:pPr>
              <w:spacing w:before="0"/>
              <w:ind w:firstLine="0"/>
            </w:pPr>
            <w:r w:rsidRPr="7DE9EF90">
              <w:rPr>
                <w:color w:val="1F1F1F"/>
              </w:rPr>
              <w:t>₱663.00</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277269D3" ns2:textId="54050E04" w:rsidR="3E7EF9FB" w:rsidRDefault="3E7EF9FB" w:rsidP="7DE9EF90">
            <w:pPr>
              <w:spacing w:before="0"/>
              <w:ind w:firstLine="0"/>
            </w:pPr>
            <w:r w:rsidRPr="3E7EF9FB">
              <w:rPr>
                <w:color w:val="1F1F1F"/>
              </w:rPr>
              <w:t>₱3,315.00</w:t>
            </w:r>
          </w:p>
        </w:tc>
      </w:tr>
      <w:tr w:rsidR="3E7EF9FB" ns2:paraId="4DBACFDB" ns2:textId="77777777" w:rsidTr="7DE9EF90">
        <w:trPr>
          <w:trHeight w:val="300"/>
        </w:trPr>
        <w:tc>
          <w:tcPr>
            <w:tcW w:w="19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7C0DA54D" ns2:textId="1A69AF3D" w:rsidR="3E7EF9FB" w:rsidRDefault="3E7EF9FB" w:rsidP="4ED31019">
            <w:pPr>
              <w:spacing w:before="0"/>
              <w:ind w:firstLine="0"/>
            </w:pPr>
            <w:r w:rsidRPr="3E7EF9FB">
              <w:rPr>
                <w:b/>
                <w:bCs/>
                <w:color w:val="1F1F1F"/>
              </w:rPr>
              <w:t>Total Project Expenditure</w:t>
            </w:r>
          </w:p>
        </w:tc>
        <w:tc>
          <w:tcPr>
            <w:tcW w:w="26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1353EC7B" ns2:textId="7C646B86" w:rsidR="3E7EF9FB" w:rsidRDefault="3E7EF9FB"/>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74AE2B08" ns2:textId="21A1B54C" w:rsidR="3E7EF9FB" w:rsidRDefault="3E7EF9FB"/>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460A1E28" ns2:textId="285C2C66" w:rsidR="3E7EF9FB" w:rsidRDefault="3E7EF9FB" w:rsidP="7DE9EF90">
            <w:pPr>
              <w:spacing w:before="0"/>
              <w:ind w:firstLine="0"/>
            </w:pPr>
            <w:r w:rsidRPr="3E7EF9FB">
              <w:rPr>
                <w:b/>
                <w:bCs/>
                <w:color w:val="1F1F1F"/>
              </w:rPr>
              <w:t>₱5,608.00</w:t>
            </w:r>
          </w:p>
        </w:tc>
      </w:tr>
    </w:tbl>
    <w:p ns2:paraId="25E30334" ns2:textId="39727A95" w:rsidR="3E7EF9FB" w:rsidRDefault="3E7EF9FB" w:rsidP="6D3AE9C8">
      <w:pPr>
        <w:ind w:firstLine="0"/>
        <w:rPr>
          <w:b/>
          <w:bCs/>
        </w:rPr>
      </w:pPr>
    </w:p>
    <w:p ns2:paraId="275E0635" ns2:textId="21682AB6" w:rsidR="36ACF904" w:rsidRDefault="36ACF904" w:rsidP="5ED10FEE">
      <w:pPr>
        <w:ind w:firstLine="0"/>
      </w:pPr>
      <w:r w:rsidRPr="5ED10FEE">
        <w:rPr>
          <w:b/>
          <w:bCs/>
        </w:rPr>
        <w:t>Appendix I: WORKPLAN TIMEFRAME</w:t>
      </w:r>
    </w:p>
    <w:tbl>
      <w:tblPr>
        <w:tblW w:w="0" w:type="auto"/>
        <w:tblLook w:val="06A0" w:firstRow="1" w:lastRow="0" w:firstColumn="1" w:lastColumn="0" w:noHBand="1" w:noVBand="1"/>
      </w:tblPr>
      <w:tblGrid>
        <w:gridCol w:w="3912"/>
        <w:gridCol w:w="2028"/>
        <w:gridCol w:w="2684"/>
      </w:tblGrid>
      <w:tr w:rsidR="5ED10FEE" ns2:paraId="2B49940F" ns2:textId="77777777" w:rsidTr="76625D3C">
        <w:trPr>
          <w:trHeight w:val="805"/>
        </w:trPr>
        <w:tc>
          <w:tcPr>
            <w:tcW w:w="3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6D4A74B5" ns2:textId="4684272F" w:rsidR="5ED10FEE" w:rsidRDefault="5ED10FEE" w:rsidP="76625D3C">
            <w:pPr>
              <w:spacing w:before="0"/>
              <w:ind w:firstLine="0"/>
              <w:rPr>
                <w:b/>
                <w:color w:val="1F1F1F"/>
              </w:rPr>
            </w:pPr>
            <w:r w:rsidRPr="5ED10FEE">
              <w:rPr>
                <w:b/>
                <w:bCs/>
                <w:color w:val="1F1F1F"/>
              </w:rPr>
              <w:t xml:space="preserve">Month </w:t>
            </w:r>
            <w:r w:rsidRPr="5ED10FEE">
              <w:rPr>
                <w:b/>
                <w:bCs/>
                <w:color w:val="1F1F1F"/>
              </w:rPr>
              <w:t>(2026)</w:t>
            </w:r>
          </w:p>
        </w:tc>
        <w:tc>
          <w:tcPr>
            <w:tcW w:w="20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0132EA4D" ns2:textId="4DAEF975" w:rsidR="5ED10FEE" w:rsidRDefault="5ED10FEE" w:rsidP="76625D3C">
            <w:pPr>
              <w:spacing w:before="0"/>
              <w:ind w:firstLine="0"/>
            </w:pPr>
            <w:r w:rsidRPr="5ED10FEE">
              <w:rPr>
                <w:b/>
                <w:bCs/>
                <w:color w:val="1F1F1F"/>
              </w:rPr>
              <w:t>Development Phase</w:t>
            </w:r>
          </w:p>
        </w:tc>
        <w:tc>
          <w:tcPr>
            <w:tcW w:w="26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561957C6" ns2:textId="79B249AF" w:rsidR="5ED10FEE" w:rsidRDefault="5ED10FEE" w:rsidP="76625D3C">
            <w:pPr>
              <w:spacing w:before="0"/>
              <w:ind w:firstLine="0"/>
            </w:pPr>
            <w:r w:rsidRPr="5ED10FEE">
              <w:rPr>
                <w:b/>
                <w:bCs/>
                <w:color w:val="1F1F1F"/>
              </w:rPr>
              <w:t>Specific Activities and Milestones</w:t>
            </w:r>
          </w:p>
        </w:tc>
      </w:tr>
      <w:tr w:rsidR="5ED10FEE" ns2:paraId="1BDEAD0C" ns2:textId="77777777" w:rsidTr="76625D3C">
        <w:trPr>
          <w:trHeight w:val="300"/>
        </w:trPr>
        <w:tc>
          <w:tcPr>
            <w:tcW w:w="3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69C31947" ns2:textId="2296382A" w:rsidR="5ED10FEE" w:rsidRDefault="5ED10FEE" w:rsidP="5ED10FEE">
            <w:pPr>
              <w:spacing w:before="0"/>
            </w:pPr>
            <w:r w:rsidRPr="5ED10FEE">
              <w:rPr>
                <w:b/>
                <w:bCs/>
                <w:color w:val="1F1F1F"/>
              </w:rPr>
              <w:t>July</w:t>
            </w:r>
          </w:p>
        </w:tc>
        <w:tc>
          <w:tcPr>
            <w:tcW w:w="20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5A823AA8" ns2:textId="662F8126" w:rsidR="5ED10FEE" w:rsidRDefault="5ED10FEE" w:rsidP="0875FF37">
            <w:pPr>
              <w:spacing w:before="0"/>
              <w:ind w:firstLine="0"/>
            </w:pPr>
            <w:r w:rsidRPr="5ED10FEE">
              <w:rPr>
                <w:color w:val="1F1F1F"/>
              </w:rPr>
              <w:t>Project Initiation &amp; Architecture Planning</w:t>
            </w:r>
          </w:p>
        </w:tc>
        <w:tc>
          <w:tcPr>
            <w:tcW w:w="26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7E2DF8EB" ns2:textId="1E345F98" w:rsidR="5ED10FEE" w:rsidRDefault="5ED10FEE" w:rsidP="0875FF37">
            <w:pPr>
              <w:spacing w:before="0"/>
              <w:ind w:firstLine="0"/>
            </w:pPr>
            <w:r w:rsidRPr="5ED10FEE">
              <w:rPr>
                <w:color w:val="1F1F1F"/>
              </w:rPr>
              <w:t xml:space="preserve">Formulated the initial development plan, finalized the conceptual framework, and </w:t>
            </w:r>
            <w:r w:rsidRPr="5ED10FEE">
              <w:rPr>
                <w:color w:val="1F1F1F"/>
              </w:rPr>
              <w:lastRenderedPageBreak/>
              <w:t>selected the modern technology stack (Flutter, Node.js, Python Flask, PostgreSQL) for the system architecture.</w:t>
            </w:r>
          </w:p>
        </w:tc>
      </w:tr>
      <w:tr w:rsidR="5ED10FEE" ns2:paraId="59FC5175" ns2:textId="77777777" w:rsidTr="76625D3C">
        <w:trPr>
          <w:trHeight w:val="300"/>
        </w:trPr>
        <w:tc>
          <w:tcPr>
            <w:tcW w:w="3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0DE4B3B4" ns2:textId="266A2CE0" w:rsidR="5ED10FEE" w:rsidRDefault="5ED10FEE" w:rsidP="5ED10FEE">
            <w:pPr>
              <w:spacing w:before="0"/>
            </w:pPr>
            <w:r w:rsidRPr="5ED10FEE">
              <w:rPr>
                <w:b/>
                <w:bCs/>
                <w:color w:val="1F1F1F"/>
              </w:rPr>
              <w:lastRenderedPageBreak/>
              <w:t>August</w:t>
            </w:r>
          </w:p>
        </w:tc>
        <w:tc>
          <w:tcPr>
            <w:tcW w:w="20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44861E8A" ns2:textId="3D9DFB29" w:rsidR="5ED10FEE" w:rsidRDefault="5ED10FEE" w:rsidP="0875FF37">
            <w:pPr>
              <w:spacing w:before="0"/>
              <w:ind w:firstLine="0"/>
            </w:pPr>
            <w:r w:rsidRPr="5ED10FEE">
              <w:rPr>
                <w:color w:val="1F1F1F"/>
              </w:rPr>
              <w:t>UI/UX Design &amp; Client Consultation</w:t>
            </w:r>
          </w:p>
        </w:tc>
        <w:tc>
          <w:tcPr>
            <w:tcW w:w="26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1B2BD85A" ns2:textId="5FD75933" w:rsidR="5ED10FEE" w:rsidRDefault="5ED10FEE" w:rsidP="0875FF37">
            <w:pPr>
              <w:spacing w:before="0"/>
              <w:ind w:firstLine="0"/>
            </w:pPr>
            <w:r w:rsidRPr="5ED10FEE">
              <w:rPr>
                <w:color w:val="1F1F1F"/>
              </w:rPr>
              <w:t xml:space="preserve">Initiated frontend development and designed the user interface layout. Conducted coordination meetings with GT LANTIN representatives to oversee project direction and ensure alignment with their </w:t>
            </w:r>
            <w:r w:rsidRPr="5ED10FEE">
              <w:rPr>
                <w:color w:val="1F1F1F"/>
              </w:rPr>
              <w:lastRenderedPageBreak/>
              <w:t>operational requirements.</w:t>
            </w:r>
          </w:p>
        </w:tc>
      </w:tr>
      <w:tr w:rsidR="5ED10FEE" ns2:paraId="24556092" ns2:textId="77777777" w:rsidTr="0875FF37">
        <w:trPr>
          <w:trHeight w:val="4733"/>
        </w:trPr>
        <w:tc>
          <w:tcPr>
            <w:tcW w:w="3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0A2CC5D5" ns2:textId="6CC490AE" w:rsidR="5ED10FEE" w:rsidRDefault="5ED10FEE" w:rsidP="5ED10FEE">
            <w:pPr>
              <w:spacing w:before="0"/>
            </w:pPr>
            <w:r w:rsidRPr="5ED10FEE">
              <w:rPr>
                <w:b/>
                <w:bCs/>
                <w:color w:val="1F1F1F"/>
              </w:rPr>
              <w:lastRenderedPageBreak/>
              <w:t>September</w:t>
            </w:r>
          </w:p>
        </w:tc>
        <w:tc>
          <w:tcPr>
            <w:tcW w:w="20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0CF048E1" ns2:textId="1B70FB8B" w:rsidR="5ED10FEE" w:rsidRDefault="5ED10FEE" w:rsidP="0875FF37">
            <w:pPr>
              <w:spacing w:before="0"/>
              <w:ind w:firstLine="0"/>
            </w:pPr>
            <w:r w:rsidRPr="5ED10FEE">
              <w:rPr>
                <w:color w:val="1F1F1F"/>
              </w:rPr>
              <w:t xml:space="preserve">System </w:t>
            </w:r>
            <w:r w:rsidR="0875FF37" w:rsidRPr="0875FF37">
              <w:rPr>
                <w:color w:val="1F1F1F"/>
              </w:rPr>
              <w:t>ntegration</w:t>
            </w:r>
            <w:r w:rsidRPr="5ED10FEE">
              <w:rPr>
                <w:color w:val="1F1F1F"/>
              </w:rPr>
              <w:t xml:space="preserve"> &amp; Evaluation</w:t>
            </w:r>
          </w:p>
        </w:tc>
        <w:tc>
          <w:tcPr>
            <w:tcW w:w="26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02EE18DC" ns2:textId="6C1DC7E1" w:rsidR="5ED10FEE" w:rsidRDefault="5ED10FEE" w:rsidP="0875FF37">
            <w:pPr>
              <w:spacing w:before="0"/>
              <w:ind w:firstLine="0"/>
            </w:pPr>
            <w:r w:rsidRPr="5ED10FEE">
              <w:rPr>
                <w:color w:val="1F1F1F"/>
              </w:rPr>
              <w:t>Successfully completed the development and integration of the frontend, backend, analytical engine, and database. Conducted comprehensive User Acceptance Testing (UAT) with end-users and technical evaluations with IT experts.</w:t>
            </w:r>
          </w:p>
        </w:tc>
      </w:tr>
      <w:tr w:rsidR="5ED10FEE" ns2:paraId="06F7C270" ns2:textId="77777777" w:rsidTr="76625D3C">
        <w:trPr>
          <w:trHeight w:val="300"/>
        </w:trPr>
        <w:tc>
          <w:tcPr>
            <w:tcW w:w="3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242BB16C" ns2:textId="1968C0BC" w:rsidR="5ED10FEE" w:rsidRDefault="5ED10FEE" w:rsidP="5ED10FEE">
            <w:pPr>
              <w:spacing w:before="0"/>
            </w:pPr>
            <w:r w:rsidRPr="5ED10FEE">
              <w:rPr>
                <w:b/>
                <w:bCs/>
                <w:color w:val="1F1F1F"/>
              </w:rPr>
              <w:lastRenderedPageBreak/>
              <w:t>October</w:t>
            </w:r>
          </w:p>
        </w:tc>
        <w:tc>
          <w:tcPr>
            <w:tcW w:w="20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5A3B0F9C" ns2:textId="1C570C02" w:rsidR="5ED10FEE" w:rsidRDefault="5ED10FEE" w:rsidP="0875FF37">
            <w:pPr>
              <w:spacing w:before="0"/>
              <w:ind w:firstLine="0"/>
            </w:pPr>
            <w:r w:rsidRPr="5ED10FEE">
              <w:rPr>
                <w:color w:val="1F1F1F"/>
              </w:rPr>
              <w:t>Deployment &amp; System Finalization</w:t>
            </w:r>
          </w:p>
        </w:tc>
        <w:tc>
          <w:tcPr>
            <w:tcW w:w="26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ns2:paraId="551C8FB2" ns2:textId="340D3185" w:rsidR="5ED10FEE" w:rsidRDefault="5ED10FEE" w:rsidP="0875FF37">
            <w:pPr>
              <w:spacing w:before="0"/>
              <w:ind w:firstLine="0"/>
            </w:pPr>
            <w:r w:rsidRPr="5ED10FEE">
              <w:rPr>
                <w:color w:val="1F1F1F"/>
              </w:rPr>
              <w:t>Procured Codex developer tools, Railway cloud hosting, and the system domain. Finalized the platform by polishing the user interface, securing system vulnerabilities, clearing legacy files, and preparing for the final defense.</w:t>
            </w:r>
          </w:p>
        </w:tc>
      </w:tr>
    </w:tbl>
    <w:p ns2:paraId="6F265988" ns2:textId="624677DA" w:rsidR="5ED10FEE" w:rsidRDefault="5ED10FEE" w:rsidP="5ED10FEE">
      <w:pPr>
        <w:ind w:firstLine="0"/>
        <w:rPr>
          <w:b/>
          <w:bCs/>
        </w:rPr>
      </w:pPr>
    </w:p>
    <w:p ns2:paraId="48AF4B90" ns2:textId="2405BD07" w:rsidR="18C0657A" w:rsidRDefault="18C0657A" w:rsidP="18C0657A">
      <w:pPr>
        <w:ind w:firstLine="0"/>
        <w:rPr>
          <w:b/>
          <w:bCs/>
        </w:rPr>
      </w:pPr>
    </w:p>
    <w:p ns2:paraId="0451C735" ns2:textId="28D8DEBD" w:rsidR="18C0657A" w:rsidRDefault="18C0657A" w:rsidP="18C0657A">
      <w:pPr>
        <w:ind w:firstLine="0"/>
        <w:rPr>
          <w:b/>
          <w:bCs/>
        </w:rPr>
      </w:pPr>
    </w:p>
    <w:p ns2:paraId="75980ED6" ns2:textId="12EFB034" w:rsidR="18C0657A" w:rsidRDefault="18C0657A" w:rsidP="18C0657A">
      <w:pPr>
        <w:ind w:firstLine="0"/>
        <w:rPr>
          <w:b/>
          <w:bCs/>
        </w:rPr>
      </w:pPr>
    </w:p>
    <w:p ns2:paraId="10462B06" ns2:textId="3EB3A029" w:rsidR="18C0657A" w:rsidRDefault="18C0657A" w:rsidP="18C0657A">
      <w:pPr>
        <w:ind w:firstLine="0"/>
        <w:rPr>
          <w:b/>
          <w:bCs/>
        </w:rPr>
      </w:pPr>
    </w:p>
    <w:p ns2:paraId="07F5D5A5" ns2:textId="151CEAD0" w:rsidR="18C0657A" w:rsidRDefault="18C0657A" w:rsidP="18C0657A">
      <w:pPr>
        <w:ind w:firstLine="0"/>
        <w:rPr>
          <w:b/>
          <w:bCs/>
        </w:rPr>
      </w:pPr>
    </w:p>
    <w:p ns2:paraId="3DFB8BB2" ns2:textId="5E065E1C" w:rsidR="18C0657A" w:rsidRDefault="18C0657A" w:rsidP="18C0657A">
      <w:pPr>
        <w:ind w:firstLine="0"/>
        <w:rPr>
          <w:b/>
          <w:bCs/>
        </w:rPr>
      </w:pPr>
    </w:p>
    <w:p ns2:paraId="3DB48E63" ns2:textId="7C0E442B" w:rsidR="4EED4657" w:rsidRDefault="4F76329F" w:rsidP="2CACD6FD">
      <w:pPr>
        <w:ind w:firstLine="0"/>
      </w:pPr>
      <w:r w:rsidRPr="67E6A6F7">
        <w:rPr>
          <w:b/>
          <w:bCs/>
        </w:rPr>
        <w:t>Appendix J: CV OF EXTERNAL EXPERTS</w:t>
      </w:r>
    </w:p>
    <w:p ns2:paraId="5C3670F6" ns2:textId="14F12947" w:rsidR="135781A3" w:rsidRDefault="2DEF9B75" w:rsidP="135781A3">
      <w:pPr>
        <w:ind w:firstLine="0"/>
      </w:pPr>
      <w:r w:rsidRPr="03268402">
        <w:rPr>
          <w:b/>
          <w:bCs/>
        </w:rPr>
        <w:t>Norman Atienza</w:t>
      </w:r>
    </w:p>
    <w:p ns2:paraId="44B4A2D1" ns2:textId="64C7B24E" w:rsidR="2DEF9B75" w:rsidRDefault="2DEF9B75" w:rsidP="03268402">
      <w:pPr>
        <w:ind w:firstLine="0"/>
        <w:rPr>
          <w:b/>
          <w:bCs/>
        </w:rPr>
      </w:pPr>
      <w:r>
        <w:rPr>
          <w:noProof/>
        </w:rPr>
        <w:drawing>
          <ns3:inline distT="0" distB="0" distL="0" distR="0" ns4:anchorId="4760E40F" ns4:editId="385CFD67">
            <ns3:extent cx="2326569" cy="3011468"/>
            <ns3:effectExtent l="0" t="0" r="0" b="0"/>
            <ns3:docPr id="60420184" name="drawing"/>
            <ns3:cNvGraphicFramePr>
              <ns5:graphicFrameLocks noChangeAspect="1"/>
            </ns3:cNvGraphicFramePr>
            <ns5:graphic>
              <ns5:graphicData uri="http://schemas.openxmlformats.org/drawingml/2006/picture">
                <ns6:pic>
                  <ns6:nvPicPr>
                    <ns6:cNvPr id="60420184" name="Picture 60420184"/>
                    <ns6:cNvPicPr/>
                  </ns6:nvPicPr>
                  <ns6:blipFill>
                    <ns5:blip ns7:embed="rId123">
                      <ns5:extLst>
                        <ns5:ext uri="{28A0092B-C50C-407E-A947-70E740481C1C}">
                          <ns8:useLocalDpi/>
                        </ns5:ext>
                      </ns5:extLst>
                    </ns5:blip>
                    <ns5:stretch>
                      <ns5:fillRect/>
                    </ns5:stretch>
                  </ns6:blipFill>
                  <ns6:spPr>
                    <ns5:xfrm>
                      <ns5:off x="0" y="0"/>
                      <ns5:ext cx="2326569" cy="3011468"/>
                    </ns5:xfrm>
                    <ns5:prstGeom prst="rect">
                      <ns5:avLst/>
                    </ns5:prstGeom>
                  </ns6:spPr>
                </ns6:pic>
              </ns5:graphicData>
            </ns5:graphic>
          </ns3:inline>
        </w:drawing>
      </w:r>
      <w:r>
        <w:rPr>
          <w:noProof/>
        </w:rPr>
        <w:drawing>
          <ns3:inline distT="0" distB="0" distL="0" distR="0" ns4:anchorId="4530D3B6" ns4:editId="6F362126">
            <ns3:extent cx="2311809" cy="2992364"/>
            <ns3:effectExtent l="0" t="0" r="0" b="0"/>
            <ns3:docPr id="527168620" name="drawing"/>
            <ns3:cNvGraphicFramePr>
              <ns5:graphicFrameLocks noChangeAspect="1"/>
            </ns3:cNvGraphicFramePr>
            <ns5:graphic>
              <ns5:graphicData uri="http://schemas.openxmlformats.org/drawingml/2006/picture">
                <ns6:pic>
                  <ns6:nvPicPr>
                    <ns6:cNvPr id="527168620" name="Picture 527168620"/>
                    <ns6:cNvPicPr/>
                  </ns6:nvPicPr>
                  <ns6:blipFill>
                    <ns5:blip ns7:embed="rId124">
                      <ns5:extLst>
                        <ns5:ext uri="{28A0092B-C50C-407E-A947-70E740481C1C}">
                          <ns8:useLocalDpi/>
                        </ns5:ext>
                      </ns5:extLst>
                    </ns5:blip>
                    <ns5:stretch>
                      <ns5:fillRect/>
                    </ns5:stretch>
                  </ns6:blipFill>
                  <ns6:spPr>
                    <ns5:xfrm>
                      <ns5:off x="0" y="0"/>
                      <ns5:ext cx="2311809" cy="2992364"/>
                    </ns5:xfrm>
                    <ns5:prstGeom prst="rect">
                      <ns5:avLst/>
                    </ns5:prstGeom>
                  </ns6:spPr>
                </ns6:pic>
              </ns5:graphicData>
            </ns5:graphic>
          </ns3:inline>
        </w:drawing>
      </w:r>
    </w:p>
    <w:p ns2:paraId="749D3A67" ns2:textId="3AB1410E" w:rsidR="18C0657A" w:rsidRDefault="18C0657A" w:rsidP="18C0657A">
      <w:pPr>
        <w:ind w:firstLine="0"/>
        <w:rPr>
          <w:b/>
          <w:bCs/>
        </w:rPr>
      </w:pPr>
    </w:p>
    <w:p ns2:paraId="25296496" ns2:textId="3EDF153F" w:rsidR="45B5F4DA" w:rsidRDefault="45B5F4DA" w:rsidP="45B5F4DA">
      <w:pPr>
        <w:ind w:firstLine="0"/>
        <w:rPr>
          <w:b/>
          <w:bCs/>
        </w:rPr>
      </w:pPr>
    </w:p>
    <w:p ns2:paraId="37E5460D" ns2:textId="3873AF14" w:rsidR="45B5F4DA" w:rsidRDefault="45B5F4DA" w:rsidP="45B5F4DA">
      <w:pPr>
        <w:ind w:firstLine="0"/>
        <w:rPr>
          <w:b/>
          <w:bCs/>
        </w:rPr>
      </w:pPr>
    </w:p>
    <w:p ns2:paraId="31EFD534" ns2:textId="55A4EAF9" w:rsidR="45B5F4DA" w:rsidRDefault="45B5F4DA" w:rsidP="45B5F4DA">
      <w:pPr>
        <w:ind w:firstLine="0"/>
        <w:rPr>
          <w:b/>
          <w:bCs/>
        </w:rPr>
      </w:pPr>
    </w:p>
    <w:p ns2:paraId="373B872A" ns2:textId="6B292D09" w:rsidR="45B5F4DA" w:rsidRDefault="45B5F4DA" w:rsidP="45B5F4DA">
      <w:pPr>
        <w:ind w:firstLine="0"/>
        <w:rPr>
          <w:b/>
          <w:bCs/>
        </w:rPr>
      </w:pPr>
    </w:p>
    <w:p ns2:paraId="695E5BB2" ns2:textId="380195C4" w:rsidR="19AC4D43" w:rsidRDefault="19AC4D43" w:rsidP="45B5F4DA">
      <w:pPr>
        <w:ind w:firstLine="0"/>
      </w:pPr>
      <w:r w:rsidRPr="45B5F4DA">
        <w:rPr>
          <w:b/>
          <w:bCs/>
        </w:rPr>
        <w:t>Rene Makalintal</w:t>
      </w:r>
    </w:p>
    <w:p ns2:paraId="0818456E" ns2:textId="208A6E16" w:rsidR="18C0657A" w:rsidRDefault="19AC4D43" w:rsidP="18C0657A">
      <w:pPr>
        <w:ind w:firstLine="0"/>
        <w:rPr>
          <w:b/>
          <w:bCs/>
        </w:rPr>
      </w:pPr>
      <w:r>
        <w:rPr>
          <w:noProof/>
        </w:rPr>
        <w:drawing>
          <ns3:inline distT="0" distB="0" distL="0" distR="0" ns4:anchorId="0336734E" ns4:editId="61225C91">
            <ns3:extent cx="1969746" cy="2787650"/>
            <ns3:effectExtent l="0" t="0" r="0" b="0"/>
            <ns3:docPr id="1963619508" name="drawing"/>
            <ns3:cNvGraphicFramePr>
              <ns5:graphicFrameLocks noChangeAspect="1"/>
            </ns3:cNvGraphicFramePr>
            <ns5:graphic>
              <ns5:graphicData uri="http://schemas.openxmlformats.org/drawingml/2006/picture">
                <ns6:pic>
                  <ns6:nvPicPr>
                    <ns6:cNvPr id="485858503" name="Picture 485858503"/>
                    <ns6:cNvPicPr/>
                  </ns6:nvPicPr>
                  <ns6:blipFill>
                    <ns5:blip ns7:embed="rId125">
                      <ns5:extLst>
                        <ns5:ext uri="{28A0092B-C50C-407E-A947-70E740481C1C}">
                          <ns8:useLocalDpi/>
                        </ns5:ext>
                      </ns5:extLst>
                    </ns5:blip>
                    <ns5:stretch>
                      <ns5:fillRect/>
                    </ns5:stretch>
                  </ns6:blipFill>
                  <ns6:spPr>
                    <ns5:xfrm>
                      <ns5:off x="0" y="0"/>
                      <ns5:ext cx="1969746" cy="2787650"/>
                    </ns5:xfrm>
                    <ns5:prstGeom prst="rect">
                      <ns5:avLst/>
                    </ns5:prstGeom>
                  </ns6:spPr>
                </ns6:pic>
              </ns5:graphicData>
            </ns5:graphic>
          </ns3:inline>
        </w:drawing>
      </w:r>
      <w:r>
        <w:rPr>
          <w:noProof/>
        </w:rPr>
        <w:drawing>
          <ns3:inline distT="0" distB="0" distL="0" distR="0" ns4:anchorId="11BEDAAD" ns4:editId="4B82E948">
            <ns3:extent cx="1948779" cy="2757976"/>
            <ns3:effectExtent l="0" t="0" r="0" b="0"/>
            <ns3:docPr id="1275213996" name="drawing"/>
            <ns3:cNvGraphicFramePr>
              <ns5:graphicFrameLocks noChangeAspect="1"/>
            </ns3:cNvGraphicFramePr>
            <ns5:graphic>
              <ns5:graphicData uri="http://schemas.openxmlformats.org/drawingml/2006/picture">
                <ns6:pic>
                  <ns6:nvPicPr>
                    <ns6:cNvPr id="315750648" name="Picture 315750648"/>
                    <ns6:cNvPicPr/>
                  </ns6:nvPicPr>
                  <ns6:blipFill>
                    <ns5:blip ns7:embed="rId126">
                      <ns5:extLst>
                        <ns5:ext uri="{28A0092B-C50C-407E-A947-70E740481C1C}">
                          <ns8:useLocalDpi/>
                        </ns5:ext>
                      </ns5:extLst>
                    </ns5:blip>
                    <ns5:stretch>
                      <ns5:fillRect/>
                    </ns5:stretch>
                  </ns6:blipFill>
                  <ns6:spPr>
                    <ns5:xfrm>
                      <ns5:off x="0" y="0"/>
                      <ns5:ext cx="1948779" cy="2757976"/>
                    </ns5:xfrm>
                    <ns5:prstGeom prst="rect">
                      <ns5:avLst/>
                    </ns5:prstGeom>
                  </ns6:spPr>
                </ns6:pic>
              </ns5:graphicData>
            </ns5:graphic>
          </ns3:inline>
        </w:drawing>
      </w:r>
    </w:p>
    <w:p ns2:paraId="0AEF276D" ns2:textId="5FD9BD52" w:rsidR="19AC4D43" w:rsidRDefault="19AC4D43" w:rsidP="555DEAFB">
      <w:pPr>
        <w:ind w:firstLine="0"/>
        <w:rPr>
          <w:b/>
          <w:bCs/>
        </w:rPr>
      </w:pPr>
      <w:r>
        <w:rPr>
          <w:noProof/>
        </w:rPr>
        <w:lastRenderedPageBreak/>
        <w:drawing>
          <ns3:inline distT="0" distB="0" distL="0" distR="0" ns4:anchorId="506C87D1" ns4:editId="3A9262CB">
            <ns3:extent cx="1910185" cy="2703357"/>
            <ns3:effectExtent l="0" t="0" r="0" b="0"/>
            <ns3:docPr id="1712172720" name="drawing"/>
            <ns3:cNvGraphicFramePr>
              <ns5:graphicFrameLocks noChangeAspect="1"/>
            </ns3:cNvGraphicFramePr>
            <ns5:graphic>
              <ns5:graphicData uri="http://schemas.openxmlformats.org/drawingml/2006/picture">
                <ns6:pic>
                  <ns6:nvPicPr>
                    <ns6:cNvPr id="840250662" name="Picture 840250662"/>
                    <ns6:cNvPicPr/>
                  </ns6:nvPicPr>
                  <ns6:blipFill>
                    <ns5:blip ns7:embed="rId127">
                      <ns5:extLst>
                        <ns5:ext uri="{28A0092B-C50C-407E-A947-70E740481C1C}">
                          <ns8:useLocalDpi/>
                        </ns5:ext>
                      </ns5:extLst>
                    </ns5:blip>
                    <ns5:stretch>
                      <ns5:fillRect/>
                    </ns5:stretch>
                  </ns6:blipFill>
                  <ns6:spPr>
                    <ns5:xfrm>
                      <ns5:off x="0" y="0"/>
                      <ns5:ext cx="1910185" cy="2703357"/>
                    </ns5:xfrm>
                    <ns5:prstGeom prst="rect">
                      <ns5:avLst/>
                    </ns5:prstGeom>
                  </ns6:spPr>
                </ns6:pic>
              </ns5:graphicData>
            </ns5:graphic>
          </ns3:inline>
        </w:drawing>
      </w:r>
    </w:p>
    <w:p ns2:paraId="07D0D641" ns2:textId="04920973" w:rsidR="18C0657A" w:rsidRDefault="18C0657A" w:rsidP="18C0657A">
      <w:pPr>
        <w:ind w:firstLine="0"/>
        <w:rPr>
          <w:b/>
          <w:bCs/>
        </w:rPr>
      </w:pPr>
    </w:p>
    <w:p ns2:paraId="67C5EE5A" ns2:textId="246FB13D" w:rsidR="02FF9790" w:rsidRDefault="02FF9790" w:rsidP="02FF9790">
      <w:pPr>
        <w:spacing w:before="0"/>
        <w:ind w:firstLine="0"/>
        <w:rPr>
          <w:color w:val="1F1F1F"/>
        </w:rPr>
      </w:pPr>
    </w:p>
    <w:p ns2:paraId="1E80D4B5" ns2:textId="11EF1EA1" w:rsidR="79568518" w:rsidRDefault="19AC4D43" w:rsidP="555DEAFB">
      <w:pPr>
        <w:ind w:firstLine="0"/>
        <w:jc w:val="left"/>
      </w:pPr>
      <w:r w:rsidRPr="1C033D13">
        <w:rPr>
          <w:b/>
          <w:bCs/>
        </w:rPr>
        <w:t>Maria Criselda Tapic</w:t>
      </w:r>
    </w:p>
    <w:p ns2:paraId="670D7308" ns2:textId="309D911A" w:rsidR="66AEB4AC" w:rsidRDefault="19AC4D43" w:rsidP="1C033D13">
      <w:pPr>
        <w:ind w:firstLine="0"/>
        <w:jc w:val="left"/>
        <w:rPr>
          <w:b/>
          <w:bCs/>
        </w:rPr>
      </w:pPr>
      <w:r>
        <w:rPr>
          <w:noProof/>
        </w:rPr>
        <w:lastRenderedPageBreak/>
        <w:drawing>
          <ns3:inline distT="0" distB="0" distL="0" distR="0" ns4:anchorId="20BCD9FA" ns4:editId="31DA63EF">
            <ns3:extent cx="2224768" cy="2879700"/>
            <ns3:effectExtent l="0" t="0" r="0" b="0"/>
            <ns3:docPr id="1517563608" name="drawing"/>
            <ns3:cNvGraphicFramePr>
              <ns5:graphicFrameLocks noChangeAspect="1"/>
            </ns3:cNvGraphicFramePr>
            <ns5:graphic>
              <ns5:graphicData uri="http://schemas.openxmlformats.org/drawingml/2006/picture">
                <ns6:pic>
                  <ns6:nvPicPr>
                    <ns6:cNvPr id="411178078" name="Picture 411178078"/>
                    <ns6:cNvPicPr/>
                  </ns6:nvPicPr>
                  <ns6:blipFill>
                    <ns5:blip ns7:embed="rId128">
                      <ns5:extLst>
                        <ns5:ext uri="{28A0092B-C50C-407E-A947-70E740481C1C}">
                          <ns8:useLocalDpi/>
                        </ns5:ext>
                      </ns5:extLst>
                    </ns5:blip>
                    <ns5:stretch>
                      <ns5:fillRect/>
                    </ns5:stretch>
                  </ns6:blipFill>
                  <ns6:spPr>
                    <ns5:xfrm>
                      <ns5:off x="0" y="0"/>
                      <ns5:ext cx="2224768" cy="2879700"/>
                    </ns5:xfrm>
                    <ns5:prstGeom prst="rect">
                      <ns5:avLst/>
                    </ns5:prstGeom>
                  </ns6:spPr>
                </ns6:pic>
              </ns5:graphicData>
            </ns5:graphic>
          </ns3:inline>
        </w:drawing>
      </w:r>
      <w:r>
        <w:rPr>
          <w:noProof/>
        </w:rPr>
        <w:drawing>
          <ns3:inline distT="0" distB="0" distL="0" distR="0" ns4:anchorId="1773339A" ns4:editId="09D33D16">
            <ns3:extent cx="2175428" cy="2815835"/>
            <ns3:effectExtent l="0" t="0" r="0" b="0"/>
            <ns3:docPr id="505097268" name="drawing"/>
            <ns3:cNvGraphicFramePr>
              <ns5:graphicFrameLocks noChangeAspect="1"/>
            </ns3:cNvGraphicFramePr>
            <ns5:graphic>
              <ns5:graphicData uri="http://schemas.openxmlformats.org/drawingml/2006/picture">
                <ns6:pic>
                  <ns6:nvPicPr>
                    <ns6:cNvPr id="505097268" name="Picture 505097268"/>
                    <ns6:cNvPicPr/>
                  </ns6:nvPicPr>
                  <ns6:blipFill>
                    <ns5:blip ns7:embed="rId129">
                      <ns5:extLst>
                        <ns5:ext uri="{28A0092B-C50C-407E-A947-70E740481C1C}">
                          <ns8:useLocalDpi/>
                        </ns5:ext>
                      </ns5:extLst>
                    </ns5:blip>
                    <ns5:stretch>
                      <ns5:fillRect/>
                    </ns5:stretch>
                  </ns6:blipFill>
                  <ns6:spPr>
                    <ns5:xfrm>
                      <ns5:off x="0" y="0"/>
                      <ns5:ext cx="2175428" cy="2815835"/>
                    </ns5:xfrm>
                    <ns5:prstGeom prst="rect">
                      <ns5:avLst/>
                    </ns5:prstGeom>
                  </ns6:spPr>
                </ns6:pic>
              </ns5:graphicData>
            </ns5:graphic>
          </ns3:inline>
        </w:drawing>
      </w:r>
    </w:p>
    <w:p ns2:paraId="00900A44" ns2:textId="6C958A65" w:rsidR="66AEB4AC" w:rsidRDefault="66AEB4AC" w:rsidP="1C033D13">
      <w:pPr>
        <w:ind w:firstLine="0"/>
        <w:jc w:val="left"/>
        <w:rPr>
          <w:b/>
          <w:bCs/>
        </w:rPr>
      </w:pPr>
    </w:p>
    <w:p ns2:paraId="381CDF07" ns2:textId="2181BAC6" w:rsidR="66AEB4AC" w:rsidRDefault="66AEB4AC" w:rsidP="11E12099">
      <w:pPr>
        <w:ind w:firstLine="0"/>
        <w:jc w:val="left"/>
        <w:rPr>
          <w:b/>
          <w:bCs/>
        </w:rPr>
      </w:pPr>
    </w:p>
    <w:p ns2:paraId="6A403216" ns2:textId="06E43A65" w:rsidR="66AEB4AC" w:rsidRDefault="66AEB4AC" w:rsidP="11E12099">
      <w:pPr>
        <w:ind w:firstLine="0"/>
        <w:jc w:val="left"/>
        <w:rPr>
          <w:b/>
          <w:bCs/>
        </w:rPr>
      </w:pPr>
    </w:p>
    <w:p ns2:paraId="396BE9E6" ns2:textId="185D6009" w:rsidR="66AEB4AC" w:rsidRDefault="66AEB4AC" w:rsidP="11E12099">
      <w:pPr>
        <w:ind w:firstLine="0"/>
        <w:jc w:val="left"/>
        <w:rPr>
          <w:b/>
          <w:bCs/>
        </w:rPr>
      </w:pPr>
    </w:p>
    <w:p ns2:paraId="52330188" ns2:textId="246B6C53" w:rsidR="66AEB4AC" w:rsidRDefault="66AEB4AC" w:rsidP="11E12099">
      <w:pPr>
        <w:ind w:firstLine="0"/>
        <w:jc w:val="left"/>
        <w:rPr>
          <w:b/>
          <w:bCs/>
        </w:rPr>
      </w:pPr>
    </w:p>
    <w:p ns2:paraId="1C8DD7F4" ns2:textId="6E9DA530" w:rsidR="66AEB4AC" w:rsidRDefault="66AEB4AC" w:rsidP="11E12099">
      <w:pPr>
        <w:ind w:firstLine="0"/>
        <w:jc w:val="left"/>
        <w:rPr>
          <w:b/>
          <w:bCs/>
        </w:rPr>
      </w:pPr>
    </w:p>
    <w:p ns2:paraId="3E770838" ns2:textId="50358CFB" w:rsidR="66AEB4AC" w:rsidRDefault="66AEB4AC" w:rsidP="11E12099">
      <w:pPr>
        <w:ind w:firstLine="0"/>
        <w:jc w:val="left"/>
        <w:rPr>
          <w:b/>
          <w:bCs/>
        </w:rPr>
      </w:pPr>
    </w:p>
    <w:p ns2:paraId="5F36BBB5" ns2:textId="3F3850AB" w:rsidR="66AEB4AC" w:rsidRDefault="19AC4D43" w:rsidP="11E12099">
      <w:pPr>
        <w:ind w:firstLine="0"/>
        <w:jc w:val="left"/>
      </w:pPr>
      <w:r w:rsidRPr="1C033D13">
        <w:rPr>
          <w:b/>
          <w:bCs/>
        </w:rPr>
        <w:t>Jann Rose Tiongco</w:t>
      </w:r>
    </w:p>
    <w:p ns2:paraId="0A3980A4" ns2:textId="7B588AD9" w:rsidR="409DCB2A" w:rsidRPr="002A4716" w:rsidRDefault="19AC4D43" w:rsidP="11E12099">
      <w:pPr>
        <w:jc w:val="left"/>
        <w:rPr>
          <w:b/>
        </w:rPr>
      </w:pPr>
      <w:r>
        <w:rPr>
          <w:noProof/>
        </w:rPr>
        <w:lastRenderedPageBreak/>
        <w:drawing>
          <ns3:inline distT="0" distB="0" distL="0" distR="0" ns4:anchorId="4F662C13" ns4:editId="49606662">
            <ns3:extent cx="1288571" cy="1995207"/>
            <ns3:effectExtent l="0" t="0" r="0" b="0"/>
            <ns3:docPr id="1022199804" name="drawing"/>
            <ns3:cNvGraphicFramePr>
              <ns5:graphicFrameLocks noChangeAspect="1"/>
            </ns3:cNvGraphicFramePr>
            <ns5:graphic>
              <ns5:graphicData uri="http://schemas.openxmlformats.org/drawingml/2006/picture">
                <ns6:pic>
                  <ns6:nvPicPr>
                    <ns6:cNvPr id="1065554758" name="Picture 1065554758"/>
                    <ns6:cNvPicPr/>
                  </ns6:nvPicPr>
                  <ns6:blipFill>
                    <ns5:blip ns7:embed="rId130">
                      <ns5:extLst>
                        <ns5:ext uri="{28A0092B-C50C-407E-A947-70E740481C1C}">
                          <ns8:useLocalDpi/>
                        </ns5:ext>
                      </ns5:extLst>
                    </ns5:blip>
                    <ns5:stretch>
                      <ns5:fillRect/>
                    </ns5:stretch>
                  </ns6:blipFill>
                  <ns6:spPr>
                    <ns5:xfrm>
                      <ns5:off x="0" y="0"/>
                      <ns5:ext cx="1288571" cy="1995207"/>
                    </ns5:xfrm>
                    <ns5:prstGeom prst="rect">
                      <ns5:avLst/>
                    </ns5:prstGeom>
                  </ns6:spPr>
                </ns6:pic>
              </ns5:graphicData>
            </ns5:graphic>
          </ns3:inline>
        </w:drawing>
      </w:r>
      <w:r>
        <w:rPr>
          <w:noProof/>
        </w:rPr>
        <w:drawing>
          <ns3:inline distT="0" distB="0" distL="0" distR="0" ns4:anchorId="70F08064" ns4:editId="43028E20">
            <ns3:extent cx="1252939" cy="1940035"/>
            <ns3:effectExtent l="0" t="0" r="0" b="0"/>
            <ns3:docPr id="366556171" name="drawing"/>
            <ns3:cNvGraphicFramePr>
              <ns5:graphicFrameLocks noChangeAspect="1"/>
            </ns3:cNvGraphicFramePr>
            <ns5:graphic>
              <ns5:graphicData uri="http://schemas.openxmlformats.org/drawingml/2006/picture">
                <ns6:pic>
                  <ns6:nvPicPr>
                    <ns6:cNvPr id="366556171" name="Picture 366556171"/>
                    <ns6:cNvPicPr/>
                  </ns6:nvPicPr>
                  <ns6:blipFill>
                    <ns5:blip ns7:embed="rId131">
                      <ns5:extLst>
                        <ns5:ext uri="{28A0092B-C50C-407E-A947-70E740481C1C}">
                          <ns8:useLocalDpi/>
                        </ns5:ext>
                      </ns5:extLst>
                    </ns5:blip>
                    <ns5:stretch>
                      <ns5:fillRect/>
                    </ns5:stretch>
                  </ns6:blipFill>
                  <ns6:spPr>
                    <ns5:xfrm>
                      <ns5:off x="0" y="0"/>
                      <ns5:ext cx="1252939" cy="1940035"/>
                    </ns5:xfrm>
                    <ns5:prstGeom prst="rect">
                      <ns5:avLst/>
                    </ns5:prstGeom>
                  </ns6:spPr>
                </ns6:pic>
              </ns5:graphicData>
            </ns5:graphic>
          </ns3:inline>
        </w:drawing>
      </w:r>
    </w:p>
    <w:p ns2:paraId="2513A543" ns2:textId="47F3A118" w:rsidR="409DCB2A" w:rsidRPr="002A4716" w:rsidRDefault="409DCB2A" w:rsidP="7EDACE8C">
      <w:pPr>
        <w:ind w:firstLine="0"/>
        <w:jc w:val="left"/>
        <w:rPr>
          <w:b/>
        </w:rPr>
      </w:pPr>
    </w:p>
    <w:p ns2:paraId="6DAB465C" ns2:textId="11B96F1C" w:rsidR="409DCB2A" w:rsidRPr="002A4716" w:rsidRDefault="19AC4D43" w:rsidP="7EDACE8C">
      <w:pPr>
        <w:jc w:val="left"/>
        <w:rPr>
          <w:b/>
        </w:rPr>
      </w:pPr>
      <w:r>
        <w:rPr>
          <w:noProof/>
        </w:rPr>
        <w:drawing>
          <ns3:inline distT="0" distB="0" distL="0" distR="0" ns4:anchorId="4D0FD0E9" ns4:editId="75175AA4">
            <ns3:extent cx="1077061" cy="1667707"/>
            <ns3:effectExtent l="0" t="0" r="0" b="0"/>
            <ns3:docPr id="2124286848" name="drawing"/>
            <ns3:cNvGraphicFramePr>
              <ns5:graphicFrameLocks noChangeAspect="1"/>
            </ns3:cNvGraphicFramePr>
            <ns5:graphic>
              <ns5:graphicData uri="http://schemas.openxmlformats.org/drawingml/2006/picture">
                <ns6:pic>
                  <ns6:nvPicPr>
                    <ns6:cNvPr id="222361912" name="Picture 222361912"/>
                    <ns6:cNvPicPr/>
                  </ns6:nvPicPr>
                  <ns6:blipFill>
                    <ns5:blip ns7:embed="rId132">
                      <ns5:extLst>
                        <ns5:ext uri="{28A0092B-C50C-407E-A947-70E740481C1C}">
                          <ns8:useLocalDpi/>
                        </ns5:ext>
                      </ns5:extLst>
                    </ns5:blip>
                    <ns5:stretch>
                      <ns5:fillRect/>
                    </ns5:stretch>
                  </ns6:blipFill>
                  <ns6:spPr>
                    <ns5:xfrm>
                      <ns5:off x="0" y="0"/>
                      <ns5:ext cx="1077061" cy="1667707"/>
                    </ns5:xfrm>
                    <ns5:prstGeom prst="rect">
                      <ns5:avLst/>
                    </ns5:prstGeom>
                  </ns6:spPr>
                </ns6:pic>
              </ns5:graphicData>
            </ns5:graphic>
          </ns3:inline>
        </w:drawing>
      </w:r>
      <w:r>
        <w:rPr>
          <w:noProof/>
        </w:rPr>
        <w:drawing>
          <ns3:inline distT="0" distB="0" distL="0" distR="0" ns4:anchorId="0715DCAD" ns4:editId="263F873A">
            <ns3:extent cx="1144344" cy="1762412"/>
            <ns3:effectExtent l="0" t="0" r="0" b="0"/>
            <ns3:docPr id="1126759711" name="drawing"/>
            <ns3:cNvGraphicFramePr>
              <ns5:graphicFrameLocks noChangeAspect="1"/>
            </ns3:cNvGraphicFramePr>
            <ns5:graphic>
              <ns5:graphicData uri="http://schemas.openxmlformats.org/drawingml/2006/picture">
                <ns6:pic>
                  <ns6:nvPicPr>
                    <ns6:cNvPr id="1255167987" name="Picture 1255167987"/>
                    <ns6:cNvPicPr/>
                  </ns6:nvPicPr>
                  <ns6:blipFill>
                    <ns5:blip ns7:embed="rId133">
                      <ns5:extLst>
                        <ns5:ext uri="{28A0092B-C50C-407E-A947-70E740481C1C}">
                          <ns8:useLocalDpi/>
                        </ns5:ext>
                      </ns5:extLst>
                    </ns5:blip>
                    <ns5:stretch>
                      <ns5:fillRect/>
                    </ns5:stretch>
                  </ns6:blipFill>
                  <ns6:spPr>
                    <ns5:xfrm>
                      <ns5:off x="0" y="0"/>
                      <ns5:ext cx="1144344" cy="1762412"/>
                    </ns5:xfrm>
                    <ns5:prstGeom prst="rect">
                      <ns5:avLst/>
                    </ns5:prstGeom>
                  </ns6:spPr>
                </ns6:pic>
              </ns5:graphicData>
            </ns5:graphic>
          </ns3:inline>
        </w:drawing>
      </w:r>
    </w:p>
    <w:p ns2:paraId="55B37495" ns2:textId="7ACB050A" w:rsidR="409DCB2A" w:rsidRPr="002A4716" w:rsidRDefault="409DCB2A" w:rsidP="409DCB2A">
      <w:pPr>
        <w:jc w:val="center"/>
      </w:pPr>
    </w:p>
    <w:p ns2:paraId="65AB4CBF" ns2:textId="3A7C71C0" w:rsidR="409DCB2A" w:rsidRPr="002A4716" w:rsidRDefault="409DCB2A" w:rsidP="409DCB2A">
      <w:pPr>
        <w:jc w:val="center"/>
        <w:rPr>
          <w:b/>
        </w:rPr>
      </w:pPr>
    </w:p>
    <w:p ns2:paraId="41AA2BB5" ns2:textId="2FE1C085" w:rsidR="409DCB2A" w:rsidRPr="002A4716" w:rsidRDefault="409DCB2A" w:rsidP="409DCB2A">
      <w:pPr>
        <w:jc w:val="center"/>
        <w:rPr>
          <w:b/>
          <w:bCs/>
          <w:szCs w:val="26"/>
        </w:rPr>
      </w:pPr>
    </w:p>
    <w:p ns2:paraId="1A8ECDF5" ns2:textId="1BB11711" w:rsidR="409DCB2A" w:rsidRPr="002A4716" w:rsidRDefault="409DCB2A" w:rsidP="409DCB2A">
      <w:pPr>
        <w:jc w:val="center"/>
        <w:rPr>
          <w:b/>
          <w:bCs/>
          <w:szCs w:val="26"/>
        </w:rPr>
      </w:pPr>
    </w:p>
    <w:p ns2:paraId="2969ADA1" ns2:textId="3CE25759" w:rsidR="409DCB2A" w:rsidRPr="002A4716" w:rsidRDefault="19AC4D43" w:rsidP="7EDACE8C">
      <w:pPr>
        <w:jc w:val="left"/>
        <w:rPr>
          <w:b/>
        </w:rPr>
      </w:pPr>
      <w:r w:rsidRPr="57F24A76">
        <w:rPr>
          <w:b/>
          <w:bCs/>
        </w:rPr>
        <w:lastRenderedPageBreak/>
        <w:t>Fredric Ivan Salenga</w:t>
      </w:r>
    </w:p>
    <w:p ns2:paraId="453C23BE" ns2:textId="476AE9D6" w:rsidR="409DCB2A" w:rsidRPr="002A4716" w:rsidRDefault="026ED66F" w:rsidP="409DCB2A">
      <w:pPr>
        <w:jc w:val="center"/>
        <w:rPr>
          <w:b/>
        </w:rPr>
      </w:pPr>
      <w:r>
        <w:rPr>
          <w:noProof/>
        </w:rPr>
        <w:drawing>
          <ns3:inline distT="0" distB="0" distL="0" distR="0" ns4:anchorId="2E1B100C" ns4:editId="7C1463CC">
            <ns3:extent cx="4238625" cy="5486400"/>
            <ns3:effectExtent l="0" t="0" r="0" b="0"/>
            <ns3:docPr id="1983663958" name="drawing"/>
            <ns3:cNvGraphicFramePr>
              <ns5:graphicFrameLocks noChangeAspect="1"/>
            </ns3:cNvGraphicFramePr>
            <ns5:graphic>
              <ns5:graphicData uri="http://schemas.openxmlformats.org/drawingml/2006/picture">
                <ns6:pic>
                  <ns6:nvPicPr>
                    <ns6:cNvPr id="1983663958" name="Picture 1983663958"/>
                    <ns6:cNvPicPr/>
                  </ns6:nvPicPr>
                  <ns6:blipFill>
                    <ns5:blip ns7:embed="rId134">
                      <ns5:extLst>
                        <ns5:ext uri="{28A0092B-C50C-407E-A947-70E740481C1C}">
                          <ns8:useLocalDpi/>
                        </ns5:ext>
                      </ns5:extLst>
                    </ns5:blip>
                    <ns5:stretch>
                      <ns5:fillRect/>
                    </ns5:stretch>
                  </ns6:blipFill>
                  <ns6:spPr>
                    <ns5:xfrm>
                      <ns5:off x="0" y="0"/>
                      <ns5:ext cx="4238625" cy="5486400"/>
                    </ns5:xfrm>
                    <ns5:prstGeom prst="rect">
                      <ns5:avLst/>
                    </ns5:prstGeom>
                  </ns6:spPr>
                </ns6:pic>
              </ns5:graphicData>
            </ns5:graphic>
          </ns3:inline>
        </w:drawing>
      </w:r>
    </w:p>
    <w:p ns2:paraId="4FDFB858" ns2:textId="0810D04C" w:rsidR="409DCB2A" w:rsidRPr="002A4716" w:rsidRDefault="409DCB2A" w:rsidP="409DCB2A">
      <w:pPr>
        <w:jc w:val="center"/>
        <w:rPr>
          <w:b/>
          <w:bCs/>
          <w:szCs w:val="26"/>
        </w:rPr>
      </w:pPr>
    </w:p>
    <w:p ns2:paraId="76412DDC" ns2:textId="1A8ECDCA" w:rsidR="409DCB2A" w:rsidRPr="002A4716" w:rsidRDefault="409DCB2A" w:rsidP="409DCB2A">
      <w:pPr>
        <w:spacing w:after="240"/>
        <w:ind w:firstLine="0"/>
        <w:jc w:val="left"/>
      </w:pPr>
    </w:p>
    <w:p ns2:paraId="166BA53E" ns2:textId="77777777" w:rsidR="00012538" w:rsidRPr="002A4716" w:rsidRDefault="00012538" w:rsidP="00012538">
      <w:pPr>
        <w:spacing w:after="240"/>
        <w:ind w:firstLine="0"/>
      </w:pPr>
    </w:p>
    <w:p ns2:paraId="00085DC1" ns2:textId="77777777" w:rsidR="00012538" w:rsidRPr="002A4716" w:rsidRDefault="00012538" w:rsidP="00412725">
      <w:pPr>
        <w:spacing w:before="0" w:after="240"/>
        <w:ind w:firstLine="0"/>
        <w:rPr>
          <w:color w:val="0B57D0"/>
        </w:rPr>
      </w:pPr>
    </w:p>
    <w:p ns2:paraId="59BE5E2A" ns2:textId="77777777" w:rsidR="007D1E65" w:rsidRPr="002A4716" w:rsidRDefault="007D1E65" w:rsidP="1B401819">
      <w:pPr>
        <w:ind w:firstLine="0"/>
        <w:rPr>
          <w:szCs w:val="26"/>
          <w:lang w:val="en-PH"/>
        </w:rPr>
      </w:pPr>
    </w:p>
    <w:sectPr w:rsidR="007D1E65" w:rsidRPr="002A4716" w:rsidSect="001C1B5B">
      <w:headerReference w:type="even" ns7:id="rId135"/>
      <w:headerReference w:type="default" ns7:id="rId136"/>
      <w:footerReference w:type="even" ns7:id="rId137"/>
      <w:footerReference w:type="default" ns7:id="rId138"/>
      <w:headerReference w:type="first" ns7:id="rId139"/>
      <w:footerReference w:type="first" ns7:id="rId140"/>
      <w:pgSz w:w="12240" w:h="15840"/>
      <w:pgMar w:top="2160" w:right="1440" w:bottom="1259" w:left="2160" w:header="680" w:footer="720" w:gutter="0"/>
      <w:cols w:space="720"/>
      <w:docGrid w:linePitch="35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Filemon Laurel Mendoza" w:date="2026-09-28T19:37:00Z" w:initials="FM">
    <w:p w14:paraId="47B9CBAC" w14:textId="77777777" w:rsidR="003B76F6" w:rsidRDefault="003B76F6" w:rsidP="003B76F6">
      <w:pPr>
        <w:pStyle w:val="CommentText"/>
        <w:ind w:firstLine="0"/>
        <w:jc w:val="left"/>
      </w:pPr>
      <w:r>
        <w:rPr>
          <w:rStyle w:val="CommentReference"/>
        </w:rPr>
        <w:annotationRef/>
      </w:r>
      <w:r>
        <w:t>M dashes</w:t>
      </w:r>
    </w:p>
  </w:comment>
  <w:comment w:id="60" w:author="Filemon Laurel Mendoza" w:date="2026-09-28T20:11:00Z" w:initials="FM">
    <w:p w14:paraId="1FC7B605" w14:textId="77777777" w:rsidR="00AF7BC8" w:rsidRDefault="00AF7BC8" w:rsidP="00AF7BC8">
      <w:pPr>
        <w:pStyle w:val="CommentText"/>
        <w:ind w:firstLine="0"/>
        <w:jc w:val="left"/>
      </w:pPr>
      <w:r>
        <w:rPr>
          <w:rStyle w:val="CommentReference"/>
        </w:rPr>
        <w:annotationRef/>
      </w:r>
      <w:r>
        <w:t>Thursday/Wednesday</w:t>
      </w:r>
    </w:p>
  </w:comment>
  <w:comment w:id="97" w:author="Filemon Laurel Mendoza" w:date="2026-09-28T20:30:00Z" w:initials="FM">
    <w:p w14:paraId="57789575" w14:textId="77777777" w:rsidR="00E914AF" w:rsidRDefault="00E914AF" w:rsidP="00E914AF">
      <w:pPr>
        <w:pStyle w:val="CommentText"/>
        <w:ind w:firstLine="0"/>
        <w:jc w:val="left"/>
      </w:pPr>
      <w:r>
        <w:rPr>
          <w:rStyle w:val="CommentReference"/>
        </w:rPr>
        <w:annotationRef/>
      </w:r>
      <w:r>
        <w:t>Driver?</w:t>
      </w:r>
    </w:p>
  </w:comment>
  <w:comment w:id="98" w:author="Filemon Laurel Mendoza" w:date="2026-09-28T20:31:00Z" w:initials="FM">
    <w:p w14:paraId="75B0DE0A" w14:textId="77777777" w:rsidR="00E914AF" w:rsidRDefault="00E914AF" w:rsidP="00E914AF">
      <w:pPr>
        <w:pStyle w:val="CommentText"/>
        <w:ind w:firstLine="0"/>
        <w:jc w:val="left"/>
      </w:pPr>
      <w:r>
        <w:rPr>
          <w:rStyle w:val="CommentReference"/>
        </w:rPr>
        <w:annotationRef/>
      </w:r>
      <w:r>
        <w:t>passengers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B9CBAC" w15:done="1"/>
  <w15:commentEx w15:paraId="1FC7B605" w15:done="1"/>
  <w15:commentEx w15:paraId="57789575" w15:done="1"/>
  <w15:commentEx w15:paraId="75B0DE0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A43AD0" w16cex:dateUtc="2026-09-28T11:37:00Z"/>
  <w16cex:commentExtensible w16cex:durableId="48630EC4" w16cex:dateUtc="2026-09-28T12:11:00Z"/>
  <w16cex:commentExtensible w16cex:durableId="341DE860" w16cex:dateUtc="2026-09-28T12:30:00Z"/>
  <w16cex:commentExtensible w16cex:durableId="7D007620" w16cex:dateUtc="2026-09-28T1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B9CBAC" w16cid:durableId="6FA43AD0"/>
  <w16cid:commentId w16cid:paraId="1FC7B605" w16cid:durableId="48630EC4"/>
  <w16cid:commentId w16cid:paraId="57789575" w16cid:durableId="341DE860"/>
  <w16cid:commentId w16cid:paraId="75B0DE0A" w16cid:durableId="7D0076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92438" w14:textId="77777777" w:rsidR="00C50DB0" w:rsidRDefault="00C50DB0">
      <w:pPr>
        <w:spacing w:before="0" w:line="240" w:lineRule="auto"/>
      </w:pPr>
      <w:r>
        <w:separator/>
      </w:r>
    </w:p>
  </w:endnote>
  <w:endnote w:type="continuationSeparator" w:id="0">
    <w:p w14:paraId="754D71C1" w14:textId="77777777" w:rsidR="00C50DB0" w:rsidRDefault="00C50DB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Bold r:id="rId1" w:fontKey="{8373DED9-AA8F-48F4-83AC-33507C948931}"/>
  </w:font>
  <w:font w:name="Calibri">
    <w:panose1 w:val="020F0502020204030204"/>
    <w:charset w:val="00"/>
    <w:family w:val="swiss"/>
    <w:pitch w:val="variable"/>
    <w:sig w:usb0="E4002EFF" w:usb1="C200247B" w:usb2="00000009" w:usb3="00000000" w:csb0="000001FF" w:csb1="00000000"/>
    <w:embedRegular r:id="rId2" w:fontKey="{3BD14DD6-B7E5-456D-977B-5DE1244C1300}"/>
    <w:embedBold r:id="rId3" w:fontKey="{4EF0DF6F-811A-4722-B1BE-7E50CC49A619}"/>
  </w:font>
  <w:font w:name="Cambria">
    <w:panose1 w:val="02040503050406030204"/>
    <w:charset w:val="00"/>
    <w:family w:val="roman"/>
    <w:pitch w:val="variable"/>
    <w:sig w:usb0="E00006FF" w:usb1="420024FF" w:usb2="02000000" w:usb3="00000000" w:csb0="0000019F" w:csb1="00000000"/>
    <w:embedBold r:id="rId4" w:fontKey="{7044AD57-BF6D-401A-8ED0-AD7AFB9D04F3}"/>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5" w:fontKey="{ECF76A76-EDEA-4FEE-A588-2FC9EFA6C69E}"/>
  </w:font>
  <w:font w:name="Georgia">
    <w:panose1 w:val="02040502050405020303"/>
    <w:charset w:val="00"/>
    <w:family w:val="roman"/>
    <w:pitch w:val="variable"/>
    <w:sig w:usb0="00000287" w:usb1="00000000" w:usb2="00000000" w:usb3="00000000" w:csb0="0000009F" w:csb1="00000000"/>
    <w:embedRegular r:id="rId6" w:fontKey="{B3C29295-BA1D-43A9-9E6D-561AAE6B7F26}"/>
    <w:embedItalic r:id="rId7" w:fontKey="{FEBC091B-AC7B-4CAD-A3A8-B59FD385FF66}"/>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embedRegular r:id="rId8" w:fontKey="{77FA5DAC-70F3-4133-9049-200C6AD50E63}"/>
    <w:embedItalic r:id="rId9" w:fontKey="{C91C988C-8786-46FF-BDCD-1F3AF470EA4C}"/>
  </w:font>
  <w:font w:name="Brush Script MT">
    <w:panose1 w:val="03060802040406070304"/>
    <w:charset w:val="00"/>
    <w:family w:val="script"/>
    <w:pitch w:val="variable"/>
    <w:sig w:usb0="00000003" w:usb1="00000000" w:usb2="00000000" w:usb3="00000000" w:csb0="00000001" w:csb1="00000000"/>
    <w:embedBoldItalic r:id="rId10" w:fontKey="{4EE02B72-94AA-48BD-BE2D-E200934F790F}"/>
  </w:font>
  <w:font w:name="Courgette">
    <w:altName w:val="Cambria"/>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11" w:fontKey="{3111FD8D-FB7A-427B-BD62-ABA94AAB5A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5E34" w14:textId="77777777" w:rsidR="007D1E65" w:rsidRDefault="008A33DF">
    <w:pPr>
      <w:pBdr>
        <w:top w:val="nil"/>
        <w:left w:val="nil"/>
        <w:bottom w:val="nil"/>
        <w:right w:val="nil"/>
        <w:between w:val="nil"/>
      </w:pBdr>
      <w:tabs>
        <w:tab w:val="center" w:pos="4320"/>
        <w:tab w:val="right" w:pos="8640"/>
      </w:tabs>
      <w:jc w:val="right"/>
      <w:rPr>
        <w:del w:id="232" w:author="Filemon Laurel Mendoza" w:date="2026-04-04T22:43:00Z" w16du:dateUtc="2026-04-04T14:43:00Z"/>
        <w:color w:val="000000"/>
        <w:szCs w:val="26"/>
      </w:rPr>
    </w:pPr>
    <w:del w:id="233" w:author="Filemon Laurel Mendoza" w:date="2026-04-04T22:43:00Z" w16du:dateUtc="2026-04-04T14:43:00Z">
      <w:r>
        <w:rPr>
          <w:color w:val="000000"/>
          <w:szCs w:val="26"/>
        </w:rPr>
        <w:fldChar w:fldCharType="begin"/>
      </w:r>
      <w:r>
        <w:rPr>
          <w:color w:val="000000"/>
          <w:szCs w:val="26"/>
        </w:rPr>
        <w:delInstrText>PAGE</w:delInstrText>
      </w:r>
      <w:r>
        <w:rPr>
          <w:color w:val="000000"/>
          <w:szCs w:val="26"/>
        </w:rPr>
        <w:fldChar w:fldCharType="separate"/>
      </w:r>
      <w:r>
        <w:rPr>
          <w:color w:val="000000"/>
          <w:szCs w:val="26"/>
        </w:rPr>
        <w:fldChar w:fldCharType="end"/>
      </w:r>
    </w:del>
  </w:p>
  <w:p w14:paraId="59BE5E35" w14:textId="77777777" w:rsidR="007D1E65" w:rsidRDefault="007D1E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283812"/>
      <w:docPartObj>
        <w:docPartGallery w:val="Page Numbers (Bottom of Page)"/>
        <w:docPartUnique/>
      </w:docPartObj>
    </w:sdtPr>
    <w:sdtEndPr>
      <w:rPr>
        <w:noProof/>
      </w:rPr>
    </w:sdtEndPr>
    <w:sdtContent>
      <w:p w14:paraId="0D6981D3" w14:textId="3BE30079" w:rsidR="007D1E65" w:rsidRPr="00506E26" w:rsidRDefault="00506E26" w:rsidP="00506E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09DCB2A" w14:paraId="6690923B" w14:textId="77777777" w:rsidTr="409DCB2A">
      <w:trPr>
        <w:trHeight w:val="300"/>
      </w:trPr>
      <w:tc>
        <w:tcPr>
          <w:tcW w:w="2880" w:type="dxa"/>
        </w:tcPr>
        <w:p w14:paraId="3886E2C6" w14:textId="4030D855" w:rsidR="409DCB2A" w:rsidRDefault="409DCB2A" w:rsidP="409DCB2A">
          <w:pPr>
            <w:pStyle w:val="Header"/>
            <w:ind w:left="-115"/>
            <w:jc w:val="left"/>
          </w:pPr>
        </w:p>
      </w:tc>
      <w:tc>
        <w:tcPr>
          <w:tcW w:w="2880" w:type="dxa"/>
        </w:tcPr>
        <w:p w14:paraId="7A34EC2F" w14:textId="53EA3A7D" w:rsidR="409DCB2A" w:rsidRDefault="409DCB2A" w:rsidP="409DCB2A">
          <w:pPr>
            <w:pStyle w:val="Header"/>
            <w:jc w:val="center"/>
          </w:pPr>
        </w:p>
      </w:tc>
      <w:tc>
        <w:tcPr>
          <w:tcW w:w="2880" w:type="dxa"/>
        </w:tcPr>
        <w:p w14:paraId="0F9E1139" w14:textId="610A15AD" w:rsidR="409DCB2A" w:rsidRDefault="409DCB2A" w:rsidP="409DCB2A">
          <w:pPr>
            <w:pStyle w:val="Header"/>
            <w:ind w:right="-115"/>
            <w:jc w:val="right"/>
          </w:pPr>
        </w:p>
      </w:tc>
    </w:tr>
  </w:tbl>
  <w:p w14:paraId="051C8278" w14:textId="2FBFA22E" w:rsidR="008B5BE8" w:rsidRDefault="008B5B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262A9" w14:textId="77777777" w:rsidR="00C50DB0" w:rsidRDefault="00C50DB0">
      <w:pPr>
        <w:spacing w:before="0" w:line="240" w:lineRule="auto"/>
      </w:pPr>
      <w:r>
        <w:separator/>
      </w:r>
    </w:p>
  </w:footnote>
  <w:footnote w:type="continuationSeparator" w:id="0">
    <w:p w14:paraId="72B741D6" w14:textId="77777777" w:rsidR="00C50DB0" w:rsidRDefault="00C50DB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5E31" w14:textId="10FEDC45" w:rsidR="007D1E65" w:rsidRDefault="008A33DF">
    <w:pPr>
      <w:pBdr>
        <w:top w:val="nil"/>
        <w:left w:val="nil"/>
        <w:bottom w:val="nil"/>
        <w:right w:val="nil"/>
        <w:between w:val="nil"/>
      </w:pBdr>
      <w:tabs>
        <w:tab w:val="center" w:pos="4320"/>
        <w:tab w:val="right" w:pos="8640"/>
      </w:tabs>
      <w:jc w:val="right"/>
      <w:rPr>
        <w:del w:id="230" w:author="Filemon Laurel Mendoza" w:date="2026-04-04T22:43:00Z" w16du:dateUtc="2026-04-04T14:43:00Z"/>
        <w:color w:val="000000"/>
        <w:szCs w:val="26"/>
      </w:rPr>
    </w:pPr>
    <w:del w:id="231" w:author="Filemon Laurel Mendoza" w:date="2026-04-04T22:43:00Z" w16du:dateUtc="2026-04-04T14:43:00Z">
      <w:r>
        <w:rPr>
          <w:color w:val="000000"/>
          <w:szCs w:val="26"/>
        </w:rPr>
        <w:fldChar w:fldCharType="begin"/>
      </w:r>
      <w:r>
        <w:rPr>
          <w:color w:val="000000"/>
          <w:szCs w:val="26"/>
        </w:rPr>
        <w:delInstrText>PAGE</w:delInstrText>
      </w:r>
      <w:r>
        <w:rPr>
          <w:color w:val="000000"/>
          <w:szCs w:val="26"/>
        </w:rPr>
        <w:fldChar w:fldCharType="separate"/>
      </w:r>
      <w:r w:rsidR="00B60C12">
        <w:rPr>
          <w:noProof/>
          <w:color w:val="000000"/>
          <w:szCs w:val="26"/>
        </w:rPr>
        <w:delText>7</w:delText>
      </w:r>
      <w:r>
        <w:rPr>
          <w:color w:val="000000"/>
          <w:szCs w:val="26"/>
        </w:rPr>
        <w:fldChar w:fldCharType="end"/>
      </w:r>
    </w:del>
  </w:p>
  <w:p w14:paraId="59BE5E32" w14:textId="77777777" w:rsidR="007D1E65" w:rsidRDefault="007D1E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F6012" w14:textId="058F7DA3" w:rsidR="00971058" w:rsidRDefault="00971058" w:rsidP="00CD4E67">
    <w:pPr>
      <w:tabs>
        <w:tab w:val="center" w:pos="4513"/>
        <w:tab w:val="right" w:pos="9026"/>
      </w:tabs>
      <w:spacing w:before="0" w:line="240" w:lineRule="auto"/>
      <w:ind w:firstLine="0"/>
      <w:jc w:val="center"/>
      <w:rPr>
        <w:rFonts w:ascii="Arial" w:eastAsia="Arial" w:hAnsi="Arial" w:cs="Arial"/>
        <w:b/>
        <w:bCs/>
        <w:sz w:val="32"/>
        <w:szCs w:val="32"/>
      </w:rPr>
    </w:pPr>
    <w:r>
      <w:rPr>
        <w:rFonts w:eastAsia="Arial" w:cs="Arial"/>
        <w:noProof/>
        <w:color w:val="000000"/>
        <w:lang w:val="en-PH"/>
      </w:rPr>
      <mc:AlternateContent>
        <mc:Choice Requires="wpg">
          <w:drawing>
            <wp:anchor distT="0" distB="0" distL="114300" distR="114300" simplePos="0" relativeHeight="251658241" behindDoc="1" locked="0" layoutInCell="1" allowOverlap="1" wp14:anchorId="4CCEFE5C" wp14:editId="59598685">
              <wp:simplePos x="0" y="0"/>
              <wp:positionH relativeFrom="margin">
                <wp:align>center</wp:align>
              </wp:positionH>
              <wp:positionV relativeFrom="page">
                <wp:align>center</wp:align>
              </wp:positionV>
              <wp:extent cx="6553200" cy="9022080"/>
              <wp:effectExtent l="0" t="0" r="19050" b="26670"/>
              <wp:wrapNone/>
              <wp:docPr id="1085913823" name="Group 18"/>
              <wp:cNvGraphicFramePr/>
              <a:graphic xmlns:a="http://schemas.openxmlformats.org/drawingml/2006/main">
                <a:graphicData uri="http://schemas.microsoft.com/office/word/2010/wordprocessingGroup">
                  <wpg:wgp>
                    <wpg:cNvGrpSpPr/>
                    <wpg:grpSpPr>
                      <a:xfrm>
                        <a:off x="0" y="0"/>
                        <a:ext cx="6553200" cy="9022080"/>
                        <a:chOff x="1523" y="1039"/>
                        <a:chExt cx="9830" cy="13986"/>
                      </a:xfrm>
                    </wpg:grpSpPr>
                    <wps:wsp>
                      <wps:cNvPr id="1352525030" name="Straight Arrow Connector 20"/>
                      <wps:cNvCnPr/>
                      <wps:spPr>
                        <a:xfrm>
                          <a:off x="1540" y="1202"/>
                          <a:ext cx="9792" cy="1"/>
                        </a:xfrm>
                        <a:prstGeom prst="straightConnector1">
                          <a:avLst/>
                        </a:prstGeom>
                        <a:noFill/>
                        <a:ln w="28575" cap="flat" cmpd="sng">
                          <a:solidFill>
                            <a:srgbClr val="C00000"/>
                          </a:solidFill>
                          <a:prstDash val="solid"/>
                          <a:round/>
                          <a:headEnd type="none" w="sm" len="sm"/>
                          <a:tailEnd type="none" w="sm" len="sm"/>
                        </a:ln>
                      </wps:spPr>
                      <wps:bodyPr/>
                    </wps:wsp>
                    <wps:wsp>
                      <wps:cNvPr id="325439397" name="Straight Arrow Connector 21"/>
                      <wps:cNvCnPr/>
                      <wps:spPr>
                        <a:xfrm>
                          <a:off x="1523" y="2566"/>
                          <a:ext cx="9792" cy="0"/>
                        </a:xfrm>
                        <a:prstGeom prst="straightConnector1">
                          <a:avLst/>
                        </a:prstGeom>
                        <a:noFill/>
                        <a:ln w="28575" cap="flat" cmpd="sng">
                          <a:solidFill>
                            <a:srgbClr val="C00000"/>
                          </a:solidFill>
                          <a:prstDash val="solid"/>
                          <a:round/>
                          <a:headEnd type="none" w="sm" len="sm"/>
                          <a:tailEnd type="none" w="sm" len="sm"/>
                        </a:ln>
                      </wps:spPr>
                      <wps:bodyPr/>
                    </wps:wsp>
                    <wps:wsp>
                      <wps:cNvPr id="947971522" name="Straight Arrow Connector 22"/>
                      <wps:cNvCnPr/>
                      <wps:spPr>
                        <a:xfrm>
                          <a:off x="1819" y="1039"/>
                          <a:ext cx="0" cy="13979"/>
                        </a:xfrm>
                        <a:prstGeom prst="straightConnector1">
                          <a:avLst/>
                        </a:prstGeom>
                        <a:noFill/>
                        <a:ln w="28575" cap="flat" cmpd="sng">
                          <a:solidFill>
                            <a:srgbClr val="C00000"/>
                          </a:solidFill>
                          <a:prstDash val="solid"/>
                          <a:round/>
                          <a:headEnd type="none" w="sm" len="sm"/>
                          <a:tailEnd type="none" w="sm" len="sm"/>
                        </a:ln>
                      </wps:spPr>
                      <wps:bodyPr/>
                    </wps:wsp>
                    <wps:wsp>
                      <wps:cNvPr id="243939922" name="Straight Arrow Connector 23"/>
                      <wps:cNvCnPr/>
                      <wps:spPr>
                        <a:xfrm>
                          <a:off x="11111" y="1046"/>
                          <a:ext cx="0" cy="13979"/>
                        </a:xfrm>
                        <a:prstGeom prst="straightConnector1">
                          <a:avLst/>
                        </a:prstGeom>
                        <a:noFill/>
                        <a:ln w="28575" cap="flat" cmpd="sng">
                          <a:solidFill>
                            <a:srgbClr val="C00000"/>
                          </a:solidFill>
                          <a:prstDash val="solid"/>
                          <a:round/>
                          <a:headEnd type="none" w="sm" len="sm"/>
                          <a:tailEnd type="none" w="sm" len="sm"/>
                        </a:ln>
                      </wps:spPr>
                      <wps:bodyPr/>
                    </wps:wsp>
                    <wps:wsp>
                      <wps:cNvPr id="1572569899" name="Straight Arrow Connector 24"/>
                      <wps:cNvCnPr/>
                      <wps:spPr>
                        <a:xfrm>
                          <a:off x="1561" y="14535"/>
                          <a:ext cx="9792" cy="0"/>
                        </a:xfrm>
                        <a:prstGeom prst="straightConnector1">
                          <a:avLst/>
                        </a:prstGeom>
                        <a:noFill/>
                        <a:ln w="28575" cap="flat" cmpd="sng">
                          <a:solidFill>
                            <a:srgbClr val="C00000"/>
                          </a:solidFill>
                          <a:prstDash val="solid"/>
                          <a:round/>
                          <a:headEnd type="none" w="sm" len="sm"/>
                          <a:tailEnd type="none" w="sm" len="sm"/>
                        </a:ln>
                      </wps:spPr>
                      <wps:bodyPr/>
                    </wps:wsp>
                  </wpg:wgp>
                </a:graphicData>
              </a:graphic>
              <wp14:sizeRelH relativeFrom="margin">
                <wp14:pctWidth>0</wp14:pctWidth>
              </wp14:sizeRelH>
              <wp14:sizeRelV relativeFrom="margin">
                <wp14:pctHeight>0</wp14:pctHeight>
              </wp14:sizeRelV>
            </wp:anchor>
          </w:drawing>
        </mc:Choice>
        <mc:Fallback>
          <w:pict>
            <v:group w14:anchorId="2C78AD0D" id="Group 18" o:spid="_x0000_s1026" style="position:absolute;margin-left:0;margin-top:0;width:516pt;height:710.4pt;z-index:-251658239;mso-position-horizontal:center;mso-position-horizontal-relative:margin;mso-position-vertical:center;mso-position-vertical-relative:page;mso-width-relative:margin;mso-height-relative:margin" coordorigin="1523,1039" coordsize="9830,13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">
              <v:shapetype id="_x0000_t32" coordsize="21600,21600" o:spt="32" o:oned="t" path="m,l21600,21600e" filled="f">
                <v:path arrowok="t" fillok="f" o:connecttype="none"/>
                <o:lock v:ext="edit" shapetype="t"/>
              </v:shapetype>
              <v:shape id="Straight Arrow Connector 20" o:spid="_x0000_s1027" type="#_x0000_t32" style="position:absolute;left:1540;top:1202;width:979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" strokecolor="#c00000" strokeweight="2.25pt">
                <v:stroke startarrowwidth="narrow" startarrowlength="short" endarrowwidth="narrow" endarrowlength="short"/>
              </v:shape>
              <v:shape id="Straight Arrow Connector 21" o:spid="_x0000_s1028" type="#_x0000_t32" style="position:absolute;left:1523;top:2566;width:97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" strokecolor="#c00000" strokeweight="2.25pt">
                <v:stroke startarrowwidth="narrow" startarrowlength="short" endarrowwidth="narrow" endarrowlength="short"/>
              </v:shape>
              <v:shape id="Straight Arrow Connector 22" o:spid="_x0000_s1029" type="#_x0000_t32" style="position:absolute;left:1819;top:1039;width:0;height:139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" strokecolor="#c00000" strokeweight="2.25pt">
                <v:stroke startarrowwidth="narrow" startarrowlength="short" endarrowwidth="narrow" endarrowlength="short"/>
              </v:shape>
              <v:shape id="Straight Arrow Connector 23" o:spid="_x0000_s1030" type="#_x0000_t32" style="position:absolute;left:11111;top:1046;width:0;height:139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" strokecolor="#c00000" strokeweight="2.25pt">
                <v:stroke startarrowwidth="narrow" startarrowlength="short" endarrowwidth="narrow" endarrowlength="short"/>
              </v:shape>
              <v:shape id="Straight Arrow Connector 24" o:spid="_x0000_s1031" type="#_x0000_t32" style="position:absolute;left:1561;top:14535;width:97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" strokecolor="#c00000" strokeweight="2.25pt">
                <v:stroke startarrowwidth="narrow" startarrowlength="short" endarrowwidth="narrow" endarrowlength="short"/>
              </v:shape>
              <w10:wrap anchorx="margin" anchory="page"/>
            </v:group>
          </w:pict>
        </mc:Fallback>
      </mc:AlternateContent>
    </w:r>
  </w:p>
  <w:p w14:paraId="074DDC19" w14:textId="77777777" w:rsidR="00CD4E67" w:rsidRPr="00CB299A" w:rsidRDefault="00CD4E67" w:rsidP="00CD4E67">
    <w:pPr>
      <w:tabs>
        <w:tab w:val="center" w:pos="4513"/>
        <w:tab w:val="right" w:pos="9026"/>
      </w:tabs>
      <w:spacing w:before="0" w:line="240" w:lineRule="auto"/>
      <w:ind w:firstLine="0"/>
      <w:jc w:val="center"/>
      <w:rPr>
        <w:rFonts w:ascii="Arial" w:eastAsia="Arial" w:hAnsi="Arial" w:cs="Arial"/>
        <w:b/>
        <w:bCs/>
        <w:sz w:val="32"/>
        <w:szCs w:val="32"/>
      </w:rPr>
    </w:pPr>
    <w:r w:rsidRPr="00CB299A">
      <w:rPr>
        <w:rFonts w:ascii="Arial" w:hAnsi="Arial" w:cs="Arial"/>
        <w:noProof/>
        <w:lang w:val="en-PH"/>
      </w:rPr>
      <w:drawing>
        <wp:anchor distT="0" distB="0" distL="114300" distR="114300" simplePos="0" relativeHeight="251658242" behindDoc="1" locked="0" layoutInCell="1" allowOverlap="1" wp14:anchorId="77512992" wp14:editId="7FB4B96D">
          <wp:simplePos x="0" y="0"/>
          <wp:positionH relativeFrom="column">
            <wp:posOffset>7155</wp:posOffset>
          </wp:positionH>
          <wp:positionV relativeFrom="paragraph">
            <wp:posOffset>65452</wp:posOffset>
          </wp:positionV>
          <wp:extent cx="703580" cy="695960"/>
          <wp:effectExtent l="0" t="0" r="1270" b="8890"/>
          <wp:wrapNone/>
          <wp:docPr id="768672283" name="Picture 768672283"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8626" name="Picture 173678626" descr="A logo of a universit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03580" cy="695960"/>
                  </a:xfrm>
                  <a:prstGeom prst="rect">
                    <a:avLst/>
                  </a:prstGeom>
                  <a:noFill/>
                  <a:ln>
                    <a:noFill/>
                  </a:ln>
                </pic:spPr>
              </pic:pic>
            </a:graphicData>
          </a:graphic>
        </wp:anchor>
      </w:drawing>
    </w:r>
    <w:r w:rsidRPr="00CB299A">
      <w:rPr>
        <w:rFonts w:ascii="Arial" w:eastAsia="Arial" w:hAnsi="Arial" w:cs="Arial"/>
        <w:b/>
        <w:bCs/>
        <w:sz w:val="32"/>
        <w:szCs w:val="32"/>
      </w:rPr>
      <w:t>BATANGAS STATE UNIVERSITY</w:t>
    </w:r>
  </w:p>
  <w:p w14:paraId="5101636D" w14:textId="77777777" w:rsidR="00CD4E67" w:rsidRPr="00CB299A" w:rsidRDefault="00CD4E67" w:rsidP="00CD4E67">
    <w:pPr>
      <w:tabs>
        <w:tab w:val="center" w:pos="4513"/>
        <w:tab w:val="right" w:pos="9026"/>
      </w:tabs>
      <w:spacing w:before="0" w:line="240" w:lineRule="auto"/>
      <w:ind w:firstLine="0"/>
      <w:jc w:val="center"/>
      <w:rPr>
        <w:rFonts w:ascii="Arial" w:eastAsia="Arial" w:hAnsi="Arial" w:cs="Arial"/>
        <w:b/>
        <w:bCs/>
        <w:color w:val="C00000"/>
        <w:sz w:val="22"/>
        <w:szCs w:val="22"/>
      </w:rPr>
    </w:pPr>
    <w:r w:rsidRPr="00CB299A">
      <w:rPr>
        <w:rFonts w:ascii="Arial" w:eastAsia="Arial" w:hAnsi="Arial" w:cs="Arial"/>
        <w:b/>
        <w:bCs/>
        <w:color w:val="C00000"/>
        <w:sz w:val="22"/>
        <w:szCs w:val="22"/>
      </w:rPr>
      <w:t>The National Engineering University</w:t>
    </w:r>
  </w:p>
  <w:p w14:paraId="3D503D37" w14:textId="77777777" w:rsidR="00CD4E67" w:rsidRPr="00CB299A" w:rsidRDefault="00CD4E67" w:rsidP="00CD4E67">
    <w:pPr>
      <w:tabs>
        <w:tab w:val="center" w:pos="4513"/>
        <w:tab w:val="right" w:pos="9026"/>
      </w:tabs>
      <w:spacing w:before="0" w:line="240" w:lineRule="auto"/>
      <w:ind w:firstLine="0"/>
      <w:jc w:val="center"/>
      <w:rPr>
        <w:rFonts w:ascii="Arial" w:eastAsia="Arial" w:hAnsi="Arial" w:cs="Arial"/>
        <w:b/>
        <w:bCs/>
        <w:color w:val="C00000"/>
        <w:sz w:val="22"/>
        <w:szCs w:val="22"/>
      </w:rPr>
    </w:pPr>
    <w:r w:rsidRPr="00CB299A">
      <w:rPr>
        <w:rFonts w:ascii="Arial" w:eastAsia="Arial" w:hAnsi="Arial" w:cs="Arial"/>
        <w:b/>
        <w:bCs/>
        <w:color w:val="C00000"/>
        <w:sz w:val="22"/>
        <w:szCs w:val="22"/>
      </w:rPr>
      <w:t>Lipa Campus</w:t>
    </w:r>
  </w:p>
  <w:p w14:paraId="4A49410B" w14:textId="4AFAE20F" w:rsidR="00CD4E67" w:rsidRDefault="00CD4E67" w:rsidP="00CD4E67">
    <w:pPr>
      <w:tabs>
        <w:tab w:val="center" w:pos="4320"/>
        <w:tab w:val="right" w:pos="8640"/>
      </w:tabs>
      <w:spacing w:before="0" w:line="240" w:lineRule="auto"/>
      <w:ind w:firstLine="0"/>
      <w:jc w:val="left"/>
      <w:rPr>
        <w:rFonts w:ascii="Brush Script MT" w:eastAsia="Courgette" w:hAnsi="Brush Script MT"/>
        <w:b/>
        <w:i/>
        <w:color w:val="C00000"/>
        <w:sz w:val="32"/>
        <w:szCs w:val="32"/>
      </w:rPr>
    </w:pPr>
    <w:r>
      <w:rPr>
        <w:rFonts w:ascii="Brush Script MT" w:eastAsia="Courgette" w:hAnsi="Brush Script MT"/>
        <w:b/>
        <w:i/>
        <w:color w:val="C00000"/>
        <w:sz w:val="32"/>
      </w:rPr>
      <w:tab/>
    </w:r>
    <w:r w:rsidRPr="61E25F65">
      <w:rPr>
        <w:rFonts w:ascii="Brush Script MT" w:eastAsia="Courgette" w:hAnsi="Brush Script MT"/>
        <w:b/>
        <w:i/>
        <w:color w:val="C00000"/>
        <w:sz w:val="32"/>
        <w:szCs w:val="32"/>
      </w:rPr>
      <w:t>College of Informatics and Computing Sciences</w:t>
    </w:r>
  </w:p>
  <w:p w14:paraId="634EED05" w14:textId="49DB8523" w:rsidR="007D1E65" w:rsidRDefault="007D1E65">
    <w:pPr>
      <w:pBdr>
        <w:top w:val="nil"/>
        <w:left w:val="nil"/>
        <w:bottom w:val="nil"/>
        <w:right w:val="nil"/>
        <w:between w:val="nil"/>
      </w:pBdr>
      <w:tabs>
        <w:tab w:val="center" w:pos="4320"/>
        <w:tab w:val="right" w:pos="8640"/>
      </w:tabs>
      <w:ind w:right="360" w:firstLine="0"/>
      <w:rPr>
        <w:i/>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
    </w:tblGrid>
    <w:tr w:rsidR="002A6725" w14:paraId="07EA5636" w14:textId="77777777" w:rsidTr="002A6725">
      <w:trPr>
        <w:trHeight w:val="300"/>
      </w:trPr>
      <w:tc>
        <w:tcPr>
          <w:tcW w:w="360" w:type="dxa"/>
        </w:tcPr>
        <w:p w14:paraId="4EC9F728" w14:textId="3B75FB34" w:rsidR="002A6725" w:rsidRDefault="002A6725" w:rsidP="2604E23D">
          <w:pPr>
            <w:pStyle w:val="Header"/>
            <w:ind w:right="-115"/>
            <w:jc w:val="right"/>
          </w:pPr>
        </w:p>
      </w:tc>
    </w:tr>
  </w:tbl>
  <w:p w14:paraId="0B97FD70" w14:textId="77777777" w:rsidR="00433B4C" w:rsidRDefault="00A814D2" w:rsidP="00433B4C">
    <w:pPr>
      <w:tabs>
        <w:tab w:val="center" w:pos="4513"/>
        <w:tab w:val="right" w:pos="9026"/>
      </w:tabs>
      <w:spacing w:line="240" w:lineRule="auto"/>
      <w:jc w:val="right"/>
      <w:rPr>
        <w:rFonts w:eastAsia="Arial" w:cs="Arial"/>
        <w:color w:val="000000"/>
      </w:rPr>
    </w:pPr>
    <w:r>
      <w:rPr>
        <w:rFonts w:eastAsia="Arial" w:cs="Arial"/>
        <w:noProof/>
        <w:color w:val="000000"/>
        <w:lang w:val="en-PH"/>
      </w:rPr>
      <mc:AlternateContent>
        <mc:Choice Requires="wpg">
          <w:drawing>
            <wp:anchor distT="0" distB="0" distL="114300" distR="114300" simplePos="0" relativeHeight="251658240" behindDoc="0" locked="0" layoutInCell="1" allowOverlap="1" wp14:anchorId="60E2640A" wp14:editId="47D80A26">
              <wp:simplePos x="0" y="0"/>
              <wp:positionH relativeFrom="margin">
                <wp:align>center</wp:align>
              </wp:positionH>
              <wp:positionV relativeFrom="paragraph">
                <wp:posOffset>-412750</wp:posOffset>
              </wp:positionV>
              <wp:extent cx="6242050" cy="8881110"/>
              <wp:effectExtent l="0" t="0" r="25400" b="15240"/>
              <wp:wrapNone/>
              <wp:docPr id="35" name="Group 18"/>
              <wp:cNvGraphicFramePr/>
              <a:graphic xmlns:a="http://schemas.openxmlformats.org/drawingml/2006/main">
                <a:graphicData uri="http://schemas.microsoft.com/office/word/2010/wordprocessingGroup">
                  <wpg:wgp>
                    <wpg:cNvGrpSpPr/>
                    <wpg:grpSpPr>
                      <a:xfrm>
                        <a:off x="0" y="0"/>
                        <a:ext cx="6242050" cy="8881110"/>
                        <a:chOff x="1523" y="1039"/>
                        <a:chExt cx="9830" cy="13986"/>
                      </a:xfrm>
                    </wpg:grpSpPr>
                    <wps:wsp>
                      <wps:cNvPr id="37" name="Straight Arrow Connector 20"/>
                      <wps:cNvCnPr/>
                      <wps:spPr>
                        <a:xfrm>
                          <a:off x="1540" y="1202"/>
                          <a:ext cx="9792" cy="1"/>
                        </a:xfrm>
                        <a:prstGeom prst="straightConnector1">
                          <a:avLst/>
                        </a:prstGeom>
                        <a:noFill/>
                        <a:ln w="28575" cap="flat" cmpd="sng">
                          <a:solidFill>
                            <a:srgbClr val="C00000"/>
                          </a:solidFill>
                          <a:prstDash val="solid"/>
                          <a:round/>
                          <a:headEnd type="none" w="sm" len="sm"/>
                          <a:tailEnd type="none" w="sm" len="sm"/>
                        </a:ln>
                      </wps:spPr>
                      <wps:bodyPr/>
                    </wps:wsp>
                    <wps:wsp>
                      <wps:cNvPr id="38" name="Straight Arrow Connector 21"/>
                      <wps:cNvCnPr/>
                      <wps:spPr>
                        <a:xfrm>
                          <a:off x="1523" y="2566"/>
                          <a:ext cx="9792" cy="0"/>
                        </a:xfrm>
                        <a:prstGeom prst="straightConnector1">
                          <a:avLst/>
                        </a:prstGeom>
                        <a:noFill/>
                        <a:ln w="28575" cap="flat" cmpd="sng">
                          <a:solidFill>
                            <a:srgbClr val="C00000"/>
                          </a:solidFill>
                          <a:prstDash val="solid"/>
                          <a:round/>
                          <a:headEnd type="none" w="sm" len="sm"/>
                          <a:tailEnd type="none" w="sm" len="sm"/>
                        </a:ln>
                      </wps:spPr>
                      <wps:bodyPr/>
                    </wps:wsp>
                    <wps:wsp>
                      <wps:cNvPr id="40" name="Straight Arrow Connector 22"/>
                      <wps:cNvCnPr/>
                      <wps:spPr>
                        <a:xfrm>
                          <a:off x="1819" y="1039"/>
                          <a:ext cx="0" cy="13979"/>
                        </a:xfrm>
                        <a:prstGeom prst="straightConnector1">
                          <a:avLst/>
                        </a:prstGeom>
                        <a:noFill/>
                        <a:ln w="28575" cap="flat" cmpd="sng">
                          <a:solidFill>
                            <a:srgbClr val="C00000"/>
                          </a:solidFill>
                          <a:prstDash val="solid"/>
                          <a:round/>
                          <a:headEnd type="none" w="sm" len="sm"/>
                          <a:tailEnd type="none" w="sm" len="sm"/>
                        </a:ln>
                      </wps:spPr>
                      <wps:bodyPr/>
                    </wps:wsp>
                    <wps:wsp>
                      <wps:cNvPr id="41" name="Straight Arrow Connector 23"/>
                      <wps:cNvCnPr/>
                      <wps:spPr>
                        <a:xfrm>
                          <a:off x="11111" y="1046"/>
                          <a:ext cx="0" cy="13979"/>
                        </a:xfrm>
                        <a:prstGeom prst="straightConnector1">
                          <a:avLst/>
                        </a:prstGeom>
                        <a:noFill/>
                        <a:ln w="28575" cap="flat" cmpd="sng">
                          <a:solidFill>
                            <a:srgbClr val="C00000"/>
                          </a:solidFill>
                          <a:prstDash val="solid"/>
                          <a:round/>
                          <a:headEnd type="none" w="sm" len="sm"/>
                          <a:tailEnd type="none" w="sm" len="sm"/>
                        </a:ln>
                      </wps:spPr>
                      <wps:bodyPr/>
                    </wps:wsp>
                    <wps:wsp>
                      <wps:cNvPr id="42" name="Straight Arrow Connector 24"/>
                      <wps:cNvCnPr/>
                      <wps:spPr>
                        <a:xfrm>
                          <a:off x="1561" y="14535"/>
                          <a:ext cx="9792" cy="0"/>
                        </a:xfrm>
                        <a:prstGeom prst="straightConnector1">
                          <a:avLst/>
                        </a:prstGeom>
                        <a:noFill/>
                        <a:ln w="28575" cap="flat" cmpd="sng">
                          <a:solidFill>
                            <a:srgbClr val="C00000"/>
                          </a:solidFill>
                          <a:prstDash val="solid"/>
                          <a:round/>
                          <a:headEnd type="none" w="sm" len="sm"/>
                          <a:tailEnd type="none" w="sm" len="sm"/>
                        </a:ln>
                      </wps:spPr>
                      <wps:bodyPr/>
                    </wps:wsp>
                  </wpg:wgp>
                </a:graphicData>
              </a:graphic>
              <wp14:sizeRelH relativeFrom="margin">
                <wp14:pctWidth>0</wp14:pctWidth>
              </wp14:sizeRelH>
            </wp:anchor>
          </w:drawing>
        </mc:Choice>
        <mc:Fallback>
          <w:pict>
            <v:group w14:anchorId="7F3EC1D6" id="Group 18" o:spid="_x0000_s1026" style="position:absolute;margin-left:0;margin-top:-32.5pt;width:491.5pt;height:699.3pt;z-index:251658240;mso-position-horizontal:center;mso-position-horizontal-relative:margin;mso-width-relative:margin" coordorigin="1523,1039" coordsize="9830,13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">
              <v:shapetype id="_x0000_t32" coordsize="21600,21600" o:spt="32" o:oned="t" path="m,l21600,21600e" filled="f">
                <v:path arrowok="t" fillok="f" o:connecttype="none"/>
                <o:lock v:ext="edit" shapetype="t"/>
              </v:shapetype>
              <v:shape id="Straight Arrow Connector 20" o:spid="_x0000_s1027" type="#_x0000_t32" style="position:absolute;left:1540;top:1202;width:979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" strokecolor="#c00000" strokeweight="2.25pt">
                <v:stroke startarrowwidth="narrow" startarrowlength="short" endarrowwidth="narrow" endarrowlength="short"/>
              </v:shape>
              <v:shape id="Straight Arrow Connector 21" o:spid="_x0000_s1028" type="#_x0000_t32" style="position:absolute;left:1523;top:2566;width:97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" strokecolor="#c00000" strokeweight="2.25pt">
                <v:stroke startarrowwidth="narrow" startarrowlength="short" endarrowwidth="narrow" endarrowlength="short"/>
              </v:shape>
              <v:shape id="Straight Arrow Connector 22" o:spid="_x0000_s1029" type="#_x0000_t32" style="position:absolute;left:1819;top:1039;width:0;height:139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" strokecolor="#c00000" strokeweight="2.25pt">
                <v:stroke startarrowwidth="narrow" startarrowlength="short" endarrowwidth="narrow" endarrowlength="short"/>
              </v:shape>
              <v:shape id="Straight Arrow Connector 23" o:spid="_x0000_s1030" type="#_x0000_t32" style="position:absolute;left:11111;top:1046;width:0;height:139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" strokecolor="#c00000" strokeweight="2.25pt">
                <v:stroke startarrowwidth="narrow" startarrowlength="short" endarrowwidth="narrow" endarrowlength="short"/>
              </v:shape>
              <v:shape id="Straight Arrow Connector 24" o:spid="_x0000_s1031" type="#_x0000_t32" style="position:absolute;left:1561;top:14535;width:97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" strokecolor="#c00000" strokeweight="2.25pt">
                <v:stroke startarrowwidth="narrow" startarrowlength="short" endarrowwidth="narrow" endarrowlength="short"/>
              </v:shape>
              <w10:wrap anchorx="margin"/>
            </v:group>
          </w:pict>
        </mc:Fallback>
      </mc:AlternateContent>
    </w:r>
  </w:p>
  <w:p w14:paraId="5F9FD7DB" w14:textId="6D1F4886" w:rsidR="00BB4A14" w:rsidRDefault="00BB4A14">
    <w:pPr>
      <w:pStyle w:val="Header"/>
    </w:pPr>
  </w:p>
</w:hdr>
</file>

<file path=word/intelligence2.xml><?xml version="1.0" encoding="utf-8"?>
<int2:intelligence xmlns:int2="http://schemas.microsoft.com/office/intelligence/2020/intelligence" xmlns:oel="http://schemas.microsoft.com/office/2019/extlst">
  <int2:observations>
    <int2:textHash int2:hashCode="ujMpSl0JUALG83" int2:id="ZecRBzEo">
      <int2:state int2:value="Rejected" int2:type="spell"/>
    </int2:textHash>
    <int2:textHash int2:hashCode="Z56fDizXjRQHiz" int2:id="olDcUAE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9AF"/>
    <w:multiLevelType w:val="multilevel"/>
    <w:tmpl w:val="85D25222"/>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DDBE6B4"/>
    <w:multiLevelType w:val="multilevel"/>
    <w:tmpl w:val="FFFFFFFF"/>
    <w:lvl w:ilvl="0">
      <w:start w:val="1"/>
      <w:numFmt w:val="decimal"/>
      <w:lvlText w:val="%1."/>
      <w:lvlJc w:val="left"/>
      <w:pPr>
        <w:ind w:left="1714" w:hanging="360"/>
      </w:pPr>
    </w:lvl>
    <w:lvl w:ilvl="1">
      <w:start w:val="1"/>
      <w:numFmt w:val="decimal"/>
      <w:lvlText w:val="%1.%2."/>
      <w:lvlJc w:val="left"/>
      <w:pPr>
        <w:ind w:left="2434" w:hanging="360"/>
      </w:pPr>
    </w:lvl>
    <w:lvl w:ilvl="2">
      <w:start w:val="1"/>
      <w:numFmt w:val="decimal"/>
      <w:lvlText w:val="%1.%2.%3."/>
      <w:lvlJc w:val="left"/>
      <w:pPr>
        <w:ind w:left="3154" w:hanging="180"/>
      </w:pPr>
    </w:lvl>
    <w:lvl w:ilvl="3">
      <w:start w:val="1"/>
      <w:numFmt w:val="decimal"/>
      <w:lvlText w:val="%1.%2.%3.%4."/>
      <w:lvlJc w:val="left"/>
      <w:pPr>
        <w:ind w:left="3874" w:hanging="360"/>
      </w:pPr>
    </w:lvl>
    <w:lvl w:ilvl="4">
      <w:start w:val="1"/>
      <w:numFmt w:val="decimal"/>
      <w:lvlText w:val="%1.%2.%3.%4.%5."/>
      <w:lvlJc w:val="left"/>
      <w:pPr>
        <w:ind w:left="4594" w:hanging="360"/>
      </w:pPr>
    </w:lvl>
    <w:lvl w:ilvl="5">
      <w:start w:val="1"/>
      <w:numFmt w:val="decimal"/>
      <w:lvlText w:val="%1.%2.%3.%4.%5.%6."/>
      <w:lvlJc w:val="left"/>
      <w:pPr>
        <w:ind w:left="5314" w:hanging="180"/>
      </w:pPr>
    </w:lvl>
    <w:lvl w:ilvl="6">
      <w:start w:val="1"/>
      <w:numFmt w:val="decimal"/>
      <w:lvlText w:val="%1.%2.%3.%4.%5.%6.%7."/>
      <w:lvlJc w:val="left"/>
      <w:pPr>
        <w:ind w:left="6034" w:hanging="360"/>
      </w:pPr>
    </w:lvl>
    <w:lvl w:ilvl="7">
      <w:start w:val="1"/>
      <w:numFmt w:val="decimal"/>
      <w:lvlText w:val="%1.%2.%3.%4.%5.%6.%7.%8."/>
      <w:lvlJc w:val="left"/>
      <w:pPr>
        <w:ind w:left="6754" w:hanging="360"/>
      </w:pPr>
    </w:lvl>
    <w:lvl w:ilvl="8">
      <w:start w:val="1"/>
      <w:numFmt w:val="decimal"/>
      <w:lvlText w:val="%1.%2.%3.%4.%5.%6.%7.%8.%9."/>
      <w:lvlJc w:val="left"/>
      <w:pPr>
        <w:ind w:left="7474" w:hanging="180"/>
      </w:pPr>
    </w:lvl>
  </w:abstractNum>
  <w:abstractNum w:abstractNumId="2" w15:restartNumberingAfterBreak="0">
    <w:nsid w:val="164D0231"/>
    <w:multiLevelType w:val="hybridMultilevel"/>
    <w:tmpl w:val="FFFFFFFF"/>
    <w:lvl w:ilvl="0" w:tplc="65061A04">
      <w:start w:val="1"/>
      <w:numFmt w:val="decimal"/>
      <w:lvlText w:val="%1."/>
      <w:lvlJc w:val="left"/>
      <w:pPr>
        <w:ind w:left="1714" w:hanging="360"/>
      </w:pPr>
    </w:lvl>
    <w:lvl w:ilvl="1" w:tplc="85A4491C">
      <w:start w:val="1"/>
      <w:numFmt w:val="lowerLetter"/>
      <w:lvlText w:val="%2."/>
      <w:lvlJc w:val="left"/>
      <w:pPr>
        <w:ind w:left="2434" w:hanging="360"/>
      </w:pPr>
    </w:lvl>
    <w:lvl w:ilvl="2" w:tplc="0B841752">
      <w:start w:val="1"/>
      <w:numFmt w:val="lowerRoman"/>
      <w:lvlText w:val="%3."/>
      <w:lvlJc w:val="right"/>
      <w:pPr>
        <w:ind w:left="3154" w:hanging="180"/>
      </w:pPr>
    </w:lvl>
    <w:lvl w:ilvl="3" w:tplc="F35EE12E">
      <w:start w:val="1"/>
      <w:numFmt w:val="decimal"/>
      <w:lvlText w:val="%4."/>
      <w:lvlJc w:val="left"/>
      <w:pPr>
        <w:ind w:left="3874" w:hanging="360"/>
      </w:pPr>
    </w:lvl>
    <w:lvl w:ilvl="4" w:tplc="59928A20">
      <w:start w:val="1"/>
      <w:numFmt w:val="lowerLetter"/>
      <w:lvlText w:val="%5."/>
      <w:lvlJc w:val="left"/>
      <w:pPr>
        <w:ind w:left="4594" w:hanging="360"/>
      </w:pPr>
    </w:lvl>
    <w:lvl w:ilvl="5" w:tplc="676AE134">
      <w:start w:val="1"/>
      <w:numFmt w:val="lowerRoman"/>
      <w:lvlText w:val="%6."/>
      <w:lvlJc w:val="right"/>
      <w:pPr>
        <w:ind w:left="5314" w:hanging="180"/>
      </w:pPr>
    </w:lvl>
    <w:lvl w:ilvl="6" w:tplc="396C4D26">
      <w:start w:val="1"/>
      <w:numFmt w:val="decimal"/>
      <w:lvlText w:val="%7."/>
      <w:lvlJc w:val="left"/>
      <w:pPr>
        <w:ind w:left="6034" w:hanging="360"/>
      </w:pPr>
    </w:lvl>
    <w:lvl w:ilvl="7" w:tplc="FB5A3996">
      <w:start w:val="1"/>
      <w:numFmt w:val="lowerLetter"/>
      <w:lvlText w:val="%8."/>
      <w:lvlJc w:val="left"/>
      <w:pPr>
        <w:ind w:left="6754" w:hanging="360"/>
      </w:pPr>
    </w:lvl>
    <w:lvl w:ilvl="8" w:tplc="A09285EE">
      <w:start w:val="1"/>
      <w:numFmt w:val="lowerRoman"/>
      <w:lvlText w:val="%9."/>
      <w:lvlJc w:val="right"/>
      <w:pPr>
        <w:ind w:left="7474" w:hanging="180"/>
      </w:pPr>
    </w:lvl>
  </w:abstractNum>
  <w:abstractNum w:abstractNumId="3" w15:restartNumberingAfterBreak="0">
    <w:nsid w:val="510911C6"/>
    <w:multiLevelType w:val="multilevel"/>
    <w:tmpl w:val="44222094"/>
    <w:lvl w:ilvl="0">
      <w:start w:val="3"/>
      <w:numFmt w:val="decimal"/>
      <w:lvlText w:val="%1"/>
      <w:lvlJc w:val="left"/>
      <w:pPr>
        <w:ind w:left="525" w:hanging="525"/>
      </w:pPr>
      <w:rPr>
        <w:rFonts w:hint="default"/>
      </w:rPr>
    </w:lvl>
    <w:lvl w:ilvl="1">
      <w:start w:val="4"/>
      <w:numFmt w:val="decimal"/>
      <w:lvlText w:val="%1.%2"/>
      <w:lvlJc w:val="left"/>
      <w:pPr>
        <w:ind w:left="863" w:hanging="525"/>
      </w:pPr>
      <w:rPr>
        <w:rFonts w:hint="default"/>
      </w:rPr>
    </w:lvl>
    <w:lvl w:ilvl="2">
      <w:start w:val="1"/>
      <w:numFmt w:val="decimal"/>
      <w:lvlText w:val="%1.%2.%3"/>
      <w:lvlJc w:val="left"/>
      <w:pPr>
        <w:ind w:left="1396" w:hanging="720"/>
      </w:pPr>
      <w:rPr>
        <w:rFonts w:hint="default"/>
      </w:rPr>
    </w:lvl>
    <w:lvl w:ilvl="3">
      <w:start w:val="1"/>
      <w:numFmt w:val="decimal"/>
      <w:lvlText w:val="%1.%2.%3.%4"/>
      <w:lvlJc w:val="left"/>
      <w:pPr>
        <w:ind w:left="1734" w:hanging="720"/>
      </w:pPr>
      <w:rPr>
        <w:rFonts w:hint="default"/>
      </w:rPr>
    </w:lvl>
    <w:lvl w:ilvl="4">
      <w:start w:val="1"/>
      <w:numFmt w:val="decimal"/>
      <w:lvlText w:val="%1.%2.%3.%4.%5"/>
      <w:lvlJc w:val="left"/>
      <w:pPr>
        <w:ind w:left="2432" w:hanging="1080"/>
      </w:pPr>
      <w:rPr>
        <w:rFonts w:hint="default"/>
      </w:rPr>
    </w:lvl>
    <w:lvl w:ilvl="5">
      <w:start w:val="1"/>
      <w:numFmt w:val="decimal"/>
      <w:lvlText w:val="%1.%2.%3.%4.%5.%6"/>
      <w:lvlJc w:val="left"/>
      <w:pPr>
        <w:ind w:left="3130" w:hanging="1440"/>
      </w:pPr>
      <w:rPr>
        <w:rFonts w:hint="default"/>
      </w:rPr>
    </w:lvl>
    <w:lvl w:ilvl="6">
      <w:start w:val="1"/>
      <w:numFmt w:val="decimal"/>
      <w:lvlText w:val="%1.%2.%3.%4.%5.%6.%7"/>
      <w:lvlJc w:val="left"/>
      <w:pPr>
        <w:ind w:left="3468" w:hanging="1440"/>
      </w:pPr>
      <w:rPr>
        <w:rFonts w:hint="default"/>
      </w:rPr>
    </w:lvl>
    <w:lvl w:ilvl="7">
      <w:start w:val="1"/>
      <w:numFmt w:val="decimal"/>
      <w:lvlText w:val="%1.%2.%3.%4.%5.%6.%7.%8"/>
      <w:lvlJc w:val="left"/>
      <w:pPr>
        <w:ind w:left="4166" w:hanging="1800"/>
      </w:pPr>
      <w:rPr>
        <w:rFonts w:hint="default"/>
      </w:rPr>
    </w:lvl>
    <w:lvl w:ilvl="8">
      <w:start w:val="1"/>
      <w:numFmt w:val="decimal"/>
      <w:lvlText w:val="%1.%2.%3.%4.%5.%6.%7.%8.%9"/>
      <w:lvlJc w:val="left"/>
      <w:pPr>
        <w:ind w:left="4504" w:hanging="1800"/>
      </w:pPr>
      <w:rPr>
        <w:rFonts w:hint="default"/>
      </w:rPr>
    </w:lvl>
  </w:abstractNum>
  <w:abstractNum w:abstractNumId="4" w15:restartNumberingAfterBreak="0">
    <w:nsid w:val="78CE4E1A"/>
    <w:multiLevelType w:val="multilevel"/>
    <w:tmpl w:val="00E6AE4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935359472">
    <w:abstractNumId w:val="4"/>
  </w:num>
  <w:num w:numId="2" w16cid:durableId="636301068">
    <w:abstractNumId w:val="3"/>
  </w:num>
  <w:num w:numId="3" w16cid:durableId="874854531">
    <w:abstractNumId w:val="2"/>
  </w:num>
  <w:num w:numId="4" w16cid:durableId="642078067">
    <w:abstractNumId w:val="1"/>
  </w:num>
  <w:num w:numId="5" w16cid:durableId="551189560">
    <w:abstractNumId w:val="0"/>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lemon Laurel Mendoza">
    <w15:presenceInfo w15:providerId="Windows Live" w15:userId="48dfdb9897ce0a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E65"/>
    <w:rsid w:val="00000099"/>
    <w:rsid w:val="00000522"/>
    <w:rsid w:val="0000086E"/>
    <w:rsid w:val="00000878"/>
    <w:rsid w:val="000008A7"/>
    <w:rsid w:val="00000FB0"/>
    <w:rsid w:val="00001724"/>
    <w:rsid w:val="000022C7"/>
    <w:rsid w:val="000024E3"/>
    <w:rsid w:val="00002D5B"/>
    <w:rsid w:val="00002FC5"/>
    <w:rsid w:val="0000308E"/>
    <w:rsid w:val="000034FF"/>
    <w:rsid w:val="00003EAE"/>
    <w:rsid w:val="00004CEB"/>
    <w:rsid w:val="000057BC"/>
    <w:rsid w:val="00005A2E"/>
    <w:rsid w:val="00006303"/>
    <w:rsid w:val="00006978"/>
    <w:rsid w:val="00006D53"/>
    <w:rsid w:val="00006E72"/>
    <w:rsid w:val="000070BD"/>
    <w:rsid w:val="00007100"/>
    <w:rsid w:val="0000770A"/>
    <w:rsid w:val="00007929"/>
    <w:rsid w:val="00007CEC"/>
    <w:rsid w:val="00007D07"/>
    <w:rsid w:val="00010470"/>
    <w:rsid w:val="00010CB7"/>
    <w:rsid w:val="00010E86"/>
    <w:rsid w:val="00012538"/>
    <w:rsid w:val="00012D11"/>
    <w:rsid w:val="00013124"/>
    <w:rsid w:val="0001324C"/>
    <w:rsid w:val="000145D8"/>
    <w:rsid w:val="00015079"/>
    <w:rsid w:val="000154FB"/>
    <w:rsid w:val="0001583A"/>
    <w:rsid w:val="0001595F"/>
    <w:rsid w:val="00016D83"/>
    <w:rsid w:val="00016DBA"/>
    <w:rsid w:val="00016DF6"/>
    <w:rsid w:val="000177F1"/>
    <w:rsid w:val="00017F01"/>
    <w:rsid w:val="00020069"/>
    <w:rsid w:val="00020360"/>
    <w:rsid w:val="00020ECB"/>
    <w:rsid w:val="000214F2"/>
    <w:rsid w:val="00021F22"/>
    <w:rsid w:val="00023BEE"/>
    <w:rsid w:val="00024607"/>
    <w:rsid w:val="000249A4"/>
    <w:rsid w:val="00024C6A"/>
    <w:rsid w:val="00024CC5"/>
    <w:rsid w:val="0002633E"/>
    <w:rsid w:val="00026944"/>
    <w:rsid w:val="000273F6"/>
    <w:rsid w:val="00027BB4"/>
    <w:rsid w:val="00027DDA"/>
    <w:rsid w:val="000309DD"/>
    <w:rsid w:val="00030E05"/>
    <w:rsid w:val="00031640"/>
    <w:rsid w:val="00031A68"/>
    <w:rsid w:val="00032C96"/>
    <w:rsid w:val="000332FB"/>
    <w:rsid w:val="00033447"/>
    <w:rsid w:val="00033564"/>
    <w:rsid w:val="000337F0"/>
    <w:rsid w:val="00033C18"/>
    <w:rsid w:val="00037F42"/>
    <w:rsid w:val="000407C4"/>
    <w:rsid w:val="00040970"/>
    <w:rsid w:val="0004127D"/>
    <w:rsid w:val="000416C3"/>
    <w:rsid w:val="00044469"/>
    <w:rsid w:val="00044F75"/>
    <w:rsid w:val="000461E6"/>
    <w:rsid w:val="00046D90"/>
    <w:rsid w:val="00046EAC"/>
    <w:rsid w:val="000470C0"/>
    <w:rsid w:val="00047444"/>
    <w:rsid w:val="000474C3"/>
    <w:rsid w:val="000475C4"/>
    <w:rsid w:val="00047791"/>
    <w:rsid w:val="0005132E"/>
    <w:rsid w:val="00051414"/>
    <w:rsid w:val="00051935"/>
    <w:rsid w:val="00051BAF"/>
    <w:rsid w:val="00052A57"/>
    <w:rsid w:val="00052FB0"/>
    <w:rsid w:val="00054A4A"/>
    <w:rsid w:val="00055C68"/>
    <w:rsid w:val="00055DFF"/>
    <w:rsid w:val="00056832"/>
    <w:rsid w:val="00057043"/>
    <w:rsid w:val="00057505"/>
    <w:rsid w:val="00060123"/>
    <w:rsid w:val="000603BF"/>
    <w:rsid w:val="00060963"/>
    <w:rsid w:val="000610CE"/>
    <w:rsid w:val="00061CA3"/>
    <w:rsid w:val="00061E64"/>
    <w:rsid w:val="00062721"/>
    <w:rsid w:val="00062861"/>
    <w:rsid w:val="00062A1C"/>
    <w:rsid w:val="00062F51"/>
    <w:rsid w:val="000635EC"/>
    <w:rsid w:val="0006381F"/>
    <w:rsid w:val="00063A57"/>
    <w:rsid w:val="00064DDE"/>
    <w:rsid w:val="000650D7"/>
    <w:rsid w:val="000655B5"/>
    <w:rsid w:val="00065787"/>
    <w:rsid w:val="00066462"/>
    <w:rsid w:val="000670A6"/>
    <w:rsid w:val="000706F2"/>
    <w:rsid w:val="000707EB"/>
    <w:rsid w:val="00071666"/>
    <w:rsid w:val="00072460"/>
    <w:rsid w:val="00072477"/>
    <w:rsid w:val="00072621"/>
    <w:rsid w:val="00072B55"/>
    <w:rsid w:val="00073FEC"/>
    <w:rsid w:val="00074B63"/>
    <w:rsid w:val="000758DC"/>
    <w:rsid w:val="00075B58"/>
    <w:rsid w:val="00075F85"/>
    <w:rsid w:val="00076716"/>
    <w:rsid w:val="00076B5E"/>
    <w:rsid w:val="00077177"/>
    <w:rsid w:val="0007719C"/>
    <w:rsid w:val="00077CAB"/>
    <w:rsid w:val="00080730"/>
    <w:rsid w:val="0008096C"/>
    <w:rsid w:val="00081286"/>
    <w:rsid w:val="0008130A"/>
    <w:rsid w:val="00081C7B"/>
    <w:rsid w:val="00081CBB"/>
    <w:rsid w:val="00082518"/>
    <w:rsid w:val="0008257D"/>
    <w:rsid w:val="000827ED"/>
    <w:rsid w:val="00082AD8"/>
    <w:rsid w:val="00083A65"/>
    <w:rsid w:val="000846D7"/>
    <w:rsid w:val="000857D9"/>
    <w:rsid w:val="00085C42"/>
    <w:rsid w:val="0008632F"/>
    <w:rsid w:val="00086780"/>
    <w:rsid w:val="00086B75"/>
    <w:rsid w:val="00086EC7"/>
    <w:rsid w:val="000877BB"/>
    <w:rsid w:val="000901DF"/>
    <w:rsid w:val="000902FA"/>
    <w:rsid w:val="000905B1"/>
    <w:rsid w:val="000908BF"/>
    <w:rsid w:val="00090A73"/>
    <w:rsid w:val="000922DC"/>
    <w:rsid w:val="00092335"/>
    <w:rsid w:val="00092443"/>
    <w:rsid w:val="00093848"/>
    <w:rsid w:val="00094E34"/>
    <w:rsid w:val="000954EA"/>
    <w:rsid w:val="00095609"/>
    <w:rsid w:val="0009630C"/>
    <w:rsid w:val="00096B9F"/>
    <w:rsid w:val="0009715B"/>
    <w:rsid w:val="000971C6"/>
    <w:rsid w:val="0009791F"/>
    <w:rsid w:val="00097FBA"/>
    <w:rsid w:val="000A07D5"/>
    <w:rsid w:val="000A0905"/>
    <w:rsid w:val="000A18BE"/>
    <w:rsid w:val="000A1C72"/>
    <w:rsid w:val="000A2CF5"/>
    <w:rsid w:val="000A3113"/>
    <w:rsid w:val="000A3270"/>
    <w:rsid w:val="000A3E15"/>
    <w:rsid w:val="000A4492"/>
    <w:rsid w:val="000A5F63"/>
    <w:rsid w:val="000A6290"/>
    <w:rsid w:val="000A68C7"/>
    <w:rsid w:val="000A6DBE"/>
    <w:rsid w:val="000A6EF8"/>
    <w:rsid w:val="000A7F97"/>
    <w:rsid w:val="000B0A64"/>
    <w:rsid w:val="000B0B50"/>
    <w:rsid w:val="000B0FF9"/>
    <w:rsid w:val="000B18C9"/>
    <w:rsid w:val="000B1E00"/>
    <w:rsid w:val="000B200D"/>
    <w:rsid w:val="000B2341"/>
    <w:rsid w:val="000B28E5"/>
    <w:rsid w:val="000B2C46"/>
    <w:rsid w:val="000B2FC0"/>
    <w:rsid w:val="000B32DD"/>
    <w:rsid w:val="000B35BB"/>
    <w:rsid w:val="000B3A12"/>
    <w:rsid w:val="000B3B3D"/>
    <w:rsid w:val="000B3CDA"/>
    <w:rsid w:val="000B4088"/>
    <w:rsid w:val="000B434A"/>
    <w:rsid w:val="000B4617"/>
    <w:rsid w:val="000B47AA"/>
    <w:rsid w:val="000B4AE2"/>
    <w:rsid w:val="000B547D"/>
    <w:rsid w:val="000B61A3"/>
    <w:rsid w:val="000B64EF"/>
    <w:rsid w:val="000B6D2F"/>
    <w:rsid w:val="000B7550"/>
    <w:rsid w:val="000B792C"/>
    <w:rsid w:val="000B7BE8"/>
    <w:rsid w:val="000B7BEE"/>
    <w:rsid w:val="000B7D3F"/>
    <w:rsid w:val="000C0A8E"/>
    <w:rsid w:val="000C1080"/>
    <w:rsid w:val="000C11D8"/>
    <w:rsid w:val="000C1CEA"/>
    <w:rsid w:val="000C2690"/>
    <w:rsid w:val="000C2AF3"/>
    <w:rsid w:val="000C39A3"/>
    <w:rsid w:val="000C3F5F"/>
    <w:rsid w:val="000C42CD"/>
    <w:rsid w:val="000C43FB"/>
    <w:rsid w:val="000C5157"/>
    <w:rsid w:val="000C5372"/>
    <w:rsid w:val="000C6AA4"/>
    <w:rsid w:val="000C6AC6"/>
    <w:rsid w:val="000C6B44"/>
    <w:rsid w:val="000D081A"/>
    <w:rsid w:val="000D0CAC"/>
    <w:rsid w:val="000D133E"/>
    <w:rsid w:val="000D1A7A"/>
    <w:rsid w:val="000D2CC7"/>
    <w:rsid w:val="000D2D24"/>
    <w:rsid w:val="000D3AEE"/>
    <w:rsid w:val="000D3D1C"/>
    <w:rsid w:val="000D3F92"/>
    <w:rsid w:val="000D40E2"/>
    <w:rsid w:val="000D40F0"/>
    <w:rsid w:val="000D427E"/>
    <w:rsid w:val="000D4280"/>
    <w:rsid w:val="000D481F"/>
    <w:rsid w:val="000D4A6A"/>
    <w:rsid w:val="000D4A9B"/>
    <w:rsid w:val="000D4F9A"/>
    <w:rsid w:val="000D5D33"/>
    <w:rsid w:val="000D65B2"/>
    <w:rsid w:val="000D6ACF"/>
    <w:rsid w:val="000D6DCF"/>
    <w:rsid w:val="000D6E31"/>
    <w:rsid w:val="000D6EAD"/>
    <w:rsid w:val="000D7885"/>
    <w:rsid w:val="000D7B41"/>
    <w:rsid w:val="000D7BAD"/>
    <w:rsid w:val="000D7F1B"/>
    <w:rsid w:val="000E06CC"/>
    <w:rsid w:val="000E09DE"/>
    <w:rsid w:val="000E0E12"/>
    <w:rsid w:val="000E190D"/>
    <w:rsid w:val="000E2338"/>
    <w:rsid w:val="000E5228"/>
    <w:rsid w:val="000E6742"/>
    <w:rsid w:val="000E6BBC"/>
    <w:rsid w:val="000E7066"/>
    <w:rsid w:val="000E7346"/>
    <w:rsid w:val="000E7362"/>
    <w:rsid w:val="000E736D"/>
    <w:rsid w:val="000E7DBD"/>
    <w:rsid w:val="000E7DD1"/>
    <w:rsid w:val="000F0031"/>
    <w:rsid w:val="000F007E"/>
    <w:rsid w:val="000F027C"/>
    <w:rsid w:val="000F05F1"/>
    <w:rsid w:val="000F0B0F"/>
    <w:rsid w:val="000F1C14"/>
    <w:rsid w:val="000F270C"/>
    <w:rsid w:val="000F2B1B"/>
    <w:rsid w:val="000F2BE0"/>
    <w:rsid w:val="000F2F6F"/>
    <w:rsid w:val="000F339B"/>
    <w:rsid w:val="000F3B1B"/>
    <w:rsid w:val="000F3D1D"/>
    <w:rsid w:val="000F4570"/>
    <w:rsid w:val="000F4638"/>
    <w:rsid w:val="000F55A0"/>
    <w:rsid w:val="000F57C5"/>
    <w:rsid w:val="000F5B9E"/>
    <w:rsid w:val="000F5C55"/>
    <w:rsid w:val="000F5EDB"/>
    <w:rsid w:val="000F655A"/>
    <w:rsid w:val="000F738C"/>
    <w:rsid w:val="0010000B"/>
    <w:rsid w:val="00100293"/>
    <w:rsid w:val="00101801"/>
    <w:rsid w:val="00101992"/>
    <w:rsid w:val="0010265B"/>
    <w:rsid w:val="00102EC7"/>
    <w:rsid w:val="001039AE"/>
    <w:rsid w:val="00103AD2"/>
    <w:rsid w:val="001044AB"/>
    <w:rsid w:val="0010471F"/>
    <w:rsid w:val="001049A4"/>
    <w:rsid w:val="00104B26"/>
    <w:rsid w:val="00104D6E"/>
    <w:rsid w:val="0010564E"/>
    <w:rsid w:val="00105973"/>
    <w:rsid w:val="0010655B"/>
    <w:rsid w:val="001069EB"/>
    <w:rsid w:val="00106E6C"/>
    <w:rsid w:val="0010764A"/>
    <w:rsid w:val="00107768"/>
    <w:rsid w:val="00107C4A"/>
    <w:rsid w:val="001110DD"/>
    <w:rsid w:val="00111A3A"/>
    <w:rsid w:val="00112199"/>
    <w:rsid w:val="0011271E"/>
    <w:rsid w:val="00112CD0"/>
    <w:rsid w:val="00112D07"/>
    <w:rsid w:val="00113A42"/>
    <w:rsid w:val="001149F7"/>
    <w:rsid w:val="001150C5"/>
    <w:rsid w:val="001158D6"/>
    <w:rsid w:val="00116396"/>
    <w:rsid w:val="0011652C"/>
    <w:rsid w:val="00116C7A"/>
    <w:rsid w:val="001176A3"/>
    <w:rsid w:val="00120426"/>
    <w:rsid w:val="00120904"/>
    <w:rsid w:val="00120DCE"/>
    <w:rsid w:val="00120DE6"/>
    <w:rsid w:val="00121D1E"/>
    <w:rsid w:val="00124222"/>
    <w:rsid w:val="001242B5"/>
    <w:rsid w:val="001256A3"/>
    <w:rsid w:val="0012596F"/>
    <w:rsid w:val="00125FE2"/>
    <w:rsid w:val="00126422"/>
    <w:rsid w:val="00126AEF"/>
    <w:rsid w:val="00126FF6"/>
    <w:rsid w:val="0013074A"/>
    <w:rsid w:val="001307C4"/>
    <w:rsid w:val="00130F08"/>
    <w:rsid w:val="001315A3"/>
    <w:rsid w:val="0013164C"/>
    <w:rsid w:val="00131C46"/>
    <w:rsid w:val="00131F0D"/>
    <w:rsid w:val="00132E43"/>
    <w:rsid w:val="00133103"/>
    <w:rsid w:val="00133214"/>
    <w:rsid w:val="00133630"/>
    <w:rsid w:val="00133E07"/>
    <w:rsid w:val="00134060"/>
    <w:rsid w:val="001340EA"/>
    <w:rsid w:val="00134926"/>
    <w:rsid w:val="00134B4E"/>
    <w:rsid w:val="00134BC9"/>
    <w:rsid w:val="00134F10"/>
    <w:rsid w:val="001351C7"/>
    <w:rsid w:val="001354D2"/>
    <w:rsid w:val="001361D9"/>
    <w:rsid w:val="001366E9"/>
    <w:rsid w:val="0013688D"/>
    <w:rsid w:val="00137A89"/>
    <w:rsid w:val="00137BD9"/>
    <w:rsid w:val="00140244"/>
    <w:rsid w:val="001409E3"/>
    <w:rsid w:val="00140B57"/>
    <w:rsid w:val="001410E3"/>
    <w:rsid w:val="00141CE8"/>
    <w:rsid w:val="0014238F"/>
    <w:rsid w:val="00142705"/>
    <w:rsid w:val="00143080"/>
    <w:rsid w:val="00143098"/>
    <w:rsid w:val="001445F2"/>
    <w:rsid w:val="00144DAE"/>
    <w:rsid w:val="00144F72"/>
    <w:rsid w:val="00145BFE"/>
    <w:rsid w:val="001467F2"/>
    <w:rsid w:val="0014682A"/>
    <w:rsid w:val="00146E65"/>
    <w:rsid w:val="00146ED7"/>
    <w:rsid w:val="00150FE3"/>
    <w:rsid w:val="0015152A"/>
    <w:rsid w:val="00152484"/>
    <w:rsid w:val="0015275C"/>
    <w:rsid w:val="0015311C"/>
    <w:rsid w:val="0015318F"/>
    <w:rsid w:val="001532D8"/>
    <w:rsid w:val="00153361"/>
    <w:rsid w:val="0015395B"/>
    <w:rsid w:val="00153962"/>
    <w:rsid w:val="00153DB8"/>
    <w:rsid w:val="00154EA4"/>
    <w:rsid w:val="001567D0"/>
    <w:rsid w:val="00156921"/>
    <w:rsid w:val="0015693C"/>
    <w:rsid w:val="0015720B"/>
    <w:rsid w:val="001576A5"/>
    <w:rsid w:val="00157E94"/>
    <w:rsid w:val="001602C2"/>
    <w:rsid w:val="00160D1F"/>
    <w:rsid w:val="0016121E"/>
    <w:rsid w:val="00161F61"/>
    <w:rsid w:val="001620D0"/>
    <w:rsid w:val="00162459"/>
    <w:rsid w:val="00162DC3"/>
    <w:rsid w:val="00163675"/>
    <w:rsid w:val="00163A8B"/>
    <w:rsid w:val="0016476D"/>
    <w:rsid w:val="0016483F"/>
    <w:rsid w:val="00164ABC"/>
    <w:rsid w:val="00165002"/>
    <w:rsid w:val="001650FE"/>
    <w:rsid w:val="00165118"/>
    <w:rsid w:val="0016565A"/>
    <w:rsid w:val="00165913"/>
    <w:rsid w:val="00165FAE"/>
    <w:rsid w:val="00166CFB"/>
    <w:rsid w:val="00166D0C"/>
    <w:rsid w:val="00166ECB"/>
    <w:rsid w:val="00166F8A"/>
    <w:rsid w:val="0016721D"/>
    <w:rsid w:val="00167368"/>
    <w:rsid w:val="001677BF"/>
    <w:rsid w:val="00167D58"/>
    <w:rsid w:val="001705BC"/>
    <w:rsid w:val="001711C9"/>
    <w:rsid w:val="0017207E"/>
    <w:rsid w:val="001720A3"/>
    <w:rsid w:val="00172492"/>
    <w:rsid w:val="00172733"/>
    <w:rsid w:val="00172E9E"/>
    <w:rsid w:val="00174C81"/>
    <w:rsid w:val="0017574D"/>
    <w:rsid w:val="001759C8"/>
    <w:rsid w:val="00175C5A"/>
    <w:rsid w:val="001761DD"/>
    <w:rsid w:val="0017636F"/>
    <w:rsid w:val="00176576"/>
    <w:rsid w:val="001766DA"/>
    <w:rsid w:val="00176AE7"/>
    <w:rsid w:val="00176E51"/>
    <w:rsid w:val="001770C8"/>
    <w:rsid w:val="00177844"/>
    <w:rsid w:val="001779A8"/>
    <w:rsid w:val="00177CDA"/>
    <w:rsid w:val="00180087"/>
    <w:rsid w:val="0018078D"/>
    <w:rsid w:val="001809FB"/>
    <w:rsid w:val="00180B32"/>
    <w:rsid w:val="0018133A"/>
    <w:rsid w:val="0018138C"/>
    <w:rsid w:val="001821DC"/>
    <w:rsid w:val="00182236"/>
    <w:rsid w:val="00182352"/>
    <w:rsid w:val="00182396"/>
    <w:rsid w:val="00182A14"/>
    <w:rsid w:val="00182CD6"/>
    <w:rsid w:val="00182F2E"/>
    <w:rsid w:val="0018389B"/>
    <w:rsid w:val="00183FB2"/>
    <w:rsid w:val="0018452D"/>
    <w:rsid w:val="00184571"/>
    <w:rsid w:val="0018469C"/>
    <w:rsid w:val="00184834"/>
    <w:rsid w:val="00184999"/>
    <w:rsid w:val="00184A44"/>
    <w:rsid w:val="00184AFC"/>
    <w:rsid w:val="001857E7"/>
    <w:rsid w:val="001859E7"/>
    <w:rsid w:val="001862BB"/>
    <w:rsid w:val="00186F31"/>
    <w:rsid w:val="00187636"/>
    <w:rsid w:val="00187708"/>
    <w:rsid w:val="00190106"/>
    <w:rsid w:val="00190C73"/>
    <w:rsid w:val="001913A2"/>
    <w:rsid w:val="00191940"/>
    <w:rsid w:val="00191D21"/>
    <w:rsid w:val="001920A6"/>
    <w:rsid w:val="00192843"/>
    <w:rsid w:val="0019292C"/>
    <w:rsid w:val="00192E50"/>
    <w:rsid w:val="00193220"/>
    <w:rsid w:val="00193F34"/>
    <w:rsid w:val="00194078"/>
    <w:rsid w:val="00194096"/>
    <w:rsid w:val="00194129"/>
    <w:rsid w:val="00194F87"/>
    <w:rsid w:val="00195118"/>
    <w:rsid w:val="00195580"/>
    <w:rsid w:val="00195A5D"/>
    <w:rsid w:val="00197C30"/>
    <w:rsid w:val="001A0815"/>
    <w:rsid w:val="001A16C3"/>
    <w:rsid w:val="001A228A"/>
    <w:rsid w:val="001A29ED"/>
    <w:rsid w:val="001A2F81"/>
    <w:rsid w:val="001A35F8"/>
    <w:rsid w:val="001A39E8"/>
    <w:rsid w:val="001A48E4"/>
    <w:rsid w:val="001A49F7"/>
    <w:rsid w:val="001A4ADD"/>
    <w:rsid w:val="001A6054"/>
    <w:rsid w:val="001A627F"/>
    <w:rsid w:val="001A6AF5"/>
    <w:rsid w:val="001A6C97"/>
    <w:rsid w:val="001A7932"/>
    <w:rsid w:val="001A7CD0"/>
    <w:rsid w:val="001B037D"/>
    <w:rsid w:val="001B07F3"/>
    <w:rsid w:val="001B0E9F"/>
    <w:rsid w:val="001B1898"/>
    <w:rsid w:val="001B19CE"/>
    <w:rsid w:val="001B1CE3"/>
    <w:rsid w:val="001B2343"/>
    <w:rsid w:val="001B2442"/>
    <w:rsid w:val="001B2B63"/>
    <w:rsid w:val="001B2BEE"/>
    <w:rsid w:val="001B4AEE"/>
    <w:rsid w:val="001B5984"/>
    <w:rsid w:val="001B6325"/>
    <w:rsid w:val="001B6BF9"/>
    <w:rsid w:val="001B6EC0"/>
    <w:rsid w:val="001B71C0"/>
    <w:rsid w:val="001B7482"/>
    <w:rsid w:val="001C0DE8"/>
    <w:rsid w:val="001C125A"/>
    <w:rsid w:val="001C1B5B"/>
    <w:rsid w:val="001C1CA6"/>
    <w:rsid w:val="001C1E1A"/>
    <w:rsid w:val="001C22A7"/>
    <w:rsid w:val="001C3E6C"/>
    <w:rsid w:val="001C488C"/>
    <w:rsid w:val="001C4F77"/>
    <w:rsid w:val="001C5165"/>
    <w:rsid w:val="001C5754"/>
    <w:rsid w:val="001C58C5"/>
    <w:rsid w:val="001C6EFA"/>
    <w:rsid w:val="001C743D"/>
    <w:rsid w:val="001C753A"/>
    <w:rsid w:val="001C762B"/>
    <w:rsid w:val="001D0076"/>
    <w:rsid w:val="001D0EA1"/>
    <w:rsid w:val="001D0F15"/>
    <w:rsid w:val="001D103D"/>
    <w:rsid w:val="001D125E"/>
    <w:rsid w:val="001D235B"/>
    <w:rsid w:val="001D2AED"/>
    <w:rsid w:val="001D336C"/>
    <w:rsid w:val="001D3B36"/>
    <w:rsid w:val="001D4EB9"/>
    <w:rsid w:val="001D4F59"/>
    <w:rsid w:val="001D545A"/>
    <w:rsid w:val="001D590A"/>
    <w:rsid w:val="001D5BED"/>
    <w:rsid w:val="001D6AFD"/>
    <w:rsid w:val="001D756B"/>
    <w:rsid w:val="001D768A"/>
    <w:rsid w:val="001D7D5C"/>
    <w:rsid w:val="001E08C6"/>
    <w:rsid w:val="001E13FE"/>
    <w:rsid w:val="001E15A6"/>
    <w:rsid w:val="001E15FA"/>
    <w:rsid w:val="001E24F3"/>
    <w:rsid w:val="001E2641"/>
    <w:rsid w:val="001E2C63"/>
    <w:rsid w:val="001E2FA7"/>
    <w:rsid w:val="001E3465"/>
    <w:rsid w:val="001E351D"/>
    <w:rsid w:val="001E354D"/>
    <w:rsid w:val="001E3883"/>
    <w:rsid w:val="001E39B6"/>
    <w:rsid w:val="001E3BCA"/>
    <w:rsid w:val="001E5254"/>
    <w:rsid w:val="001E53ED"/>
    <w:rsid w:val="001E548D"/>
    <w:rsid w:val="001E5C33"/>
    <w:rsid w:val="001E6B58"/>
    <w:rsid w:val="001E7465"/>
    <w:rsid w:val="001E7AE4"/>
    <w:rsid w:val="001ED04C"/>
    <w:rsid w:val="001F0BCA"/>
    <w:rsid w:val="001F0D44"/>
    <w:rsid w:val="001F1D40"/>
    <w:rsid w:val="001F24BB"/>
    <w:rsid w:val="001F3187"/>
    <w:rsid w:val="001F4033"/>
    <w:rsid w:val="001F48F0"/>
    <w:rsid w:val="001F4A1C"/>
    <w:rsid w:val="001F4D53"/>
    <w:rsid w:val="001F4FC3"/>
    <w:rsid w:val="001F52C5"/>
    <w:rsid w:val="001F6FD4"/>
    <w:rsid w:val="001F71DA"/>
    <w:rsid w:val="001F7355"/>
    <w:rsid w:val="001F798A"/>
    <w:rsid w:val="00200EAD"/>
    <w:rsid w:val="00201529"/>
    <w:rsid w:val="00201768"/>
    <w:rsid w:val="00201815"/>
    <w:rsid w:val="00201A16"/>
    <w:rsid w:val="00201B29"/>
    <w:rsid w:val="00201CF3"/>
    <w:rsid w:val="00201D86"/>
    <w:rsid w:val="002020C3"/>
    <w:rsid w:val="0020385D"/>
    <w:rsid w:val="00203D9C"/>
    <w:rsid w:val="002041A5"/>
    <w:rsid w:val="002041BC"/>
    <w:rsid w:val="00205D33"/>
    <w:rsid w:val="00206258"/>
    <w:rsid w:val="0020692A"/>
    <w:rsid w:val="00206B55"/>
    <w:rsid w:val="00206C50"/>
    <w:rsid w:val="00210267"/>
    <w:rsid w:val="00210308"/>
    <w:rsid w:val="00210950"/>
    <w:rsid w:val="00211495"/>
    <w:rsid w:val="00211D63"/>
    <w:rsid w:val="00212295"/>
    <w:rsid w:val="002128D1"/>
    <w:rsid w:val="00213729"/>
    <w:rsid w:val="00213BE8"/>
    <w:rsid w:val="00213EFD"/>
    <w:rsid w:val="002142DA"/>
    <w:rsid w:val="00214FAD"/>
    <w:rsid w:val="00215896"/>
    <w:rsid w:val="00215F1B"/>
    <w:rsid w:val="0021672A"/>
    <w:rsid w:val="0021682D"/>
    <w:rsid w:val="00216A30"/>
    <w:rsid w:val="002170C8"/>
    <w:rsid w:val="00217568"/>
    <w:rsid w:val="00217C18"/>
    <w:rsid w:val="002206EC"/>
    <w:rsid w:val="0022110D"/>
    <w:rsid w:val="002214A8"/>
    <w:rsid w:val="002214C2"/>
    <w:rsid w:val="00222149"/>
    <w:rsid w:val="0022275E"/>
    <w:rsid w:val="00222BA0"/>
    <w:rsid w:val="00222D81"/>
    <w:rsid w:val="00223515"/>
    <w:rsid w:val="00223554"/>
    <w:rsid w:val="0022365A"/>
    <w:rsid w:val="002272CA"/>
    <w:rsid w:val="0022743E"/>
    <w:rsid w:val="00227553"/>
    <w:rsid w:val="0022777F"/>
    <w:rsid w:val="00227CA5"/>
    <w:rsid w:val="002305FD"/>
    <w:rsid w:val="0023112E"/>
    <w:rsid w:val="00231FB8"/>
    <w:rsid w:val="0023343B"/>
    <w:rsid w:val="00233A62"/>
    <w:rsid w:val="00234063"/>
    <w:rsid w:val="00235C2B"/>
    <w:rsid w:val="002367FA"/>
    <w:rsid w:val="0023687B"/>
    <w:rsid w:val="00236AC4"/>
    <w:rsid w:val="00236CA3"/>
    <w:rsid w:val="00236E72"/>
    <w:rsid w:val="0023741A"/>
    <w:rsid w:val="00237774"/>
    <w:rsid w:val="002378AB"/>
    <w:rsid w:val="002400E3"/>
    <w:rsid w:val="002411D4"/>
    <w:rsid w:val="002419C6"/>
    <w:rsid w:val="00242093"/>
    <w:rsid w:val="002421F5"/>
    <w:rsid w:val="00242250"/>
    <w:rsid w:val="0024228F"/>
    <w:rsid w:val="00242306"/>
    <w:rsid w:val="002425EE"/>
    <w:rsid w:val="00242B5F"/>
    <w:rsid w:val="00243238"/>
    <w:rsid w:val="002432B6"/>
    <w:rsid w:val="002434E5"/>
    <w:rsid w:val="00244C81"/>
    <w:rsid w:val="00245084"/>
    <w:rsid w:val="00245C1A"/>
    <w:rsid w:val="002462A5"/>
    <w:rsid w:val="002477E8"/>
    <w:rsid w:val="00247B00"/>
    <w:rsid w:val="00247B7D"/>
    <w:rsid w:val="0025019A"/>
    <w:rsid w:val="00250402"/>
    <w:rsid w:val="0025041B"/>
    <w:rsid w:val="00250C58"/>
    <w:rsid w:val="002529BE"/>
    <w:rsid w:val="002537E0"/>
    <w:rsid w:val="002542E4"/>
    <w:rsid w:val="0025578F"/>
    <w:rsid w:val="002557B5"/>
    <w:rsid w:val="00256891"/>
    <w:rsid w:val="00256DDA"/>
    <w:rsid w:val="002574E0"/>
    <w:rsid w:val="00257D92"/>
    <w:rsid w:val="00257E08"/>
    <w:rsid w:val="00257F9E"/>
    <w:rsid w:val="002608C7"/>
    <w:rsid w:val="00261A0D"/>
    <w:rsid w:val="00261B2E"/>
    <w:rsid w:val="00261EAD"/>
    <w:rsid w:val="00263F6B"/>
    <w:rsid w:val="00264037"/>
    <w:rsid w:val="00264DD4"/>
    <w:rsid w:val="00265499"/>
    <w:rsid w:val="00265CC1"/>
    <w:rsid w:val="00265FEE"/>
    <w:rsid w:val="0026623D"/>
    <w:rsid w:val="00266821"/>
    <w:rsid w:val="00266AD1"/>
    <w:rsid w:val="00267B36"/>
    <w:rsid w:val="002700F7"/>
    <w:rsid w:val="0027017A"/>
    <w:rsid w:val="00270592"/>
    <w:rsid w:val="00270917"/>
    <w:rsid w:val="00270EE5"/>
    <w:rsid w:val="00271561"/>
    <w:rsid w:val="0027369D"/>
    <w:rsid w:val="00273799"/>
    <w:rsid w:val="002739C1"/>
    <w:rsid w:val="00273A11"/>
    <w:rsid w:val="00274492"/>
    <w:rsid w:val="00274504"/>
    <w:rsid w:val="0027539E"/>
    <w:rsid w:val="00275C33"/>
    <w:rsid w:val="00275C3E"/>
    <w:rsid w:val="00275CF5"/>
    <w:rsid w:val="00277276"/>
    <w:rsid w:val="00277416"/>
    <w:rsid w:val="00277820"/>
    <w:rsid w:val="0028017C"/>
    <w:rsid w:val="0028041F"/>
    <w:rsid w:val="00280B5A"/>
    <w:rsid w:val="00281250"/>
    <w:rsid w:val="0028155A"/>
    <w:rsid w:val="00281BBA"/>
    <w:rsid w:val="00281C2D"/>
    <w:rsid w:val="00281C6E"/>
    <w:rsid w:val="00282038"/>
    <w:rsid w:val="00282048"/>
    <w:rsid w:val="002824F3"/>
    <w:rsid w:val="002832BC"/>
    <w:rsid w:val="002839D2"/>
    <w:rsid w:val="002841CE"/>
    <w:rsid w:val="0028431A"/>
    <w:rsid w:val="0028487F"/>
    <w:rsid w:val="00284EF1"/>
    <w:rsid w:val="00286262"/>
    <w:rsid w:val="00287072"/>
    <w:rsid w:val="00287982"/>
    <w:rsid w:val="00287A1F"/>
    <w:rsid w:val="00287CA4"/>
    <w:rsid w:val="002917AE"/>
    <w:rsid w:val="002925D0"/>
    <w:rsid w:val="00292BF5"/>
    <w:rsid w:val="00292DA3"/>
    <w:rsid w:val="00293B2C"/>
    <w:rsid w:val="00293E8F"/>
    <w:rsid w:val="00293FF1"/>
    <w:rsid w:val="00294753"/>
    <w:rsid w:val="002947A6"/>
    <w:rsid w:val="002949EE"/>
    <w:rsid w:val="00294E25"/>
    <w:rsid w:val="00295E60"/>
    <w:rsid w:val="00296D68"/>
    <w:rsid w:val="002971E7"/>
    <w:rsid w:val="002975AB"/>
    <w:rsid w:val="00297DBB"/>
    <w:rsid w:val="00297E9B"/>
    <w:rsid w:val="002A05EA"/>
    <w:rsid w:val="002A0C7D"/>
    <w:rsid w:val="002A1CCA"/>
    <w:rsid w:val="002A21D3"/>
    <w:rsid w:val="002A2D52"/>
    <w:rsid w:val="002A321D"/>
    <w:rsid w:val="002A3433"/>
    <w:rsid w:val="002A372A"/>
    <w:rsid w:val="002A4134"/>
    <w:rsid w:val="002A441D"/>
    <w:rsid w:val="002A4716"/>
    <w:rsid w:val="002A52FE"/>
    <w:rsid w:val="002A5EF6"/>
    <w:rsid w:val="002A64DC"/>
    <w:rsid w:val="002A6610"/>
    <w:rsid w:val="002A6725"/>
    <w:rsid w:val="002A69E6"/>
    <w:rsid w:val="002A6A55"/>
    <w:rsid w:val="002A7591"/>
    <w:rsid w:val="002A75BE"/>
    <w:rsid w:val="002A7A17"/>
    <w:rsid w:val="002A7DB1"/>
    <w:rsid w:val="002B0092"/>
    <w:rsid w:val="002B0F2C"/>
    <w:rsid w:val="002B11A3"/>
    <w:rsid w:val="002B11CB"/>
    <w:rsid w:val="002B1473"/>
    <w:rsid w:val="002B24B8"/>
    <w:rsid w:val="002B2E62"/>
    <w:rsid w:val="002B2F82"/>
    <w:rsid w:val="002B3323"/>
    <w:rsid w:val="002B3383"/>
    <w:rsid w:val="002B3E0B"/>
    <w:rsid w:val="002B4292"/>
    <w:rsid w:val="002B4DFF"/>
    <w:rsid w:val="002B5ACC"/>
    <w:rsid w:val="002B6B73"/>
    <w:rsid w:val="002B6C53"/>
    <w:rsid w:val="002B7C38"/>
    <w:rsid w:val="002C0435"/>
    <w:rsid w:val="002C0ABE"/>
    <w:rsid w:val="002C17A0"/>
    <w:rsid w:val="002C1CA2"/>
    <w:rsid w:val="002C1F60"/>
    <w:rsid w:val="002C2007"/>
    <w:rsid w:val="002C20E6"/>
    <w:rsid w:val="002C2EBD"/>
    <w:rsid w:val="002C35E9"/>
    <w:rsid w:val="002C3882"/>
    <w:rsid w:val="002C45D1"/>
    <w:rsid w:val="002C461B"/>
    <w:rsid w:val="002C4AE9"/>
    <w:rsid w:val="002C52F1"/>
    <w:rsid w:val="002C571E"/>
    <w:rsid w:val="002C5797"/>
    <w:rsid w:val="002C60E7"/>
    <w:rsid w:val="002C6133"/>
    <w:rsid w:val="002C642F"/>
    <w:rsid w:val="002C68D1"/>
    <w:rsid w:val="002C69FE"/>
    <w:rsid w:val="002C772D"/>
    <w:rsid w:val="002C799A"/>
    <w:rsid w:val="002C7D29"/>
    <w:rsid w:val="002D08B3"/>
    <w:rsid w:val="002D0A1F"/>
    <w:rsid w:val="002D0C7D"/>
    <w:rsid w:val="002D123A"/>
    <w:rsid w:val="002D1834"/>
    <w:rsid w:val="002D2080"/>
    <w:rsid w:val="002D2922"/>
    <w:rsid w:val="002D37DF"/>
    <w:rsid w:val="002D3991"/>
    <w:rsid w:val="002D3D1C"/>
    <w:rsid w:val="002D447C"/>
    <w:rsid w:val="002D4876"/>
    <w:rsid w:val="002D559F"/>
    <w:rsid w:val="002D5A57"/>
    <w:rsid w:val="002D5B12"/>
    <w:rsid w:val="002D65F3"/>
    <w:rsid w:val="002D6BF3"/>
    <w:rsid w:val="002D7045"/>
    <w:rsid w:val="002D7660"/>
    <w:rsid w:val="002D7E9C"/>
    <w:rsid w:val="002E02BF"/>
    <w:rsid w:val="002E02ED"/>
    <w:rsid w:val="002E0311"/>
    <w:rsid w:val="002E03B9"/>
    <w:rsid w:val="002E0546"/>
    <w:rsid w:val="002E154B"/>
    <w:rsid w:val="002E1B0D"/>
    <w:rsid w:val="002E2B3E"/>
    <w:rsid w:val="002E3A82"/>
    <w:rsid w:val="002E4210"/>
    <w:rsid w:val="002E421F"/>
    <w:rsid w:val="002E48CD"/>
    <w:rsid w:val="002E4AB4"/>
    <w:rsid w:val="002E50E7"/>
    <w:rsid w:val="002E597A"/>
    <w:rsid w:val="002E620A"/>
    <w:rsid w:val="002E776E"/>
    <w:rsid w:val="002E7B7F"/>
    <w:rsid w:val="002E7FE1"/>
    <w:rsid w:val="002F0F6F"/>
    <w:rsid w:val="002F17F4"/>
    <w:rsid w:val="002F19D8"/>
    <w:rsid w:val="002F3322"/>
    <w:rsid w:val="002F3F9F"/>
    <w:rsid w:val="002F41E6"/>
    <w:rsid w:val="002F59C2"/>
    <w:rsid w:val="002F64E4"/>
    <w:rsid w:val="002F78E1"/>
    <w:rsid w:val="003005C6"/>
    <w:rsid w:val="003005FA"/>
    <w:rsid w:val="0030084E"/>
    <w:rsid w:val="003008D5"/>
    <w:rsid w:val="00300956"/>
    <w:rsid w:val="00300E59"/>
    <w:rsid w:val="00300EA6"/>
    <w:rsid w:val="003010E4"/>
    <w:rsid w:val="00301634"/>
    <w:rsid w:val="003016E2"/>
    <w:rsid w:val="00301FD3"/>
    <w:rsid w:val="00302289"/>
    <w:rsid w:val="00302378"/>
    <w:rsid w:val="00302C25"/>
    <w:rsid w:val="003030C7"/>
    <w:rsid w:val="0030332F"/>
    <w:rsid w:val="00303AE8"/>
    <w:rsid w:val="003042CB"/>
    <w:rsid w:val="003043CF"/>
    <w:rsid w:val="003046CF"/>
    <w:rsid w:val="00304916"/>
    <w:rsid w:val="00304E03"/>
    <w:rsid w:val="00305EA9"/>
    <w:rsid w:val="00305FA1"/>
    <w:rsid w:val="00306156"/>
    <w:rsid w:val="0030639F"/>
    <w:rsid w:val="00306E1E"/>
    <w:rsid w:val="00307394"/>
    <w:rsid w:val="00307E20"/>
    <w:rsid w:val="00307F4B"/>
    <w:rsid w:val="00310048"/>
    <w:rsid w:val="00310CCA"/>
    <w:rsid w:val="00311047"/>
    <w:rsid w:val="0031125A"/>
    <w:rsid w:val="003112C0"/>
    <w:rsid w:val="00311E64"/>
    <w:rsid w:val="003122E6"/>
    <w:rsid w:val="00312467"/>
    <w:rsid w:val="003125B9"/>
    <w:rsid w:val="003125EB"/>
    <w:rsid w:val="0031266A"/>
    <w:rsid w:val="00313D61"/>
    <w:rsid w:val="00314AE7"/>
    <w:rsid w:val="0031507F"/>
    <w:rsid w:val="00315F50"/>
    <w:rsid w:val="00315F7F"/>
    <w:rsid w:val="0031764B"/>
    <w:rsid w:val="00317888"/>
    <w:rsid w:val="00317A29"/>
    <w:rsid w:val="0031BA98"/>
    <w:rsid w:val="0032057E"/>
    <w:rsid w:val="00321127"/>
    <w:rsid w:val="00321358"/>
    <w:rsid w:val="00321AA1"/>
    <w:rsid w:val="00321EF0"/>
    <w:rsid w:val="00322A18"/>
    <w:rsid w:val="00322A35"/>
    <w:rsid w:val="00322A4C"/>
    <w:rsid w:val="00322AFE"/>
    <w:rsid w:val="00322C2A"/>
    <w:rsid w:val="00322C4E"/>
    <w:rsid w:val="00322D78"/>
    <w:rsid w:val="00323A40"/>
    <w:rsid w:val="00323D38"/>
    <w:rsid w:val="003245C8"/>
    <w:rsid w:val="003249B2"/>
    <w:rsid w:val="0032515A"/>
    <w:rsid w:val="00325D66"/>
    <w:rsid w:val="00325D6F"/>
    <w:rsid w:val="0032648A"/>
    <w:rsid w:val="003264A9"/>
    <w:rsid w:val="00327126"/>
    <w:rsid w:val="003277B5"/>
    <w:rsid w:val="00327805"/>
    <w:rsid w:val="003300A6"/>
    <w:rsid w:val="003308F3"/>
    <w:rsid w:val="00330D47"/>
    <w:rsid w:val="00331CEB"/>
    <w:rsid w:val="003337A2"/>
    <w:rsid w:val="00333ED1"/>
    <w:rsid w:val="003343C7"/>
    <w:rsid w:val="00334851"/>
    <w:rsid w:val="00335571"/>
    <w:rsid w:val="00335ABF"/>
    <w:rsid w:val="00335F96"/>
    <w:rsid w:val="00335FD4"/>
    <w:rsid w:val="00336758"/>
    <w:rsid w:val="00336DB6"/>
    <w:rsid w:val="00336E41"/>
    <w:rsid w:val="00336F73"/>
    <w:rsid w:val="00337053"/>
    <w:rsid w:val="00337165"/>
    <w:rsid w:val="00340011"/>
    <w:rsid w:val="003409CF"/>
    <w:rsid w:val="003422CC"/>
    <w:rsid w:val="003423C0"/>
    <w:rsid w:val="00342C4A"/>
    <w:rsid w:val="00342D96"/>
    <w:rsid w:val="00342FCE"/>
    <w:rsid w:val="00343AAE"/>
    <w:rsid w:val="00343D7B"/>
    <w:rsid w:val="00344B9B"/>
    <w:rsid w:val="00344C05"/>
    <w:rsid w:val="00344ED3"/>
    <w:rsid w:val="003451D1"/>
    <w:rsid w:val="003453E0"/>
    <w:rsid w:val="003458FC"/>
    <w:rsid w:val="00345C62"/>
    <w:rsid w:val="003467F3"/>
    <w:rsid w:val="003471F7"/>
    <w:rsid w:val="0034790B"/>
    <w:rsid w:val="00347A47"/>
    <w:rsid w:val="00347AC4"/>
    <w:rsid w:val="00347CB3"/>
    <w:rsid w:val="00347D1D"/>
    <w:rsid w:val="00347D91"/>
    <w:rsid w:val="0035019D"/>
    <w:rsid w:val="003504A3"/>
    <w:rsid w:val="00351210"/>
    <w:rsid w:val="00351FBF"/>
    <w:rsid w:val="00352998"/>
    <w:rsid w:val="0035312F"/>
    <w:rsid w:val="00353363"/>
    <w:rsid w:val="00353B36"/>
    <w:rsid w:val="003548F5"/>
    <w:rsid w:val="003552BB"/>
    <w:rsid w:val="00355604"/>
    <w:rsid w:val="003557E2"/>
    <w:rsid w:val="00355A88"/>
    <w:rsid w:val="00355D09"/>
    <w:rsid w:val="003568C1"/>
    <w:rsid w:val="00356AAB"/>
    <w:rsid w:val="0035718B"/>
    <w:rsid w:val="003603A7"/>
    <w:rsid w:val="00360644"/>
    <w:rsid w:val="003606BB"/>
    <w:rsid w:val="00360C74"/>
    <w:rsid w:val="00360D98"/>
    <w:rsid w:val="00360FE5"/>
    <w:rsid w:val="003611BC"/>
    <w:rsid w:val="0036267F"/>
    <w:rsid w:val="00362A6D"/>
    <w:rsid w:val="00362E19"/>
    <w:rsid w:val="00363D17"/>
    <w:rsid w:val="00364140"/>
    <w:rsid w:val="00364A6F"/>
    <w:rsid w:val="00365652"/>
    <w:rsid w:val="003657B2"/>
    <w:rsid w:val="00365872"/>
    <w:rsid w:val="00366363"/>
    <w:rsid w:val="0036642F"/>
    <w:rsid w:val="0036668C"/>
    <w:rsid w:val="003667A3"/>
    <w:rsid w:val="00366823"/>
    <w:rsid w:val="00366B98"/>
    <w:rsid w:val="0036766E"/>
    <w:rsid w:val="00370582"/>
    <w:rsid w:val="003713FB"/>
    <w:rsid w:val="003719CE"/>
    <w:rsid w:val="00372501"/>
    <w:rsid w:val="003725A1"/>
    <w:rsid w:val="00372ABC"/>
    <w:rsid w:val="003739E0"/>
    <w:rsid w:val="00373A49"/>
    <w:rsid w:val="003748B6"/>
    <w:rsid w:val="00374CA3"/>
    <w:rsid w:val="003755E5"/>
    <w:rsid w:val="003770A9"/>
    <w:rsid w:val="00377847"/>
    <w:rsid w:val="00380101"/>
    <w:rsid w:val="00380A56"/>
    <w:rsid w:val="00380AA0"/>
    <w:rsid w:val="003813BB"/>
    <w:rsid w:val="003814C8"/>
    <w:rsid w:val="0038180C"/>
    <w:rsid w:val="00382394"/>
    <w:rsid w:val="003826A5"/>
    <w:rsid w:val="003826DB"/>
    <w:rsid w:val="00382F5F"/>
    <w:rsid w:val="00383202"/>
    <w:rsid w:val="00383741"/>
    <w:rsid w:val="00384A5A"/>
    <w:rsid w:val="00384A7F"/>
    <w:rsid w:val="00384BDE"/>
    <w:rsid w:val="003852E9"/>
    <w:rsid w:val="00387615"/>
    <w:rsid w:val="00387A8A"/>
    <w:rsid w:val="003908F3"/>
    <w:rsid w:val="00390F3F"/>
    <w:rsid w:val="00391D44"/>
    <w:rsid w:val="003924E2"/>
    <w:rsid w:val="00392966"/>
    <w:rsid w:val="00392A8C"/>
    <w:rsid w:val="00393CDA"/>
    <w:rsid w:val="00395275"/>
    <w:rsid w:val="00395B58"/>
    <w:rsid w:val="003A00D3"/>
    <w:rsid w:val="003A043D"/>
    <w:rsid w:val="003A0AD1"/>
    <w:rsid w:val="003A0D19"/>
    <w:rsid w:val="003A114F"/>
    <w:rsid w:val="003A19B9"/>
    <w:rsid w:val="003A2249"/>
    <w:rsid w:val="003A2372"/>
    <w:rsid w:val="003A29CA"/>
    <w:rsid w:val="003A2EC0"/>
    <w:rsid w:val="003A3118"/>
    <w:rsid w:val="003A319F"/>
    <w:rsid w:val="003A36D9"/>
    <w:rsid w:val="003A3F33"/>
    <w:rsid w:val="003A489B"/>
    <w:rsid w:val="003A4C57"/>
    <w:rsid w:val="003A5F19"/>
    <w:rsid w:val="003A63CA"/>
    <w:rsid w:val="003A675A"/>
    <w:rsid w:val="003A72B8"/>
    <w:rsid w:val="003A7BFE"/>
    <w:rsid w:val="003B0233"/>
    <w:rsid w:val="003B029A"/>
    <w:rsid w:val="003B0F96"/>
    <w:rsid w:val="003B18B9"/>
    <w:rsid w:val="003B1B9A"/>
    <w:rsid w:val="003B1C14"/>
    <w:rsid w:val="003B29ED"/>
    <w:rsid w:val="003B2E22"/>
    <w:rsid w:val="003B3349"/>
    <w:rsid w:val="003B33AA"/>
    <w:rsid w:val="003B35D0"/>
    <w:rsid w:val="003B3A40"/>
    <w:rsid w:val="003B5916"/>
    <w:rsid w:val="003B6131"/>
    <w:rsid w:val="003B705E"/>
    <w:rsid w:val="003B76F6"/>
    <w:rsid w:val="003B7D26"/>
    <w:rsid w:val="003B7E59"/>
    <w:rsid w:val="003C034D"/>
    <w:rsid w:val="003C17FF"/>
    <w:rsid w:val="003C1D98"/>
    <w:rsid w:val="003C2092"/>
    <w:rsid w:val="003C23AD"/>
    <w:rsid w:val="003C38B2"/>
    <w:rsid w:val="003C4F28"/>
    <w:rsid w:val="003C503A"/>
    <w:rsid w:val="003C51EC"/>
    <w:rsid w:val="003C53BC"/>
    <w:rsid w:val="003C5B98"/>
    <w:rsid w:val="003C5CCD"/>
    <w:rsid w:val="003C6433"/>
    <w:rsid w:val="003C6452"/>
    <w:rsid w:val="003C7256"/>
    <w:rsid w:val="003C7323"/>
    <w:rsid w:val="003C7FB5"/>
    <w:rsid w:val="003D04B1"/>
    <w:rsid w:val="003D0591"/>
    <w:rsid w:val="003D1F72"/>
    <w:rsid w:val="003D22B1"/>
    <w:rsid w:val="003D2C42"/>
    <w:rsid w:val="003D371B"/>
    <w:rsid w:val="003D3A3C"/>
    <w:rsid w:val="003D3C2C"/>
    <w:rsid w:val="003D4574"/>
    <w:rsid w:val="003D4628"/>
    <w:rsid w:val="003D4A5A"/>
    <w:rsid w:val="003D64BB"/>
    <w:rsid w:val="003D6F21"/>
    <w:rsid w:val="003D70A1"/>
    <w:rsid w:val="003D72A1"/>
    <w:rsid w:val="003D7306"/>
    <w:rsid w:val="003D7722"/>
    <w:rsid w:val="003E0C28"/>
    <w:rsid w:val="003E1307"/>
    <w:rsid w:val="003E13FA"/>
    <w:rsid w:val="003E248D"/>
    <w:rsid w:val="003E299F"/>
    <w:rsid w:val="003E2FCE"/>
    <w:rsid w:val="003E3460"/>
    <w:rsid w:val="003E3747"/>
    <w:rsid w:val="003E422A"/>
    <w:rsid w:val="003E4411"/>
    <w:rsid w:val="003E5568"/>
    <w:rsid w:val="003E5CE0"/>
    <w:rsid w:val="003E5F02"/>
    <w:rsid w:val="003E63B4"/>
    <w:rsid w:val="003E684D"/>
    <w:rsid w:val="003E7738"/>
    <w:rsid w:val="003F0C4C"/>
    <w:rsid w:val="003F0EB7"/>
    <w:rsid w:val="003F0FB8"/>
    <w:rsid w:val="003F11C3"/>
    <w:rsid w:val="003F11C7"/>
    <w:rsid w:val="003F16A7"/>
    <w:rsid w:val="003F1B17"/>
    <w:rsid w:val="003F1D08"/>
    <w:rsid w:val="003F2023"/>
    <w:rsid w:val="003F2B1D"/>
    <w:rsid w:val="003F2C0C"/>
    <w:rsid w:val="003F30BD"/>
    <w:rsid w:val="003F3112"/>
    <w:rsid w:val="003F333C"/>
    <w:rsid w:val="003F3DBA"/>
    <w:rsid w:val="003F439D"/>
    <w:rsid w:val="003F4412"/>
    <w:rsid w:val="003F4F28"/>
    <w:rsid w:val="003F4FDC"/>
    <w:rsid w:val="003F5109"/>
    <w:rsid w:val="003F6717"/>
    <w:rsid w:val="003F7231"/>
    <w:rsid w:val="003F73DC"/>
    <w:rsid w:val="003F7632"/>
    <w:rsid w:val="003F7B20"/>
    <w:rsid w:val="00400700"/>
    <w:rsid w:val="00400CA5"/>
    <w:rsid w:val="0040135F"/>
    <w:rsid w:val="00401FE9"/>
    <w:rsid w:val="00402BC7"/>
    <w:rsid w:val="00402C1E"/>
    <w:rsid w:val="004030B0"/>
    <w:rsid w:val="004031AB"/>
    <w:rsid w:val="004035F8"/>
    <w:rsid w:val="00404453"/>
    <w:rsid w:val="0040468D"/>
    <w:rsid w:val="0040491A"/>
    <w:rsid w:val="00405337"/>
    <w:rsid w:val="00405476"/>
    <w:rsid w:val="0040631B"/>
    <w:rsid w:val="004065D8"/>
    <w:rsid w:val="004075BB"/>
    <w:rsid w:val="004075F6"/>
    <w:rsid w:val="0041065E"/>
    <w:rsid w:val="00410B5E"/>
    <w:rsid w:val="004110A4"/>
    <w:rsid w:val="004125F9"/>
    <w:rsid w:val="00412725"/>
    <w:rsid w:val="004144D4"/>
    <w:rsid w:val="004144E2"/>
    <w:rsid w:val="00414556"/>
    <w:rsid w:val="00414F8B"/>
    <w:rsid w:val="004151AE"/>
    <w:rsid w:val="004157D2"/>
    <w:rsid w:val="00415CFA"/>
    <w:rsid w:val="00416390"/>
    <w:rsid w:val="00416A01"/>
    <w:rsid w:val="00416A54"/>
    <w:rsid w:val="00416B1E"/>
    <w:rsid w:val="00417680"/>
    <w:rsid w:val="00417F0D"/>
    <w:rsid w:val="00417F99"/>
    <w:rsid w:val="00420463"/>
    <w:rsid w:val="004204D2"/>
    <w:rsid w:val="004207EF"/>
    <w:rsid w:val="00421027"/>
    <w:rsid w:val="00421142"/>
    <w:rsid w:val="00421A50"/>
    <w:rsid w:val="0042234C"/>
    <w:rsid w:val="00422DDD"/>
    <w:rsid w:val="00423611"/>
    <w:rsid w:val="004236C2"/>
    <w:rsid w:val="00423B87"/>
    <w:rsid w:val="004246BE"/>
    <w:rsid w:val="0042480D"/>
    <w:rsid w:val="004251F1"/>
    <w:rsid w:val="00425555"/>
    <w:rsid w:val="00425BF0"/>
    <w:rsid w:val="00425E2D"/>
    <w:rsid w:val="00426020"/>
    <w:rsid w:val="00426CAC"/>
    <w:rsid w:val="0042706E"/>
    <w:rsid w:val="0042772A"/>
    <w:rsid w:val="00427809"/>
    <w:rsid w:val="00427D74"/>
    <w:rsid w:val="00427F8B"/>
    <w:rsid w:val="0043055D"/>
    <w:rsid w:val="0043056C"/>
    <w:rsid w:val="004306C3"/>
    <w:rsid w:val="00430D24"/>
    <w:rsid w:val="00431426"/>
    <w:rsid w:val="00431E99"/>
    <w:rsid w:val="004320F5"/>
    <w:rsid w:val="00432E8E"/>
    <w:rsid w:val="00433B3E"/>
    <w:rsid w:val="00433B4C"/>
    <w:rsid w:val="00434D2E"/>
    <w:rsid w:val="00434EC8"/>
    <w:rsid w:val="004355F0"/>
    <w:rsid w:val="004358C7"/>
    <w:rsid w:val="00435CDB"/>
    <w:rsid w:val="00435F73"/>
    <w:rsid w:val="004361A7"/>
    <w:rsid w:val="00437EB1"/>
    <w:rsid w:val="004404FA"/>
    <w:rsid w:val="0044094D"/>
    <w:rsid w:val="00440F02"/>
    <w:rsid w:val="004410FA"/>
    <w:rsid w:val="00441A7D"/>
    <w:rsid w:val="00441BB1"/>
    <w:rsid w:val="00442012"/>
    <w:rsid w:val="004423C6"/>
    <w:rsid w:val="004430A5"/>
    <w:rsid w:val="004448CB"/>
    <w:rsid w:val="0044537C"/>
    <w:rsid w:val="0044546F"/>
    <w:rsid w:val="00445AC3"/>
    <w:rsid w:val="00445FDA"/>
    <w:rsid w:val="00447438"/>
    <w:rsid w:val="00450221"/>
    <w:rsid w:val="004504B8"/>
    <w:rsid w:val="004506B8"/>
    <w:rsid w:val="00450BD8"/>
    <w:rsid w:val="00451223"/>
    <w:rsid w:val="0045305A"/>
    <w:rsid w:val="0045306E"/>
    <w:rsid w:val="00454712"/>
    <w:rsid w:val="004563CF"/>
    <w:rsid w:val="0045734B"/>
    <w:rsid w:val="0045781E"/>
    <w:rsid w:val="00457A14"/>
    <w:rsid w:val="00457F02"/>
    <w:rsid w:val="00457FB1"/>
    <w:rsid w:val="0046013D"/>
    <w:rsid w:val="00460FB1"/>
    <w:rsid w:val="0046122F"/>
    <w:rsid w:val="004615C2"/>
    <w:rsid w:val="00461600"/>
    <w:rsid w:val="004619EF"/>
    <w:rsid w:val="00461BE2"/>
    <w:rsid w:val="00461C7A"/>
    <w:rsid w:val="0046226A"/>
    <w:rsid w:val="0046276B"/>
    <w:rsid w:val="004627AF"/>
    <w:rsid w:val="00462E17"/>
    <w:rsid w:val="00463728"/>
    <w:rsid w:val="00464530"/>
    <w:rsid w:val="00464A00"/>
    <w:rsid w:val="00465427"/>
    <w:rsid w:val="0046588B"/>
    <w:rsid w:val="00466195"/>
    <w:rsid w:val="0046662B"/>
    <w:rsid w:val="00466D3B"/>
    <w:rsid w:val="00467289"/>
    <w:rsid w:val="00467869"/>
    <w:rsid w:val="00470BA5"/>
    <w:rsid w:val="0047215F"/>
    <w:rsid w:val="00472210"/>
    <w:rsid w:val="00472BEA"/>
    <w:rsid w:val="00474EC2"/>
    <w:rsid w:val="00475CEA"/>
    <w:rsid w:val="00475D97"/>
    <w:rsid w:val="00475DAA"/>
    <w:rsid w:val="00475F81"/>
    <w:rsid w:val="00476165"/>
    <w:rsid w:val="00476C84"/>
    <w:rsid w:val="00480942"/>
    <w:rsid w:val="00480FD7"/>
    <w:rsid w:val="00481DDC"/>
    <w:rsid w:val="00481E2A"/>
    <w:rsid w:val="00481E40"/>
    <w:rsid w:val="00482032"/>
    <w:rsid w:val="00482A07"/>
    <w:rsid w:val="00482D26"/>
    <w:rsid w:val="00483A42"/>
    <w:rsid w:val="00483FD2"/>
    <w:rsid w:val="00485742"/>
    <w:rsid w:val="00485A9D"/>
    <w:rsid w:val="00485B2D"/>
    <w:rsid w:val="00485C52"/>
    <w:rsid w:val="004863A8"/>
    <w:rsid w:val="004864E7"/>
    <w:rsid w:val="004865E0"/>
    <w:rsid w:val="004868A9"/>
    <w:rsid w:val="004869C2"/>
    <w:rsid w:val="00486B2F"/>
    <w:rsid w:val="00486C80"/>
    <w:rsid w:val="00487131"/>
    <w:rsid w:val="004871D8"/>
    <w:rsid w:val="0049033D"/>
    <w:rsid w:val="00490935"/>
    <w:rsid w:val="00490C3A"/>
    <w:rsid w:val="004912D7"/>
    <w:rsid w:val="00492257"/>
    <w:rsid w:val="004923A0"/>
    <w:rsid w:val="00492B51"/>
    <w:rsid w:val="00492D15"/>
    <w:rsid w:val="00492D67"/>
    <w:rsid w:val="004931EB"/>
    <w:rsid w:val="004935AE"/>
    <w:rsid w:val="004953A2"/>
    <w:rsid w:val="004954E0"/>
    <w:rsid w:val="00495D47"/>
    <w:rsid w:val="00495EBA"/>
    <w:rsid w:val="00495EC8"/>
    <w:rsid w:val="00495F69"/>
    <w:rsid w:val="00496014"/>
    <w:rsid w:val="0049610D"/>
    <w:rsid w:val="004962BE"/>
    <w:rsid w:val="00496726"/>
    <w:rsid w:val="00496E99"/>
    <w:rsid w:val="004975B5"/>
    <w:rsid w:val="00497824"/>
    <w:rsid w:val="004A21FC"/>
    <w:rsid w:val="004A2597"/>
    <w:rsid w:val="004A2947"/>
    <w:rsid w:val="004A2E9B"/>
    <w:rsid w:val="004A3B52"/>
    <w:rsid w:val="004A3F3A"/>
    <w:rsid w:val="004A4AD4"/>
    <w:rsid w:val="004A56C2"/>
    <w:rsid w:val="004A639C"/>
    <w:rsid w:val="004A6BA5"/>
    <w:rsid w:val="004A752A"/>
    <w:rsid w:val="004B034D"/>
    <w:rsid w:val="004B059A"/>
    <w:rsid w:val="004B11BA"/>
    <w:rsid w:val="004B1216"/>
    <w:rsid w:val="004B15C2"/>
    <w:rsid w:val="004B1B00"/>
    <w:rsid w:val="004B22FD"/>
    <w:rsid w:val="004B2A79"/>
    <w:rsid w:val="004B30F2"/>
    <w:rsid w:val="004B35E7"/>
    <w:rsid w:val="004B4015"/>
    <w:rsid w:val="004B4288"/>
    <w:rsid w:val="004B4438"/>
    <w:rsid w:val="004B44DA"/>
    <w:rsid w:val="004B483E"/>
    <w:rsid w:val="004B4D77"/>
    <w:rsid w:val="004B553B"/>
    <w:rsid w:val="004B64EE"/>
    <w:rsid w:val="004B71DD"/>
    <w:rsid w:val="004B74C7"/>
    <w:rsid w:val="004B7794"/>
    <w:rsid w:val="004B7BFD"/>
    <w:rsid w:val="004B7C41"/>
    <w:rsid w:val="004C0002"/>
    <w:rsid w:val="004C043D"/>
    <w:rsid w:val="004C0C48"/>
    <w:rsid w:val="004C0EED"/>
    <w:rsid w:val="004C0F0F"/>
    <w:rsid w:val="004C17B2"/>
    <w:rsid w:val="004C1A81"/>
    <w:rsid w:val="004C2019"/>
    <w:rsid w:val="004C20EC"/>
    <w:rsid w:val="004C268E"/>
    <w:rsid w:val="004C2812"/>
    <w:rsid w:val="004C2BC9"/>
    <w:rsid w:val="004C42BA"/>
    <w:rsid w:val="004C4C4C"/>
    <w:rsid w:val="004C534B"/>
    <w:rsid w:val="004C59CA"/>
    <w:rsid w:val="004C5C42"/>
    <w:rsid w:val="004C6943"/>
    <w:rsid w:val="004C6FF8"/>
    <w:rsid w:val="004C74FC"/>
    <w:rsid w:val="004C77A2"/>
    <w:rsid w:val="004C79A7"/>
    <w:rsid w:val="004D0107"/>
    <w:rsid w:val="004D0870"/>
    <w:rsid w:val="004D0E6D"/>
    <w:rsid w:val="004D1728"/>
    <w:rsid w:val="004D17F1"/>
    <w:rsid w:val="004D180A"/>
    <w:rsid w:val="004D1F8E"/>
    <w:rsid w:val="004D20E6"/>
    <w:rsid w:val="004D3129"/>
    <w:rsid w:val="004D37CC"/>
    <w:rsid w:val="004D3BD8"/>
    <w:rsid w:val="004D4907"/>
    <w:rsid w:val="004D4D13"/>
    <w:rsid w:val="004D51A6"/>
    <w:rsid w:val="004D53FE"/>
    <w:rsid w:val="004D584E"/>
    <w:rsid w:val="004D6086"/>
    <w:rsid w:val="004D67EC"/>
    <w:rsid w:val="004D6AAE"/>
    <w:rsid w:val="004D6DA0"/>
    <w:rsid w:val="004D74DA"/>
    <w:rsid w:val="004D7AFA"/>
    <w:rsid w:val="004E0FE9"/>
    <w:rsid w:val="004E2080"/>
    <w:rsid w:val="004E236D"/>
    <w:rsid w:val="004E2754"/>
    <w:rsid w:val="004E3B02"/>
    <w:rsid w:val="004E41DA"/>
    <w:rsid w:val="004E48D3"/>
    <w:rsid w:val="004E57EC"/>
    <w:rsid w:val="004E61C3"/>
    <w:rsid w:val="004E68A8"/>
    <w:rsid w:val="004E6D51"/>
    <w:rsid w:val="004E7223"/>
    <w:rsid w:val="004E78C8"/>
    <w:rsid w:val="004E79D8"/>
    <w:rsid w:val="004E7F42"/>
    <w:rsid w:val="004F2164"/>
    <w:rsid w:val="004F21EC"/>
    <w:rsid w:val="004F23AC"/>
    <w:rsid w:val="004F2B6C"/>
    <w:rsid w:val="004F2C02"/>
    <w:rsid w:val="004F2FE4"/>
    <w:rsid w:val="004F302F"/>
    <w:rsid w:val="004F3408"/>
    <w:rsid w:val="004F4244"/>
    <w:rsid w:val="004F46B1"/>
    <w:rsid w:val="004F470B"/>
    <w:rsid w:val="004F4906"/>
    <w:rsid w:val="004F4D57"/>
    <w:rsid w:val="004F4E56"/>
    <w:rsid w:val="004F4FF5"/>
    <w:rsid w:val="004F53E1"/>
    <w:rsid w:val="004F556D"/>
    <w:rsid w:val="004F5791"/>
    <w:rsid w:val="004F605E"/>
    <w:rsid w:val="004F62BE"/>
    <w:rsid w:val="004F6534"/>
    <w:rsid w:val="004F7373"/>
    <w:rsid w:val="004F776D"/>
    <w:rsid w:val="004F7A26"/>
    <w:rsid w:val="00500125"/>
    <w:rsid w:val="005004F5"/>
    <w:rsid w:val="00501328"/>
    <w:rsid w:val="0050195A"/>
    <w:rsid w:val="00501AA0"/>
    <w:rsid w:val="00501CCA"/>
    <w:rsid w:val="00502AB3"/>
    <w:rsid w:val="005037CD"/>
    <w:rsid w:val="005038E8"/>
    <w:rsid w:val="00503BB3"/>
    <w:rsid w:val="00504727"/>
    <w:rsid w:val="00504D2C"/>
    <w:rsid w:val="00504EA7"/>
    <w:rsid w:val="00505C0E"/>
    <w:rsid w:val="00506E26"/>
    <w:rsid w:val="005073CD"/>
    <w:rsid w:val="005073FD"/>
    <w:rsid w:val="005077E7"/>
    <w:rsid w:val="0050C918"/>
    <w:rsid w:val="005106E8"/>
    <w:rsid w:val="00512544"/>
    <w:rsid w:val="00512CAF"/>
    <w:rsid w:val="00513533"/>
    <w:rsid w:val="005136B1"/>
    <w:rsid w:val="00513C85"/>
    <w:rsid w:val="005140CE"/>
    <w:rsid w:val="00514805"/>
    <w:rsid w:val="00514991"/>
    <w:rsid w:val="00515090"/>
    <w:rsid w:val="00515297"/>
    <w:rsid w:val="0051544B"/>
    <w:rsid w:val="00516141"/>
    <w:rsid w:val="0051717F"/>
    <w:rsid w:val="00517579"/>
    <w:rsid w:val="00517CE4"/>
    <w:rsid w:val="00517D70"/>
    <w:rsid w:val="00520238"/>
    <w:rsid w:val="00520AA9"/>
    <w:rsid w:val="00520AE1"/>
    <w:rsid w:val="0052164E"/>
    <w:rsid w:val="00521723"/>
    <w:rsid w:val="00521DF5"/>
    <w:rsid w:val="005221A9"/>
    <w:rsid w:val="0052316E"/>
    <w:rsid w:val="0052343F"/>
    <w:rsid w:val="005235C9"/>
    <w:rsid w:val="00523D7A"/>
    <w:rsid w:val="0052470F"/>
    <w:rsid w:val="00525E8E"/>
    <w:rsid w:val="0052639A"/>
    <w:rsid w:val="005266B0"/>
    <w:rsid w:val="00526CB9"/>
    <w:rsid w:val="0052757A"/>
    <w:rsid w:val="00531009"/>
    <w:rsid w:val="005319DA"/>
    <w:rsid w:val="00531D76"/>
    <w:rsid w:val="00532907"/>
    <w:rsid w:val="00532B5C"/>
    <w:rsid w:val="00533ADA"/>
    <w:rsid w:val="00533FD7"/>
    <w:rsid w:val="00534003"/>
    <w:rsid w:val="005342AD"/>
    <w:rsid w:val="00534F8A"/>
    <w:rsid w:val="00535549"/>
    <w:rsid w:val="00535F8E"/>
    <w:rsid w:val="00536D22"/>
    <w:rsid w:val="00536EA7"/>
    <w:rsid w:val="005373EA"/>
    <w:rsid w:val="00540084"/>
    <w:rsid w:val="00540302"/>
    <w:rsid w:val="00540625"/>
    <w:rsid w:val="00540930"/>
    <w:rsid w:val="005410CA"/>
    <w:rsid w:val="0054143E"/>
    <w:rsid w:val="00541641"/>
    <w:rsid w:val="0054197C"/>
    <w:rsid w:val="00541B50"/>
    <w:rsid w:val="00541C4D"/>
    <w:rsid w:val="005422C1"/>
    <w:rsid w:val="005423AD"/>
    <w:rsid w:val="005425B3"/>
    <w:rsid w:val="00542848"/>
    <w:rsid w:val="00542F32"/>
    <w:rsid w:val="00542F4F"/>
    <w:rsid w:val="00543B3D"/>
    <w:rsid w:val="00543BEF"/>
    <w:rsid w:val="00543DCD"/>
    <w:rsid w:val="005441DA"/>
    <w:rsid w:val="0054471E"/>
    <w:rsid w:val="0054504A"/>
    <w:rsid w:val="00545302"/>
    <w:rsid w:val="0054600E"/>
    <w:rsid w:val="00546943"/>
    <w:rsid w:val="00547043"/>
    <w:rsid w:val="005472A7"/>
    <w:rsid w:val="00547986"/>
    <w:rsid w:val="00550BF6"/>
    <w:rsid w:val="0055169E"/>
    <w:rsid w:val="005526C9"/>
    <w:rsid w:val="00552BA4"/>
    <w:rsid w:val="00553826"/>
    <w:rsid w:val="0055433D"/>
    <w:rsid w:val="005543C2"/>
    <w:rsid w:val="00554A5A"/>
    <w:rsid w:val="00554DD1"/>
    <w:rsid w:val="0055544C"/>
    <w:rsid w:val="00555552"/>
    <w:rsid w:val="00555D3D"/>
    <w:rsid w:val="00556542"/>
    <w:rsid w:val="00556935"/>
    <w:rsid w:val="00556A4C"/>
    <w:rsid w:val="00557CC5"/>
    <w:rsid w:val="00560206"/>
    <w:rsid w:val="00560BF1"/>
    <w:rsid w:val="00560C4C"/>
    <w:rsid w:val="00560F9C"/>
    <w:rsid w:val="00561417"/>
    <w:rsid w:val="005618B0"/>
    <w:rsid w:val="00561913"/>
    <w:rsid w:val="00562BEF"/>
    <w:rsid w:val="00562EB7"/>
    <w:rsid w:val="0056447D"/>
    <w:rsid w:val="00564539"/>
    <w:rsid w:val="005647A8"/>
    <w:rsid w:val="00565128"/>
    <w:rsid w:val="00565253"/>
    <w:rsid w:val="00565F43"/>
    <w:rsid w:val="005666C8"/>
    <w:rsid w:val="00567053"/>
    <w:rsid w:val="00567884"/>
    <w:rsid w:val="00567AA9"/>
    <w:rsid w:val="00567B58"/>
    <w:rsid w:val="005700D8"/>
    <w:rsid w:val="00570392"/>
    <w:rsid w:val="005703D5"/>
    <w:rsid w:val="005705E7"/>
    <w:rsid w:val="00571239"/>
    <w:rsid w:val="00571247"/>
    <w:rsid w:val="00571402"/>
    <w:rsid w:val="005717E4"/>
    <w:rsid w:val="005722EE"/>
    <w:rsid w:val="00572A9A"/>
    <w:rsid w:val="005733D3"/>
    <w:rsid w:val="00573654"/>
    <w:rsid w:val="00573ADA"/>
    <w:rsid w:val="00573FFF"/>
    <w:rsid w:val="0057420B"/>
    <w:rsid w:val="005745FF"/>
    <w:rsid w:val="00574A53"/>
    <w:rsid w:val="00577111"/>
    <w:rsid w:val="00577DDB"/>
    <w:rsid w:val="005804FF"/>
    <w:rsid w:val="00580933"/>
    <w:rsid w:val="0058155D"/>
    <w:rsid w:val="0058164C"/>
    <w:rsid w:val="0058179F"/>
    <w:rsid w:val="005835C9"/>
    <w:rsid w:val="00583771"/>
    <w:rsid w:val="00584BBF"/>
    <w:rsid w:val="00584FE2"/>
    <w:rsid w:val="0058573B"/>
    <w:rsid w:val="00586222"/>
    <w:rsid w:val="0058697C"/>
    <w:rsid w:val="00587856"/>
    <w:rsid w:val="0058791A"/>
    <w:rsid w:val="00587A3F"/>
    <w:rsid w:val="00587B84"/>
    <w:rsid w:val="005905C8"/>
    <w:rsid w:val="005908CE"/>
    <w:rsid w:val="00590FFA"/>
    <w:rsid w:val="00591EF4"/>
    <w:rsid w:val="0059291F"/>
    <w:rsid w:val="00592CD6"/>
    <w:rsid w:val="00592F05"/>
    <w:rsid w:val="0059332E"/>
    <w:rsid w:val="005938AF"/>
    <w:rsid w:val="00593BDA"/>
    <w:rsid w:val="005943B2"/>
    <w:rsid w:val="00594497"/>
    <w:rsid w:val="005946F1"/>
    <w:rsid w:val="00594E90"/>
    <w:rsid w:val="00594F7B"/>
    <w:rsid w:val="00595D99"/>
    <w:rsid w:val="00595EC4"/>
    <w:rsid w:val="0059642F"/>
    <w:rsid w:val="005967C5"/>
    <w:rsid w:val="00596EF3"/>
    <w:rsid w:val="00596FAC"/>
    <w:rsid w:val="005972A1"/>
    <w:rsid w:val="00597D1F"/>
    <w:rsid w:val="005A0721"/>
    <w:rsid w:val="005A0E78"/>
    <w:rsid w:val="005A100B"/>
    <w:rsid w:val="005A1A03"/>
    <w:rsid w:val="005A1B80"/>
    <w:rsid w:val="005A1C48"/>
    <w:rsid w:val="005A1FB5"/>
    <w:rsid w:val="005A2252"/>
    <w:rsid w:val="005A308D"/>
    <w:rsid w:val="005A3413"/>
    <w:rsid w:val="005A35FA"/>
    <w:rsid w:val="005A38B5"/>
    <w:rsid w:val="005A5324"/>
    <w:rsid w:val="005A6118"/>
    <w:rsid w:val="005A6B82"/>
    <w:rsid w:val="005B01A8"/>
    <w:rsid w:val="005B0F08"/>
    <w:rsid w:val="005B1742"/>
    <w:rsid w:val="005B1823"/>
    <w:rsid w:val="005B1E82"/>
    <w:rsid w:val="005B203C"/>
    <w:rsid w:val="005B205B"/>
    <w:rsid w:val="005B2303"/>
    <w:rsid w:val="005B24D5"/>
    <w:rsid w:val="005B25F3"/>
    <w:rsid w:val="005B2691"/>
    <w:rsid w:val="005B2719"/>
    <w:rsid w:val="005B2DE5"/>
    <w:rsid w:val="005B2F47"/>
    <w:rsid w:val="005B313A"/>
    <w:rsid w:val="005B3284"/>
    <w:rsid w:val="005B360C"/>
    <w:rsid w:val="005B3C52"/>
    <w:rsid w:val="005B4484"/>
    <w:rsid w:val="005B47FD"/>
    <w:rsid w:val="005B48E4"/>
    <w:rsid w:val="005B4CAE"/>
    <w:rsid w:val="005B4CCE"/>
    <w:rsid w:val="005B56C7"/>
    <w:rsid w:val="005B5703"/>
    <w:rsid w:val="005B57A5"/>
    <w:rsid w:val="005B5981"/>
    <w:rsid w:val="005B5CA9"/>
    <w:rsid w:val="005B74A5"/>
    <w:rsid w:val="005B7D59"/>
    <w:rsid w:val="005C03FA"/>
    <w:rsid w:val="005C135A"/>
    <w:rsid w:val="005C147C"/>
    <w:rsid w:val="005C18F0"/>
    <w:rsid w:val="005C1A7D"/>
    <w:rsid w:val="005C1B17"/>
    <w:rsid w:val="005C1DD6"/>
    <w:rsid w:val="005C1E73"/>
    <w:rsid w:val="005C2DE5"/>
    <w:rsid w:val="005C3879"/>
    <w:rsid w:val="005C3A3D"/>
    <w:rsid w:val="005C3FE0"/>
    <w:rsid w:val="005C41EA"/>
    <w:rsid w:val="005C44BB"/>
    <w:rsid w:val="005C515E"/>
    <w:rsid w:val="005C769A"/>
    <w:rsid w:val="005C79D7"/>
    <w:rsid w:val="005C7F92"/>
    <w:rsid w:val="005D0CD0"/>
    <w:rsid w:val="005D0E77"/>
    <w:rsid w:val="005D179C"/>
    <w:rsid w:val="005D187D"/>
    <w:rsid w:val="005D1B62"/>
    <w:rsid w:val="005D3423"/>
    <w:rsid w:val="005D5863"/>
    <w:rsid w:val="005D6EAF"/>
    <w:rsid w:val="005D7262"/>
    <w:rsid w:val="005D77FA"/>
    <w:rsid w:val="005E053B"/>
    <w:rsid w:val="005E0EDB"/>
    <w:rsid w:val="005E1455"/>
    <w:rsid w:val="005E15FB"/>
    <w:rsid w:val="005E16DD"/>
    <w:rsid w:val="005E1C3E"/>
    <w:rsid w:val="005E1E69"/>
    <w:rsid w:val="005E275F"/>
    <w:rsid w:val="005E2B6E"/>
    <w:rsid w:val="005E3299"/>
    <w:rsid w:val="005E337E"/>
    <w:rsid w:val="005E344A"/>
    <w:rsid w:val="005E36FD"/>
    <w:rsid w:val="005E41A5"/>
    <w:rsid w:val="005E4BF6"/>
    <w:rsid w:val="005E4E8F"/>
    <w:rsid w:val="005E5FFA"/>
    <w:rsid w:val="005E682A"/>
    <w:rsid w:val="005E712C"/>
    <w:rsid w:val="005E7AD4"/>
    <w:rsid w:val="005F012A"/>
    <w:rsid w:val="005F0F76"/>
    <w:rsid w:val="005F240B"/>
    <w:rsid w:val="005F2710"/>
    <w:rsid w:val="005F2C6B"/>
    <w:rsid w:val="005F3660"/>
    <w:rsid w:val="005F387F"/>
    <w:rsid w:val="005F3F9E"/>
    <w:rsid w:val="005F443E"/>
    <w:rsid w:val="005F4537"/>
    <w:rsid w:val="005F4917"/>
    <w:rsid w:val="005F49FA"/>
    <w:rsid w:val="005F53D1"/>
    <w:rsid w:val="005F58ED"/>
    <w:rsid w:val="005F6046"/>
    <w:rsid w:val="005F66A4"/>
    <w:rsid w:val="005F67CD"/>
    <w:rsid w:val="005F6918"/>
    <w:rsid w:val="005F6E4A"/>
    <w:rsid w:val="005F7D23"/>
    <w:rsid w:val="005F7F09"/>
    <w:rsid w:val="006001F9"/>
    <w:rsid w:val="00600635"/>
    <w:rsid w:val="00601682"/>
    <w:rsid w:val="00601F0B"/>
    <w:rsid w:val="00602600"/>
    <w:rsid w:val="00602C7D"/>
    <w:rsid w:val="00602C9C"/>
    <w:rsid w:val="00603454"/>
    <w:rsid w:val="00603984"/>
    <w:rsid w:val="00603D8E"/>
    <w:rsid w:val="00604725"/>
    <w:rsid w:val="00604DDC"/>
    <w:rsid w:val="00605624"/>
    <w:rsid w:val="006058E3"/>
    <w:rsid w:val="00605A2B"/>
    <w:rsid w:val="00605C3C"/>
    <w:rsid w:val="00605EC4"/>
    <w:rsid w:val="00606308"/>
    <w:rsid w:val="006066C0"/>
    <w:rsid w:val="006103B7"/>
    <w:rsid w:val="00610DA9"/>
    <w:rsid w:val="00611131"/>
    <w:rsid w:val="0061149A"/>
    <w:rsid w:val="00611B3F"/>
    <w:rsid w:val="00611CFF"/>
    <w:rsid w:val="00611D8A"/>
    <w:rsid w:val="0061273E"/>
    <w:rsid w:val="006129FC"/>
    <w:rsid w:val="00612A13"/>
    <w:rsid w:val="00612BE6"/>
    <w:rsid w:val="00612CE3"/>
    <w:rsid w:val="00612D33"/>
    <w:rsid w:val="00613168"/>
    <w:rsid w:val="0061319D"/>
    <w:rsid w:val="0061328D"/>
    <w:rsid w:val="00613445"/>
    <w:rsid w:val="00613630"/>
    <w:rsid w:val="006136A2"/>
    <w:rsid w:val="006142E5"/>
    <w:rsid w:val="00614F4F"/>
    <w:rsid w:val="006155C2"/>
    <w:rsid w:val="00616471"/>
    <w:rsid w:val="006164A4"/>
    <w:rsid w:val="0061688E"/>
    <w:rsid w:val="00616A3C"/>
    <w:rsid w:val="006174B9"/>
    <w:rsid w:val="00617884"/>
    <w:rsid w:val="006206B7"/>
    <w:rsid w:val="006207F3"/>
    <w:rsid w:val="00620B14"/>
    <w:rsid w:val="00621099"/>
    <w:rsid w:val="00621990"/>
    <w:rsid w:val="00621C49"/>
    <w:rsid w:val="00621FDC"/>
    <w:rsid w:val="006220A3"/>
    <w:rsid w:val="00622BDF"/>
    <w:rsid w:val="00622BFC"/>
    <w:rsid w:val="006233F1"/>
    <w:rsid w:val="006237D8"/>
    <w:rsid w:val="00624C08"/>
    <w:rsid w:val="006253C0"/>
    <w:rsid w:val="00625528"/>
    <w:rsid w:val="006259F0"/>
    <w:rsid w:val="00625CD7"/>
    <w:rsid w:val="00625E26"/>
    <w:rsid w:val="00626504"/>
    <w:rsid w:val="00626CA6"/>
    <w:rsid w:val="00626D8E"/>
    <w:rsid w:val="00626F88"/>
    <w:rsid w:val="0062746A"/>
    <w:rsid w:val="006274C7"/>
    <w:rsid w:val="00627D17"/>
    <w:rsid w:val="00630EA2"/>
    <w:rsid w:val="00631251"/>
    <w:rsid w:val="00631B73"/>
    <w:rsid w:val="00631CAD"/>
    <w:rsid w:val="00631F7F"/>
    <w:rsid w:val="00632023"/>
    <w:rsid w:val="006326B3"/>
    <w:rsid w:val="00632A2D"/>
    <w:rsid w:val="00632CAA"/>
    <w:rsid w:val="00632DC6"/>
    <w:rsid w:val="006335F8"/>
    <w:rsid w:val="006345E0"/>
    <w:rsid w:val="00634795"/>
    <w:rsid w:val="00634916"/>
    <w:rsid w:val="00635277"/>
    <w:rsid w:val="006356D3"/>
    <w:rsid w:val="00635800"/>
    <w:rsid w:val="00636994"/>
    <w:rsid w:val="00636F86"/>
    <w:rsid w:val="00637B11"/>
    <w:rsid w:val="00637F5B"/>
    <w:rsid w:val="006401D6"/>
    <w:rsid w:val="00640483"/>
    <w:rsid w:val="00640905"/>
    <w:rsid w:val="006410C1"/>
    <w:rsid w:val="00641111"/>
    <w:rsid w:val="006419DD"/>
    <w:rsid w:val="00641E6D"/>
    <w:rsid w:val="00643C07"/>
    <w:rsid w:val="0064449F"/>
    <w:rsid w:val="00644522"/>
    <w:rsid w:val="00644899"/>
    <w:rsid w:val="00644F3C"/>
    <w:rsid w:val="006456C1"/>
    <w:rsid w:val="00645D59"/>
    <w:rsid w:val="00645F3A"/>
    <w:rsid w:val="006460FA"/>
    <w:rsid w:val="0064669B"/>
    <w:rsid w:val="00646B83"/>
    <w:rsid w:val="006471A7"/>
    <w:rsid w:val="006471D0"/>
    <w:rsid w:val="00647259"/>
    <w:rsid w:val="006474A2"/>
    <w:rsid w:val="006504A4"/>
    <w:rsid w:val="00650F1A"/>
    <w:rsid w:val="00651381"/>
    <w:rsid w:val="00651D66"/>
    <w:rsid w:val="00652438"/>
    <w:rsid w:val="006526E2"/>
    <w:rsid w:val="006526EA"/>
    <w:rsid w:val="00652803"/>
    <w:rsid w:val="0065402C"/>
    <w:rsid w:val="0065484C"/>
    <w:rsid w:val="00654DAC"/>
    <w:rsid w:val="006551E6"/>
    <w:rsid w:val="006552BC"/>
    <w:rsid w:val="006554A0"/>
    <w:rsid w:val="00655E24"/>
    <w:rsid w:val="006560B9"/>
    <w:rsid w:val="006565D3"/>
    <w:rsid w:val="006570C6"/>
    <w:rsid w:val="0065755D"/>
    <w:rsid w:val="00657602"/>
    <w:rsid w:val="006578D2"/>
    <w:rsid w:val="00657E28"/>
    <w:rsid w:val="006601C1"/>
    <w:rsid w:val="006604A3"/>
    <w:rsid w:val="006605CD"/>
    <w:rsid w:val="00660B5C"/>
    <w:rsid w:val="00660E8B"/>
    <w:rsid w:val="00660FEE"/>
    <w:rsid w:val="00661513"/>
    <w:rsid w:val="00662026"/>
    <w:rsid w:val="00662C16"/>
    <w:rsid w:val="0066339F"/>
    <w:rsid w:val="00663487"/>
    <w:rsid w:val="006634C9"/>
    <w:rsid w:val="00663E1B"/>
    <w:rsid w:val="00664B9F"/>
    <w:rsid w:val="00664E98"/>
    <w:rsid w:val="006651D2"/>
    <w:rsid w:val="00665538"/>
    <w:rsid w:val="006658D4"/>
    <w:rsid w:val="00665D36"/>
    <w:rsid w:val="00665F55"/>
    <w:rsid w:val="0066711C"/>
    <w:rsid w:val="00667A82"/>
    <w:rsid w:val="00667F5C"/>
    <w:rsid w:val="0067011D"/>
    <w:rsid w:val="006702CD"/>
    <w:rsid w:val="0067038C"/>
    <w:rsid w:val="00670B3E"/>
    <w:rsid w:val="00670D8D"/>
    <w:rsid w:val="00671879"/>
    <w:rsid w:val="006722F8"/>
    <w:rsid w:val="00672783"/>
    <w:rsid w:val="0067348A"/>
    <w:rsid w:val="0067437A"/>
    <w:rsid w:val="0067456A"/>
    <w:rsid w:val="00674A5B"/>
    <w:rsid w:val="00674B7F"/>
    <w:rsid w:val="00674FF6"/>
    <w:rsid w:val="00675BE6"/>
    <w:rsid w:val="00675C70"/>
    <w:rsid w:val="00676757"/>
    <w:rsid w:val="006768DE"/>
    <w:rsid w:val="00676A39"/>
    <w:rsid w:val="00676BDF"/>
    <w:rsid w:val="00677A32"/>
    <w:rsid w:val="00677E7B"/>
    <w:rsid w:val="006805DF"/>
    <w:rsid w:val="006806D6"/>
    <w:rsid w:val="00680A63"/>
    <w:rsid w:val="00680B3D"/>
    <w:rsid w:val="00681606"/>
    <w:rsid w:val="00681E7B"/>
    <w:rsid w:val="00682401"/>
    <w:rsid w:val="006825A1"/>
    <w:rsid w:val="00682749"/>
    <w:rsid w:val="00682E8F"/>
    <w:rsid w:val="0068463E"/>
    <w:rsid w:val="00684C77"/>
    <w:rsid w:val="0068568A"/>
    <w:rsid w:val="006860FB"/>
    <w:rsid w:val="006860FE"/>
    <w:rsid w:val="00686585"/>
    <w:rsid w:val="0068710B"/>
    <w:rsid w:val="006904C8"/>
    <w:rsid w:val="00691574"/>
    <w:rsid w:val="00691B25"/>
    <w:rsid w:val="006925CF"/>
    <w:rsid w:val="00692F9A"/>
    <w:rsid w:val="00693226"/>
    <w:rsid w:val="006933CE"/>
    <w:rsid w:val="006938C0"/>
    <w:rsid w:val="0069456E"/>
    <w:rsid w:val="006958E0"/>
    <w:rsid w:val="00695A16"/>
    <w:rsid w:val="00695B60"/>
    <w:rsid w:val="006965CE"/>
    <w:rsid w:val="00696A66"/>
    <w:rsid w:val="006974BC"/>
    <w:rsid w:val="006975FF"/>
    <w:rsid w:val="006978B4"/>
    <w:rsid w:val="00697A57"/>
    <w:rsid w:val="00697BE5"/>
    <w:rsid w:val="00697EDA"/>
    <w:rsid w:val="006A0250"/>
    <w:rsid w:val="006A0556"/>
    <w:rsid w:val="006A07D5"/>
    <w:rsid w:val="006A0DAE"/>
    <w:rsid w:val="006A1BAC"/>
    <w:rsid w:val="006A1EFB"/>
    <w:rsid w:val="006A212D"/>
    <w:rsid w:val="006A21AE"/>
    <w:rsid w:val="006A2FA0"/>
    <w:rsid w:val="006A339D"/>
    <w:rsid w:val="006A3B0C"/>
    <w:rsid w:val="006A3C3A"/>
    <w:rsid w:val="006A3F4A"/>
    <w:rsid w:val="006A4038"/>
    <w:rsid w:val="006A41A3"/>
    <w:rsid w:val="006A49FB"/>
    <w:rsid w:val="006A4CD4"/>
    <w:rsid w:val="006A534A"/>
    <w:rsid w:val="006A643F"/>
    <w:rsid w:val="006A647B"/>
    <w:rsid w:val="006A6750"/>
    <w:rsid w:val="006A7129"/>
    <w:rsid w:val="006A7761"/>
    <w:rsid w:val="006A7916"/>
    <w:rsid w:val="006A7ACD"/>
    <w:rsid w:val="006B0C4C"/>
    <w:rsid w:val="006B14D4"/>
    <w:rsid w:val="006B2293"/>
    <w:rsid w:val="006B27A5"/>
    <w:rsid w:val="006B2C4F"/>
    <w:rsid w:val="006B2C5C"/>
    <w:rsid w:val="006B2F6C"/>
    <w:rsid w:val="006B3A58"/>
    <w:rsid w:val="006B3C46"/>
    <w:rsid w:val="006B3FCF"/>
    <w:rsid w:val="006B3FED"/>
    <w:rsid w:val="006B4359"/>
    <w:rsid w:val="006B4723"/>
    <w:rsid w:val="006B4B5D"/>
    <w:rsid w:val="006B4B74"/>
    <w:rsid w:val="006B4F3C"/>
    <w:rsid w:val="006B518B"/>
    <w:rsid w:val="006B51E9"/>
    <w:rsid w:val="006B53FA"/>
    <w:rsid w:val="006B5534"/>
    <w:rsid w:val="006B5C4D"/>
    <w:rsid w:val="006B5CF6"/>
    <w:rsid w:val="006B70A7"/>
    <w:rsid w:val="006B7A1F"/>
    <w:rsid w:val="006B7CAD"/>
    <w:rsid w:val="006B7DE2"/>
    <w:rsid w:val="006C0079"/>
    <w:rsid w:val="006C010B"/>
    <w:rsid w:val="006C0283"/>
    <w:rsid w:val="006C0324"/>
    <w:rsid w:val="006C06B9"/>
    <w:rsid w:val="006C08A1"/>
    <w:rsid w:val="006C145B"/>
    <w:rsid w:val="006C183D"/>
    <w:rsid w:val="006C2B62"/>
    <w:rsid w:val="006C2D12"/>
    <w:rsid w:val="006C39F9"/>
    <w:rsid w:val="006C3E29"/>
    <w:rsid w:val="006C44F7"/>
    <w:rsid w:val="006C4934"/>
    <w:rsid w:val="006C4D3B"/>
    <w:rsid w:val="006C5395"/>
    <w:rsid w:val="006C595A"/>
    <w:rsid w:val="006C59BA"/>
    <w:rsid w:val="006C5B45"/>
    <w:rsid w:val="006C5C5B"/>
    <w:rsid w:val="006C652F"/>
    <w:rsid w:val="006C6583"/>
    <w:rsid w:val="006C65B2"/>
    <w:rsid w:val="006C79C0"/>
    <w:rsid w:val="006D0576"/>
    <w:rsid w:val="006D0606"/>
    <w:rsid w:val="006D0F26"/>
    <w:rsid w:val="006D219C"/>
    <w:rsid w:val="006D28BA"/>
    <w:rsid w:val="006D2ECE"/>
    <w:rsid w:val="006D2F39"/>
    <w:rsid w:val="006D3056"/>
    <w:rsid w:val="006D368A"/>
    <w:rsid w:val="006D4FAD"/>
    <w:rsid w:val="006D5026"/>
    <w:rsid w:val="006D5075"/>
    <w:rsid w:val="006D570D"/>
    <w:rsid w:val="006D5C6A"/>
    <w:rsid w:val="006D6CA5"/>
    <w:rsid w:val="006D6CED"/>
    <w:rsid w:val="006D7418"/>
    <w:rsid w:val="006D7737"/>
    <w:rsid w:val="006D7B92"/>
    <w:rsid w:val="006E0A00"/>
    <w:rsid w:val="006E0A98"/>
    <w:rsid w:val="006E12CD"/>
    <w:rsid w:val="006E2396"/>
    <w:rsid w:val="006E2398"/>
    <w:rsid w:val="006E2495"/>
    <w:rsid w:val="006E383F"/>
    <w:rsid w:val="006E3913"/>
    <w:rsid w:val="006E3AA3"/>
    <w:rsid w:val="006E4608"/>
    <w:rsid w:val="006E52E4"/>
    <w:rsid w:val="006E6136"/>
    <w:rsid w:val="006E6B22"/>
    <w:rsid w:val="006E6D45"/>
    <w:rsid w:val="006E7044"/>
    <w:rsid w:val="006E7053"/>
    <w:rsid w:val="006E7314"/>
    <w:rsid w:val="006E75F4"/>
    <w:rsid w:val="006E79F3"/>
    <w:rsid w:val="006E7CB9"/>
    <w:rsid w:val="006E7DF0"/>
    <w:rsid w:val="006F0386"/>
    <w:rsid w:val="006F0D47"/>
    <w:rsid w:val="006F1005"/>
    <w:rsid w:val="006F192E"/>
    <w:rsid w:val="006F2D6F"/>
    <w:rsid w:val="006F2F0E"/>
    <w:rsid w:val="006F3038"/>
    <w:rsid w:val="006F310A"/>
    <w:rsid w:val="006F3493"/>
    <w:rsid w:val="006F431C"/>
    <w:rsid w:val="006F4891"/>
    <w:rsid w:val="006F4BE1"/>
    <w:rsid w:val="006F590C"/>
    <w:rsid w:val="006F5CE4"/>
    <w:rsid w:val="006F63CD"/>
    <w:rsid w:val="006F7162"/>
    <w:rsid w:val="006F770E"/>
    <w:rsid w:val="006F7985"/>
    <w:rsid w:val="006F7F92"/>
    <w:rsid w:val="0070031D"/>
    <w:rsid w:val="0070048B"/>
    <w:rsid w:val="007010ED"/>
    <w:rsid w:val="007014A9"/>
    <w:rsid w:val="007018A9"/>
    <w:rsid w:val="00701E98"/>
    <w:rsid w:val="0070200D"/>
    <w:rsid w:val="00702192"/>
    <w:rsid w:val="00702927"/>
    <w:rsid w:val="0070303D"/>
    <w:rsid w:val="00703130"/>
    <w:rsid w:val="00703962"/>
    <w:rsid w:val="00703DC5"/>
    <w:rsid w:val="00704449"/>
    <w:rsid w:val="00704C5C"/>
    <w:rsid w:val="007054D3"/>
    <w:rsid w:val="0070576B"/>
    <w:rsid w:val="00705BFB"/>
    <w:rsid w:val="007060B1"/>
    <w:rsid w:val="00706497"/>
    <w:rsid w:val="00706795"/>
    <w:rsid w:val="00706C57"/>
    <w:rsid w:val="00707D54"/>
    <w:rsid w:val="0071021F"/>
    <w:rsid w:val="00710491"/>
    <w:rsid w:val="00710D27"/>
    <w:rsid w:val="00711C88"/>
    <w:rsid w:val="007120F5"/>
    <w:rsid w:val="00712357"/>
    <w:rsid w:val="00712954"/>
    <w:rsid w:val="007139B6"/>
    <w:rsid w:val="00714DF5"/>
    <w:rsid w:val="007153EC"/>
    <w:rsid w:val="00715771"/>
    <w:rsid w:val="0071584E"/>
    <w:rsid w:val="00715C5F"/>
    <w:rsid w:val="007165EF"/>
    <w:rsid w:val="007169E9"/>
    <w:rsid w:val="007170E0"/>
    <w:rsid w:val="00717B12"/>
    <w:rsid w:val="00717B97"/>
    <w:rsid w:val="007207F9"/>
    <w:rsid w:val="00720AFE"/>
    <w:rsid w:val="00720F9D"/>
    <w:rsid w:val="007210A2"/>
    <w:rsid w:val="0072195C"/>
    <w:rsid w:val="00721E4D"/>
    <w:rsid w:val="00722034"/>
    <w:rsid w:val="00723BBA"/>
    <w:rsid w:val="00724274"/>
    <w:rsid w:val="007244FE"/>
    <w:rsid w:val="00724841"/>
    <w:rsid w:val="00725B6A"/>
    <w:rsid w:val="00725EB4"/>
    <w:rsid w:val="0072639A"/>
    <w:rsid w:val="007271B4"/>
    <w:rsid w:val="00727629"/>
    <w:rsid w:val="0072764C"/>
    <w:rsid w:val="00727773"/>
    <w:rsid w:val="00727AEF"/>
    <w:rsid w:val="007308C5"/>
    <w:rsid w:val="0073138F"/>
    <w:rsid w:val="00731648"/>
    <w:rsid w:val="00731C0E"/>
    <w:rsid w:val="00731EC9"/>
    <w:rsid w:val="00732578"/>
    <w:rsid w:val="00732589"/>
    <w:rsid w:val="00733192"/>
    <w:rsid w:val="007332AD"/>
    <w:rsid w:val="00733B8D"/>
    <w:rsid w:val="00734153"/>
    <w:rsid w:val="007347A1"/>
    <w:rsid w:val="007349B8"/>
    <w:rsid w:val="00734B71"/>
    <w:rsid w:val="00734E98"/>
    <w:rsid w:val="007402FC"/>
    <w:rsid w:val="007403CC"/>
    <w:rsid w:val="007408E5"/>
    <w:rsid w:val="00740B51"/>
    <w:rsid w:val="007410C0"/>
    <w:rsid w:val="007411F6"/>
    <w:rsid w:val="00741639"/>
    <w:rsid w:val="0074173E"/>
    <w:rsid w:val="00741F7C"/>
    <w:rsid w:val="00742469"/>
    <w:rsid w:val="007429BA"/>
    <w:rsid w:val="0074377A"/>
    <w:rsid w:val="00744152"/>
    <w:rsid w:val="0074418E"/>
    <w:rsid w:val="00746987"/>
    <w:rsid w:val="00746F3E"/>
    <w:rsid w:val="00747CFE"/>
    <w:rsid w:val="007506A3"/>
    <w:rsid w:val="00751210"/>
    <w:rsid w:val="00751ED4"/>
    <w:rsid w:val="007530C1"/>
    <w:rsid w:val="007536AD"/>
    <w:rsid w:val="0075390E"/>
    <w:rsid w:val="00753BFA"/>
    <w:rsid w:val="00753DA0"/>
    <w:rsid w:val="0075439D"/>
    <w:rsid w:val="00754A7A"/>
    <w:rsid w:val="0075560C"/>
    <w:rsid w:val="00755870"/>
    <w:rsid w:val="00755B41"/>
    <w:rsid w:val="00755DE3"/>
    <w:rsid w:val="007561BC"/>
    <w:rsid w:val="007564BE"/>
    <w:rsid w:val="007578B1"/>
    <w:rsid w:val="00757D88"/>
    <w:rsid w:val="00760B37"/>
    <w:rsid w:val="00761201"/>
    <w:rsid w:val="0076220C"/>
    <w:rsid w:val="0076285F"/>
    <w:rsid w:val="00762B60"/>
    <w:rsid w:val="0076391D"/>
    <w:rsid w:val="00763A05"/>
    <w:rsid w:val="00763A0E"/>
    <w:rsid w:val="00764059"/>
    <w:rsid w:val="00764404"/>
    <w:rsid w:val="00765259"/>
    <w:rsid w:val="00765317"/>
    <w:rsid w:val="00765D46"/>
    <w:rsid w:val="0076740D"/>
    <w:rsid w:val="00770360"/>
    <w:rsid w:val="0077089C"/>
    <w:rsid w:val="00771402"/>
    <w:rsid w:val="00772662"/>
    <w:rsid w:val="00772C15"/>
    <w:rsid w:val="00772F17"/>
    <w:rsid w:val="007734D6"/>
    <w:rsid w:val="0077429C"/>
    <w:rsid w:val="00774393"/>
    <w:rsid w:val="00774A5B"/>
    <w:rsid w:val="00774BC8"/>
    <w:rsid w:val="00774F1D"/>
    <w:rsid w:val="00775016"/>
    <w:rsid w:val="00775160"/>
    <w:rsid w:val="00775578"/>
    <w:rsid w:val="0077645A"/>
    <w:rsid w:val="00776A30"/>
    <w:rsid w:val="00776E4C"/>
    <w:rsid w:val="00777125"/>
    <w:rsid w:val="00777BF5"/>
    <w:rsid w:val="007809A4"/>
    <w:rsid w:val="00780DB7"/>
    <w:rsid w:val="007810FD"/>
    <w:rsid w:val="00781918"/>
    <w:rsid w:val="007823EB"/>
    <w:rsid w:val="00782F10"/>
    <w:rsid w:val="007833BE"/>
    <w:rsid w:val="00784124"/>
    <w:rsid w:val="00784536"/>
    <w:rsid w:val="00784784"/>
    <w:rsid w:val="00784E7A"/>
    <w:rsid w:val="00785176"/>
    <w:rsid w:val="00785543"/>
    <w:rsid w:val="00785D59"/>
    <w:rsid w:val="00786644"/>
    <w:rsid w:val="007866A7"/>
    <w:rsid w:val="00786793"/>
    <w:rsid w:val="0078684C"/>
    <w:rsid w:val="00786B87"/>
    <w:rsid w:val="0078727A"/>
    <w:rsid w:val="0078730C"/>
    <w:rsid w:val="007874F0"/>
    <w:rsid w:val="00787997"/>
    <w:rsid w:val="0079011A"/>
    <w:rsid w:val="00791109"/>
    <w:rsid w:val="007918DC"/>
    <w:rsid w:val="00791D55"/>
    <w:rsid w:val="007923D4"/>
    <w:rsid w:val="00792AD5"/>
    <w:rsid w:val="00792BDA"/>
    <w:rsid w:val="0079435F"/>
    <w:rsid w:val="007946D7"/>
    <w:rsid w:val="0079488F"/>
    <w:rsid w:val="00794D23"/>
    <w:rsid w:val="007954B1"/>
    <w:rsid w:val="0079585E"/>
    <w:rsid w:val="00795DEE"/>
    <w:rsid w:val="00795FC7"/>
    <w:rsid w:val="00796488"/>
    <w:rsid w:val="0079661B"/>
    <w:rsid w:val="00796715"/>
    <w:rsid w:val="007967D6"/>
    <w:rsid w:val="00797302"/>
    <w:rsid w:val="0079765B"/>
    <w:rsid w:val="007A177D"/>
    <w:rsid w:val="007A1B2F"/>
    <w:rsid w:val="007A1FCF"/>
    <w:rsid w:val="007A238F"/>
    <w:rsid w:val="007A2459"/>
    <w:rsid w:val="007A371B"/>
    <w:rsid w:val="007A455E"/>
    <w:rsid w:val="007A4C82"/>
    <w:rsid w:val="007A509A"/>
    <w:rsid w:val="007A50B2"/>
    <w:rsid w:val="007A51A9"/>
    <w:rsid w:val="007A5E3A"/>
    <w:rsid w:val="007A64C8"/>
    <w:rsid w:val="007A677A"/>
    <w:rsid w:val="007A6F22"/>
    <w:rsid w:val="007A7069"/>
    <w:rsid w:val="007A745A"/>
    <w:rsid w:val="007A7641"/>
    <w:rsid w:val="007A79B4"/>
    <w:rsid w:val="007B0C2A"/>
    <w:rsid w:val="007B0FAD"/>
    <w:rsid w:val="007B100D"/>
    <w:rsid w:val="007B1778"/>
    <w:rsid w:val="007B182B"/>
    <w:rsid w:val="007B219F"/>
    <w:rsid w:val="007B284A"/>
    <w:rsid w:val="007B2E24"/>
    <w:rsid w:val="007B338C"/>
    <w:rsid w:val="007B3D7D"/>
    <w:rsid w:val="007B48D3"/>
    <w:rsid w:val="007B49D3"/>
    <w:rsid w:val="007B4CD7"/>
    <w:rsid w:val="007B4FC3"/>
    <w:rsid w:val="007B5189"/>
    <w:rsid w:val="007B5597"/>
    <w:rsid w:val="007B59BF"/>
    <w:rsid w:val="007B6453"/>
    <w:rsid w:val="007C050E"/>
    <w:rsid w:val="007C0C0F"/>
    <w:rsid w:val="007C1A43"/>
    <w:rsid w:val="007C2312"/>
    <w:rsid w:val="007C35F8"/>
    <w:rsid w:val="007C3E0D"/>
    <w:rsid w:val="007C6063"/>
    <w:rsid w:val="007C6DC6"/>
    <w:rsid w:val="007C6E5E"/>
    <w:rsid w:val="007C6F3E"/>
    <w:rsid w:val="007C7033"/>
    <w:rsid w:val="007C75EA"/>
    <w:rsid w:val="007D05E3"/>
    <w:rsid w:val="007D1729"/>
    <w:rsid w:val="007D185D"/>
    <w:rsid w:val="007D1E65"/>
    <w:rsid w:val="007D23A5"/>
    <w:rsid w:val="007D2ECD"/>
    <w:rsid w:val="007D3121"/>
    <w:rsid w:val="007D3173"/>
    <w:rsid w:val="007D3E0C"/>
    <w:rsid w:val="007D4373"/>
    <w:rsid w:val="007D4AF3"/>
    <w:rsid w:val="007D4EDE"/>
    <w:rsid w:val="007D5097"/>
    <w:rsid w:val="007D6803"/>
    <w:rsid w:val="007D6812"/>
    <w:rsid w:val="007D6DAD"/>
    <w:rsid w:val="007D7034"/>
    <w:rsid w:val="007D7282"/>
    <w:rsid w:val="007D72CE"/>
    <w:rsid w:val="007D7596"/>
    <w:rsid w:val="007D77CA"/>
    <w:rsid w:val="007E0AAC"/>
    <w:rsid w:val="007E0EDF"/>
    <w:rsid w:val="007E1CB2"/>
    <w:rsid w:val="007E1D54"/>
    <w:rsid w:val="007E1F76"/>
    <w:rsid w:val="007E30EF"/>
    <w:rsid w:val="007E31BF"/>
    <w:rsid w:val="007E3FA9"/>
    <w:rsid w:val="007E421C"/>
    <w:rsid w:val="007E4456"/>
    <w:rsid w:val="007E4FC4"/>
    <w:rsid w:val="007E5008"/>
    <w:rsid w:val="007E5894"/>
    <w:rsid w:val="007E58DA"/>
    <w:rsid w:val="007E5DD3"/>
    <w:rsid w:val="007E60D1"/>
    <w:rsid w:val="007E63AD"/>
    <w:rsid w:val="007E70FE"/>
    <w:rsid w:val="007E7330"/>
    <w:rsid w:val="007F09F8"/>
    <w:rsid w:val="007F10B2"/>
    <w:rsid w:val="007F138F"/>
    <w:rsid w:val="007F1665"/>
    <w:rsid w:val="007F1749"/>
    <w:rsid w:val="007F1D19"/>
    <w:rsid w:val="007F2FC8"/>
    <w:rsid w:val="007F31F1"/>
    <w:rsid w:val="007F458E"/>
    <w:rsid w:val="007F4709"/>
    <w:rsid w:val="007F4BED"/>
    <w:rsid w:val="007F4F4A"/>
    <w:rsid w:val="007F5010"/>
    <w:rsid w:val="007F50B3"/>
    <w:rsid w:val="007F5FCE"/>
    <w:rsid w:val="007F61C4"/>
    <w:rsid w:val="007F6253"/>
    <w:rsid w:val="007F6857"/>
    <w:rsid w:val="007F7394"/>
    <w:rsid w:val="008014AB"/>
    <w:rsid w:val="00801658"/>
    <w:rsid w:val="0080197F"/>
    <w:rsid w:val="00801CE8"/>
    <w:rsid w:val="00801EAF"/>
    <w:rsid w:val="0080243D"/>
    <w:rsid w:val="00802F63"/>
    <w:rsid w:val="0080313F"/>
    <w:rsid w:val="00803477"/>
    <w:rsid w:val="008036B7"/>
    <w:rsid w:val="00803A9B"/>
    <w:rsid w:val="00804C33"/>
    <w:rsid w:val="00805042"/>
    <w:rsid w:val="00805A27"/>
    <w:rsid w:val="0080605D"/>
    <w:rsid w:val="0080619B"/>
    <w:rsid w:val="008071FB"/>
    <w:rsid w:val="00810593"/>
    <w:rsid w:val="00810A59"/>
    <w:rsid w:val="00811B18"/>
    <w:rsid w:val="008120AE"/>
    <w:rsid w:val="00812BC5"/>
    <w:rsid w:val="00813029"/>
    <w:rsid w:val="00813091"/>
    <w:rsid w:val="0081337A"/>
    <w:rsid w:val="00813386"/>
    <w:rsid w:val="00813658"/>
    <w:rsid w:val="00813C41"/>
    <w:rsid w:val="00814104"/>
    <w:rsid w:val="0081465E"/>
    <w:rsid w:val="00814903"/>
    <w:rsid w:val="008152E3"/>
    <w:rsid w:val="00815F02"/>
    <w:rsid w:val="00815FAF"/>
    <w:rsid w:val="008178B2"/>
    <w:rsid w:val="0082021A"/>
    <w:rsid w:val="00820881"/>
    <w:rsid w:val="008209A2"/>
    <w:rsid w:val="00820A1E"/>
    <w:rsid w:val="0082154F"/>
    <w:rsid w:val="0082162F"/>
    <w:rsid w:val="00821CBC"/>
    <w:rsid w:val="00821FD1"/>
    <w:rsid w:val="00822A2B"/>
    <w:rsid w:val="00822BE9"/>
    <w:rsid w:val="00822BEA"/>
    <w:rsid w:val="00822EF9"/>
    <w:rsid w:val="00823CD0"/>
    <w:rsid w:val="00824055"/>
    <w:rsid w:val="00824544"/>
    <w:rsid w:val="00824B38"/>
    <w:rsid w:val="0082517F"/>
    <w:rsid w:val="00825393"/>
    <w:rsid w:val="008266BF"/>
    <w:rsid w:val="00826879"/>
    <w:rsid w:val="00826AC4"/>
    <w:rsid w:val="00826DF5"/>
    <w:rsid w:val="00826FE7"/>
    <w:rsid w:val="0082716C"/>
    <w:rsid w:val="00827567"/>
    <w:rsid w:val="0082788B"/>
    <w:rsid w:val="00827F21"/>
    <w:rsid w:val="008301AB"/>
    <w:rsid w:val="00830D30"/>
    <w:rsid w:val="00831196"/>
    <w:rsid w:val="008313AE"/>
    <w:rsid w:val="008315E9"/>
    <w:rsid w:val="00831F2A"/>
    <w:rsid w:val="0083234B"/>
    <w:rsid w:val="008323D5"/>
    <w:rsid w:val="0083244E"/>
    <w:rsid w:val="008326B2"/>
    <w:rsid w:val="00832989"/>
    <w:rsid w:val="00833862"/>
    <w:rsid w:val="00833EBA"/>
    <w:rsid w:val="00835342"/>
    <w:rsid w:val="00835C2E"/>
    <w:rsid w:val="00836602"/>
    <w:rsid w:val="0083755B"/>
    <w:rsid w:val="008376AA"/>
    <w:rsid w:val="008414D4"/>
    <w:rsid w:val="00841B94"/>
    <w:rsid w:val="00843180"/>
    <w:rsid w:val="008436FF"/>
    <w:rsid w:val="008439EF"/>
    <w:rsid w:val="00844F1C"/>
    <w:rsid w:val="00845065"/>
    <w:rsid w:val="0084510F"/>
    <w:rsid w:val="00845C66"/>
    <w:rsid w:val="008464DB"/>
    <w:rsid w:val="008468D7"/>
    <w:rsid w:val="00846BE7"/>
    <w:rsid w:val="00846DC5"/>
    <w:rsid w:val="00847616"/>
    <w:rsid w:val="00847880"/>
    <w:rsid w:val="00850B52"/>
    <w:rsid w:val="0085154E"/>
    <w:rsid w:val="008518FB"/>
    <w:rsid w:val="008528FD"/>
    <w:rsid w:val="00852D74"/>
    <w:rsid w:val="0085309F"/>
    <w:rsid w:val="00853173"/>
    <w:rsid w:val="0085435E"/>
    <w:rsid w:val="00854448"/>
    <w:rsid w:val="008545C9"/>
    <w:rsid w:val="008548B7"/>
    <w:rsid w:val="00854D38"/>
    <w:rsid w:val="008552F0"/>
    <w:rsid w:val="00855B75"/>
    <w:rsid w:val="00855D31"/>
    <w:rsid w:val="00856407"/>
    <w:rsid w:val="008567C0"/>
    <w:rsid w:val="00856DE2"/>
    <w:rsid w:val="008571FC"/>
    <w:rsid w:val="008575DF"/>
    <w:rsid w:val="00857698"/>
    <w:rsid w:val="008603A5"/>
    <w:rsid w:val="00860B7B"/>
    <w:rsid w:val="00860FC9"/>
    <w:rsid w:val="00861356"/>
    <w:rsid w:val="00861BBD"/>
    <w:rsid w:val="00861D44"/>
    <w:rsid w:val="00861DB2"/>
    <w:rsid w:val="00861F6A"/>
    <w:rsid w:val="008620A6"/>
    <w:rsid w:val="008627B3"/>
    <w:rsid w:val="0086303F"/>
    <w:rsid w:val="00863DA9"/>
    <w:rsid w:val="00863DEC"/>
    <w:rsid w:val="0086448A"/>
    <w:rsid w:val="0086487A"/>
    <w:rsid w:val="00864A7C"/>
    <w:rsid w:val="00864DF2"/>
    <w:rsid w:val="008650F4"/>
    <w:rsid w:val="00865579"/>
    <w:rsid w:val="008655AF"/>
    <w:rsid w:val="00865FA0"/>
    <w:rsid w:val="008662EC"/>
    <w:rsid w:val="00866820"/>
    <w:rsid w:val="00867902"/>
    <w:rsid w:val="00870265"/>
    <w:rsid w:val="0087031D"/>
    <w:rsid w:val="00871870"/>
    <w:rsid w:val="008728CD"/>
    <w:rsid w:val="00872E4E"/>
    <w:rsid w:val="0087370F"/>
    <w:rsid w:val="00874824"/>
    <w:rsid w:val="00874D8D"/>
    <w:rsid w:val="00876425"/>
    <w:rsid w:val="00876794"/>
    <w:rsid w:val="008767AF"/>
    <w:rsid w:val="0087692E"/>
    <w:rsid w:val="00876BC6"/>
    <w:rsid w:val="00876CDC"/>
    <w:rsid w:val="008778B8"/>
    <w:rsid w:val="008779C7"/>
    <w:rsid w:val="00877BB5"/>
    <w:rsid w:val="00880324"/>
    <w:rsid w:val="008806BB"/>
    <w:rsid w:val="008812BF"/>
    <w:rsid w:val="0088151E"/>
    <w:rsid w:val="00881529"/>
    <w:rsid w:val="0088185F"/>
    <w:rsid w:val="00882374"/>
    <w:rsid w:val="008823E1"/>
    <w:rsid w:val="008826E5"/>
    <w:rsid w:val="00882AA5"/>
    <w:rsid w:val="00882E80"/>
    <w:rsid w:val="00882FB9"/>
    <w:rsid w:val="00883849"/>
    <w:rsid w:val="00884390"/>
    <w:rsid w:val="00884A6A"/>
    <w:rsid w:val="00884C2E"/>
    <w:rsid w:val="008850C8"/>
    <w:rsid w:val="00885328"/>
    <w:rsid w:val="00885459"/>
    <w:rsid w:val="00885550"/>
    <w:rsid w:val="008860B4"/>
    <w:rsid w:val="00886A80"/>
    <w:rsid w:val="00887057"/>
    <w:rsid w:val="00887C11"/>
    <w:rsid w:val="00890A43"/>
    <w:rsid w:val="00891298"/>
    <w:rsid w:val="0089162E"/>
    <w:rsid w:val="00891D12"/>
    <w:rsid w:val="0089206F"/>
    <w:rsid w:val="00893456"/>
    <w:rsid w:val="00893E83"/>
    <w:rsid w:val="00894E16"/>
    <w:rsid w:val="008951BB"/>
    <w:rsid w:val="00895E72"/>
    <w:rsid w:val="00896244"/>
    <w:rsid w:val="00896343"/>
    <w:rsid w:val="00896681"/>
    <w:rsid w:val="00897DAB"/>
    <w:rsid w:val="008A0772"/>
    <w:rsid w:val="008A13FA"/>
    <w:rsid w:val="008A15CF"/>
    <w:rsid w:val="008A1B15"/>
    <w:rsid w:val="008A1DCF"/>
    <w:rsid w:val="008A1F9E"/>
    <w:rsid w:val="008A33DF"/>
    <w:rsid w:val="008A3460"/>
    <w:rsid w:val="008A383B"/>
    <w:rsid w:val="008A4310"/>
    <w:rsid w:val="008A4DB6"/>
    <w:rsid w:val="008A57D3"/>
    <w:rsid w:val="008A5DFB"/>
    <w:rsid w:val="008A635F"/>
    <w:rsid w:val="008A712D"/>
    <w:rsid w:val="008A76BA"/>
    <w:rsid w:val="008A7A18"/>
    <w:rsid w:val="008A7EA6"/>
    <w:rsid w:val="008B00D7"/>
    <w:rsid w:val="008B0632"/>
    <w:rsid w:val="008B08F2"/>
    <w:rsid w:val="008B14C1"/>
    <w:rsid w:val="008B27E1"/>
    <w:rsid w:val="008B3D51"/>
    <w:rsid w:val="008B3E0E"/>
    <w:rsid w:val="008B3FEC"/>
    <w:rsid w:val="008B4046"/>
    <w:rsid w:val="008B5502"/>
    <w:rsid w:val="008B56B7"/>
    <w:rsid w:val="008B5BE8"/>
    <w:rsid w:val="008B6466"/>
    <w:rsid w:val="008B6901"/>
    <w:rsid w:val="008B6A9C"/>
    <w:rsid w:val="008B6AD1"/>
    <w:rsid w:val="008B6D6B"/>
    <w:rsid w:val="008B6EC1"/>
    <w:rsid w:val="008B757D"/>
    <w:rsid w:val="008B76B4"/>
    <w:rsid w:val="008B7780"/>
    <w:rsid w:val="008B7E9D"/>
    <w:rsid w:val="008C01CA"/>
    <w:rsid w:val="008C01E2"/>
    <w:rsid w:val="008C067E"/>
    <w:rsid w:val="008C0FF9"/>
    <w:rsid w:val="008C19AF"/>
    <w:rsid w:val="008C2937"/>
    <w:rsid w:val="008C33E9"/>
    <w:rsid w:val="008C354A"/>
    <w:rsid w:val="008C3B4F"/>
    <w:rsid w:val="008C3CDB"/>
    <w:rsid w:val="008C4056"/>
    <w:rsid w:val="008C5A0D"/>
    <w:rsid w:val="008C5A4C"/>
    <w:rsid w:val="008C5B20"/>
    <w:rsid w:val="008C5B39"/>
    <w:rsid w:val="008C611D"/>
    <w:rsid w:val="008C69D9"/>
    <w:rsid w:val="008C69DC"/>
    <w:rsid w:val="008C7AA5"/>
    <w:rsid w:val="008D075D"/>
    <w:rsid w:val="008D255D"/>
    <w:rsid w:val="008D2858"/>
    <w:rsid w:val="008D2EBC"/>
    <w:rsid w:val="008D3312"/>
    <w:rsid w:val="008D3788"/>
    <w:rsid w:val="008D391A"/>
    <w:rsid w:val="008D40B3"/>
    <w:rsid w:val="008D509E"/>
    <w:rsid w:val="008D537F"/>
    <w:rsid w:val="008D6C60"/>
    <w:rsid w:val="008D6CDF"/>
    <w:rsid w:val="008D7757"/>
    <w:rsid w:val="008E06E5"/>
    <w:rsid w:val="008E0857"/>
    <w:rsid w:val="008E0B37"/>
    <w:rsid w:val="008E1366"/>
    <w:rsid w:val="008E1660"/>
    <w:rsid w:val="008E26F1"/>
    <w:rsid w:val="008E2BEA"/>
    <w:rsid w:val="008E33A3"/>
    <w:rsid w:val="008E3B5B"/>
    <w:rsid w:val="008E3BEB"/>
    <w:rsid w:val="008E3D25"/>
    <w:rsid w:val="008E4017"/>
    <w:rsid w:val="008E4289"/>
    <w:rsid w:val="008E4CF5"/>
    <w:rsid w:val="008E4F00"/>
    <w:rsid w:val="008E4F92"/>
    <w:rsid w:val="008E5710"/>
    <w:rsid w:val="008E6063"/>
    <w:rsid w:val="008E6177"/>
    <w:rsid w:val="008E6984"/>
    <w:rsid w:val="008E6E5D"/>
    <w:rsid w:val="008E7302"/>
    <w:rsid w:val="008E7311"/>
    <w:rsid w:val="008E748A"/>
    <w:rsid w:val="008E79DF"/>
    <w:rsid w:val="008E7ACD"/>
    <w:rsid w:val="008F0047"/>
    <w:rsid w:val="008F0267"/>
    <w:rsid w:val="008F04C9"/>
    <w:rsid w:val="008F08ED"/>
    <w:rsid w:val="008F1F1C"/>
    <w:rsid w:val="008F2868"/>
    <w:rsid w:val="008F2A8D"/>
    <w:rsid w:val="008F2C3F"/>
    <w:rsid w:val="008F303A"/>
    <w:rsid w:val="008F39F8"/>
    <w:rsid w:val="008F3C4B"/>
    <w:rsid w:val="008F42F2"/>
    <w:rsid w:val="008F4873"/>
    <w:rsid w:val="008F56EB"/>
    <w:rsid w:val="008F59C8"/>
    <w:rsid w:val="008F610C"/>
    <w:rsid w:val="008F64BB"/>
    <w:rsid w:val="008F783C"/>
    <w:rsid w:val="008F7D4D"/>
    <w:rsid w:val="0090034C"/>
    <w:rsid w:val="009015B7"/>
    <w:rsid w:val="0090304D"/>
    <w:rsid w:val="0090344B"/>
    <w:rsid w:val="009039D0"/>
    <w:rsid w:val="00903AD3"/>
    <w:rsid w:val="00903E46"/>
    <w:rsid w:val="00904043"/>
    <w:rsid w:val="009043F7"/>
    <w:rsid w:val="00904924"/>
    <w:rsid w:val="00904AE2"/>
    <w:rsid w:val="00904E23"/>
    <w:rsid w:val="009053D3"/>
    <w:rsid w:val="00905850"/>
    <w:rsid w:val="00905DCE"/>
    <w:rsid w:val="00906847"/>
    <w:rsid w:val="00907009"/>
    <w:rsid w:val="009076D2"/>
    <w:rsid w:val="00907782"/>
    <w:rsid w:val="0090796C"/>
    <w:rsid w:val="00910AEF"/>
    <w:rsid w:val="00910B3D"/>
    <w:rsid w:val="00910DAA"/>
    <w:rsid w:val="00911FA3"/>
    <w:rsid w:val="00911FE6"/>
    <w:rsid w:val="00912E33"/>
    <w:rsid w:val="00912FD0"/>
    <w:rsid w:val="009131DE"/>
    <w:rsid w:val="00913519"/>
    <w:rsid w:val="009135E8"/>
    <w:rsid w:val="00913D0C"/>
    <w:rsid w:val="00914861"/>
    <w:rsid w:val="00914C75"/>
    <w:rsid w:val="00915C01"/>
    <w:rsid w:val="00916C0F"/>
    <w:rsid w:val="00916ECA"/>
    <w:rsid w:val="00920548"/>
    <w:rsid w:val="009214D8"/>
    <w:rsid w:val="00921623"/>
    <w:rsid w:val="009219DA"/>
    <w:rsid w:val="00921E49"/>
    <w:rsid w:val="00921E4E"/>
    <w:rsid w:val="00922D3C"/>
    <w:rsid w:val="00924AD9"/>
    <w:rsid w:val="00924EFE"/>
    <w:rsid w:val="00924F83"/>
    <w:rsid w:val="00925870"/>
    <w:rsid w:val="00926819"/>
    <w:rsid w:val="0092738A"/>
    <w:rsid w:val="00927518"/>
    <w:rsid w:val="0093040A"/>
    <w:rsid w:val="00930785"/>
    <w:rsid w:val="00930BD7"/>
    <w:rsid w:val="00930C0A"/>
    <w:rsid w:val="00931058"/>
    <w:rsid w:val="009317AB"/>
    <w:rsid w:val="00931D41"/>
    <w:rsid w:val="00932AAA"/>
    <w:rsid w:val="00932F41"/>
    <w:rsid w:val="00933190"/>
    <w:rsid w:val="009334A8"/>
    <w:rsid w:val="009340DE"/>
    <w:rsid w:val="0093465E"/>
    <w:rsid w:val="009350EA"/>
    <w:rsid w:val="00935CB4"/>
    <w:rsid w:val="00935E17"/>
    <w:rsid w:val="00935F1B"/>
    <w:rsid w:val="00936077"/>
    <w:rsid w:val="009367F0"/>
    <w:rsid w:val="00937083"/>
    <w:rsid w:val="00937220"/>
    <w:rsid w:val="00937390"/>
    <w:rsid w:val="00937B75"/>
    <w:rsid w:val="00940992"/>
    <w:rsid w:val="00940ADA"/>
    <w:rsid w:val="009412A9"/>
    <w:rsid w:val="0094160C"/>
    <w:rsid w:val="00941BF9"/>
    <w:rsid w:val="0094208A"/>
    <w:rsid w:val="00942168"/>
    <w:rsid w:val="0094273A"/>
    <w:rsid w:val="0094304D"/>
    <w:rsid w:val="00943533"/>
    <w:rsid w:val="00943611"/>
    <w:rsid w:val="00943EC2"/>
    <w:rsid w:val="009442EA"/>
    <w:rsid w:val="00944E04"/>
    <w:rsid w:val="00944EAC"/>
    <w:rsid w:val="0094545E"/>
    <w:rsid w:val="00945BE8"/>
    <w:rsid w:val="00946EDF"/>
    <w:rsid w:val="0094728A"/>
    <w:rsid w:val="00947508"/>
    <w:rsid w:val="00947D36"/>
    <w:rsid w:val="00947D40"/>
    <w:rsid w:val="00947F5D"/>
    <w:rsid w:val="009504E7"/>
    <w:rsid w:val="00951425"/>
    <w:rsid w:val="00951590"/>
    <w:rsid w:val="00951849"/>
    <w:rsid w:val="0095186F"/>
    <w:rsid w:val="00952B29"/>
    <w:rsid w:val="009537F5"/>
    <w:rsid w:val="009541AD"/>
    <w:rsid w:val="00954DFA"/>
    <w:rsid w:val="009551B0"/>
    <w:rsid w:val="009552E5"/>
    <w:rsid w:val="0095561C"/>
    <w:rsid w:val="00956113"/>
    <w:rsid w:val="00956188"/>
    <w:rsid w:val="00956580"/>
    <w:rsid w:val="009568A7"/>
    <w:rsid w:val="009568CF"/>
    <w:rsid w:val="00956EE8"/>
    <w:rsid w:val="00957194"/>
    <w:rsid w:val="0095725D"/>
    <w:rsid w:val="00957F72"/>
    <w:rsid w:val="0096015D"/>
    <w:rsid w:val="0096028E"/>
    <w:rsid w:val="00960376"/>
    <w:rsid w:val="00960A53"/>
    <w:rsid w:val="0096149D"/>
    <w:rsid w:val="0096175C"/>
    <w:rsid w:val="00961B4D"/>
    <w:rsid w:val="00961E31"/>
    <w:rsid w:val="00961FFA"/>
    <w:rsid w:val="00962809"/>
    <w:rsid w:val="0096343D"/>
    <w:rsid w:val="009657FD"/>
    <w:rsid w:val="00966335"/>
    <w:rsid w:val="009667E9"/>
    <w:rsid w:val="00966B67"/>
    <w:rsid w:val="0096703F"/>
    <w:rsid w:val="00967603"/>
    <w:rsid w:val="0097067E"/>
    <w:rsid w:val="00970D9E"/>
    <w:rsid w:val="00971058"/>
    <w:rsid w:val="00971473"/>
    <w:rsid w:val="009719B3"/>
    <w:rsid w:val="00971C7E"/>
    <w:rsid w:val="00971DEE"/>
    <w:rsid w:val="00971FAC"/>
    <w:rsid w:val="00971FF4"/>
    <w:rsid w:val="0097212F"/>
    <w:rsid w:val="009729A5"/>
    <w:rsid w:val="00972CCE"/>
    <w:rsid w:val="00974222"/>
    <w:rsid w:val="00974786"/>
    <w:rsid w:val="00974CC0"/>
    <w:rsid w:val="00975502"/>
    <w:rsid w:val="009755F6"/>
    <w:rsid w:val="009759F0"/>
    <w:rsid w:val="00975B3C"/>
    <w:rsid w:val="0097604C"/>
    <w:rsid w:val="0097620F"/>
    <w:rsid w:val="009775E6"/>
    <w:rsid w:val="00977855"/>
    <w:rsid w:val="00977DAF"/>
    <w:rsid w:val="0098000F"/>
    <w:rsid w:val="00980374"/>
    <w:rsid w:val="009804CE"/>
    <w:rsid w:val="0098061D"/>
    <w:rsid w:val="009812CB"/>
    <w:rsid w:val="00981AE8"/>
    <w:rsid w:val="00984020"/>
    <w:rsid w:val="00984B6C"/>
    <w:rsid w:val="00984CA2"/>
    <w:rsid w:val="00984F2E"/>
    <w:rsid w:val="00984F4C"/>
    <w:rsid w:val="00986338"/>
    <w:rsid w:val="00986F39"/>
    <w:rsid w:val="0098752A"/>
    <w:rsid w:val="00987854"/>
    <w:rsid w:val="0099176D"/>
    <w:rsid w:val="009918CC"/>
    <w:rsid w:val="00992057"/>
    <w:rsid w:val="009929D7"/>
    <w:rsid w:val="0099301B"/>
    <w:rsid w:val="0099349C"/>
    <w:rsid w:val="00994974"/>
    <w:rsid w:val="00994D79"/>
    <w:rsid w:val="00995654"/>
    <w:rsid w:val="009959BE"/>
    <w:rsid w:val="00995E57"/>
    <w:rsid w:val="00995E9A"/>
    <w:rsid w:val="0099682F"/>
    <w:rsid w:val="00996EFF"/>
    <w:rsid w:val="0099770B"/>
    <w:rsid w:val="00997DAC"/>
    <w:rsid w:val="00997F5C"/>
    <w:rsid w:val="009A01A4"/>
    <w:rsid w:val="009A01C9"/>
    <w:rsid w:val="009A01D9"/>
    <w:rsid w:val="009A0782"/>
    <w:rsid w:val="009A083D"/>
    <w:rsid w:val="009A08B1"/>
    <w:rsid w:val="009A0D18"/>
    <w:rsid w:val="009A129D"/>
    <w:rsid w:val="009A1569"/>
    <w:rsid w:val="009A1D0F"/>
    <w:rsid w:val="009A2700"/>
    <w:rsid w:val="009A35B0"/>
    <w:rsid w:val="009A3813"/>
    <w:rsid w:val="009A3BED"/>
    <w:rsid w:val="009A3E10"/>
    <w:rsid w:val="009A4137"/>
    <w:rsid w:val="009A43F2"/>
    <w:rsid w:val="009A6192"/>
    <w:rsid w:val="009A65FD"/>
    <w:rsid w:val="009A7079"/>
    <w:rsid w:val="009B0C1C"/>
    <w:rsid w:val="009B1292"/>
    <w:rsid w:val="009B1716"/>
    <w:rsid w:val="009B200A"/>
    <w:rsid w:val="009B2435"/>
    <w:rsid w:val="009B2566"/>
    <w:rsid w:val="009B2B2F"/>
    <w:rsid w:val="009B2C7A"/>
    <w:rsid w:val="009B38FB"/>
    <w:rsid w:val="009B3A6B"/>
    <w:rsid w:val="009B3AF2"/>
    <w:rsid w:val="009B446F"/>
    <w:rsid w:val="009B44D0"/>
    <w:rsid w:val="009B4715"/>
    <w:rsid w:val="009B4E7C"/>
    <w:rsid w:val="009B6F55"/>
    <w:rsid w:val="009B76E9"/>
    <w:rsid w:val="009B7978"/>
    <w:rsid w:val="009C00BA"/>
    <w:rsid w:val="009C0E02"/>
    <w:rsid w:val="009C0F69"/>
    <w:rsid w:val="009C1461"/>
    <w:rsid w:val="009C164B"/>
    <w:rsid w:val="009C170A"/>
    <w:rsid w:val="009C1CC9"/>
    <w:rsid w:val="009C1E0B"/>
    <w:rsid w:val="009C2BB2"/>
    <w:rsid w:val="009C2C03"/>
    <w:rsid w:val="009C2C34"/>
    <w:rsid w:val="009C2FF1"/>
    <w:rsid w:val="009C329C"/>
    <w:rsid w:val="009C41DD"/>
    <w:rsid w:val="009C445A"/>
    <w:rsid w:val="009C545A"/>
    <w:rsid w:val="009C5620"/>
    <w:rsid w:val="009C586D"/>
    <w:rsid w:val="009C58BC"/>
    <w:rsid w:val="009C639F"/>
    <w:rsid w:val="009C676D"/>
    <w:rsid w:val="009C6F21"/>
    <w:rsid w:val="009C72F4"/>
    <w:rsid w:val="009C73B3"/>
    <w:rsid w:val="009C77A6"/>
    <w:rsid w:val="009C78BC"/>
    <w:rsid w:val="009C7AB9"/>
    <w:rsid w:val="009C7E28"/>
    <w:rsid w:val="009C89C0"/>
    <w:rsid w:val="009D0267"/>
    <w:rsid w:val="009D0542"/>
    <w:rsid w:val="009D0E52"/>
    <w:rsid w:val="009D0FCB"/>
    <w:rsid w:val="009D101A"/>
    <w:rsid w:val="009D1B7A"/>
    <w:rsid w:val="009D1E2A"/>
    <w:rsid w:val="009D25E3"/>
    <w:rsid w:val="009D27BF"/>
    <w:rsid w:val="009D286C"/>
    <w:rsid w:val="009D4155"/>
    <w:rsid w:val="009D460B"/>
    <w:rsid w:val="009D59F1"/>
    <w:rsid w:val="009D5DC7"/>
    <w:rsid w:val="009D6E39"/>
    <w:rsid w:val="009D6ED5"/>
    <w:rsid w:val="009D782A"/>
    <w:rsid w:val="009D7E02"/>
    <w:rsid w:val="009E023A"/>
    <w:rsid w:val="009E05AA"/>
    <w:rsid w:val="009E0717"/>
    <w:rsid w:val="009E127D"/>
    <w:rsid w:val="009E2195"/>
    <w:rsid w:val="009E2B14"/>
    <w:rsid w:val="009E3022"/>
    <w:rsid w:val="009E35F2"/>
    <w:rsid w:val="009E384C"/>
    <w:rsid w:val="009E3BD9"/>
    <w:rsid w:val="009E5C42"/>
    <w:rsid w:val="009E68DB"/>
    <w:rsid w:val="009E6D0C"/>
    <w:rsid w:val="009E6E4A"/>
    <w:rsid w:val="009E6F8A"/>
    <w:rsid w:val="009E7295"/>
    <w:rsid w:val="009E7409"/>
    <w:rsid w:val="009E7827"/>
    <w:rsid w:val="009E7EBB"/>
    <w:rsid w:val="009F0861"/>
    <w:rsid w:val="009F0875"/>
    <w:rsid w:val="009F0986"/>
    <w:rsid w:val="009F17F2"/>
    <w:rsid w:val="009F1946"/>
    <w:rsid w:val="009F1B87"/>
    <w:rsid w:val="009F1E4C"/>
    <w:rsid w:val="009F2B20"/>
    <w:rsid w:val="009F3555"/>
    <w:rsid w:val="009F3751"/>
    <w:rsid w:val="009F395B"/>
    <w:rsid w:val="009F5220"/>
    <w:rsid w:val="009F5B40"/>
    <w:rsid w:val="009F5E28"/>
    <w:rsid w:val="009F61C2"/>
    <w:rsid w:val="009F62EA"/>
    <w:rsid w:val="009F64F7"/>
    <w:rsid w:val="009F695D"/>
    <w:rsid w:val="009F6B53"/>
    <w:rsid w:val="009F6C77"/>
    <w:rsid w:val="009F6E8A"/>
    <w:rsid w:val="009F7149"/>
    <w:rsid w:val="009F7219"/>
    <w:rsid w:val="009F75D0"/>
    <w:rsid w:val="009F77CB"/>
    <w:rsid w:val="00A008F6"/>
    <w:rsid w:val="00A009A4"/>
    <w:rsid w:val="00A01211"/>
    <w:rsid w:val="00A01311"/>
    <w:rsid w:val="00A0151F"/>
    <w:rsid w:val="00A0165E"/>
    <w:rsid w:val="00A01795"/>
    <w:rsid w:val="00A0228F"/>
    <w:rsid w:val="00A024BC"/>
    <w:rsid w:val="00A02911"/>
    <w:rsid w:val="00A02A62"/>
    <w:rsid w:val="00A02E2F"/>
    <w:rsid w:val="00A02F77"/>
    <w:rsid w:val="00A03378"/>
    <w:rsid w:val="00A039E4"/>
    <w:rsid w:val="00A03CF8"/>
    <w:rsid w:val="00A04DEF"/>
    <w:rsid w:val="00A04E6A"/>
    <w:rsid w:val="00A04EF9"/>
    <w:rsid w:val="00A053CD"/>
    <w:rsid w:val="00A05A78"/>
    <w:rsid w:val="00A07EBD"/>
    <w:rsid w:val="00A10B56"/>
    <w:rsid w:val="00A10B87"/>
    <w:rsid w:val="00A12701"/>
    <w:rsid w:val="00A1397A"/>
    <w:rsid w:val="00A13E52"/>
    <w:rsid w:val="00A14103"/>
    <w:rsid w:val="00A1426B"/>
    <w:rsid w:val="00A1442A"/>
    <w:rsid w:val="00A145D5"/>
    <w:rsid w:val="00A147B9"/>
    <w:rsid w:val="00A14A61"/>
    <w:rsid w:val="00A15083"/>
    <w:rsid w:val="00A154F1"/>
    <w:rsid w:val="00A15522"/>
    <w:rsid w:val="00A15DA0"/>
    <w:rsid w:val="00A16E82"/>
    <w:rsid w:val="00A16E90"/>
    <w:rsid w:val="00A17201"/>
    <w:rsid w:val="00A17231"/>
    <w:rsid w:val="00A175D2"/>
    <w:rsid w:val="00A204CF"/>
    <w:rsid w:val="00A2170A"/>
    <w:rsid w:val="00A21910"/>
    <w:rsid w:val="00A21B4E"/>
    <w:rsid w:val="00A224E8"/>
    <w:rsid w:val="00A22CB0"/>
    <w:rsid w:val="00A22D6E"/>
    <w:rsid w:val="00A22E23"/>
    <w:rsid w:val="00A22EFF"/>
    <w:rsid w:val="00A235CD"/>
    <w:rsid w:val="00A23B8C"/>
    <w:rsid w:val="00A24D1D"/>
    <w:rsid w:val="00A250E1"/>
    <w:rsid w:val="00A254D6"/>
    <w:rsid w:val="00A25B8D"/>
    <w:rsid w:val="00A25EA1"/>
    <w:rsid w:val="00A2633C"/>
    <w:rsid w:val="00A26E76"/>
    <w:rsid w:val="00A26EE9"/>
    <w:rsid w:val="00A26EFE"/>
    <w:rsid w:val="00A26F27"/>
    <w:rsid w:val="00A272D5"/>
    <w:rsid w:val="00A30D9D"/>
    <w:rsid w:val="00A3215E"/>
    <w:rsid w:val="00A32D86"/>
    <w:rsid w:val="00A33360"/>
    <w:rsid w:val="00A33490"/>
    <w:rsid w:val="00A3383F"/>
    <w:rsid w:val="00A3462A"/>
    <w:rsid w:val="00A34E48"/>
    <w:rsid w:val="00A352E9"/>
    <w:rsid w:val="00A35994"/>
    <w:rsid w:val="00A35C42"/>
    <w:rsid w:val="00A35EC3"/>
    <w:rsid w:val="00A3695D"/>
    <w:rsid w:val="00A37236"/>
    <w:rsid w:val="00A37576"/>
    <w:rsid w:val="00A417DE"/>
    <w:rsid w:val="00A41A9F"/>
    <w:rsid w:val="00A427D4"/>
    <w:rsid w:val="00A42C3B"/>
    <w:rsid w:val="00A42C8C"/>
    <w:rsid w:val="00A42E3C"/>
    <w:rsid w:val="00A44614"/>
    <w:rsid w:val="00A44CD6"/>
    <w:rsid w:val="00A45DEC"/>
    <w:rsid w:val="00A4617C"/>
    <w:rsid w:val="00A46718"/>
    <w:rsid w:val="00A4683A"/>
    <w:rsid w:val="00A468B4"/>
    <w:rsid w:val="00A46A0A"/>
    <w:rsid w:val="00A4713E"/>
    <w:rsid w:val="00A475D0"/>
    <w:rsid w:val="00A4774A"/>
    <w:rsid w:val="00A47B38"/>
    <w:rsid w:val="00A51435"/>
    <w:rsid w:val="00A5151E"/>
    <w:rsid w:val="00A51FCC"/>
    <w:rsid w:val="00A52245"/>
    <w:rsid w:val="00A5247B"/>
    <w:rsid w:val="00A536DA"/>
    <w:rsid w:val="00A53A64"/>
    <w:rsid w:val="00A54DFA"/>
    <w:rsid w:val="00A55069"/>
    <w:rsid w:val="00A55BC2"/>
    <w:rsid w:val="00A55EBB"/>
    <w:rsid w:val="00A5646B"/>
    <w:rsid w:val="00A56A9F"/>
    <w:rsid w:val="00A57254"/>
    <w:rsid w:val="00A57291"/>
    <w:rsid w:val="00A575D5"/>
    <w:rsid w:val="00A57A5B"/>
    <w:rsid w:val="00A60572"/>
    <w:rsid w:val="00A609FC"/>
    <w:rsid w:val="00A60F3C"/>
    <w:rsid w:val="00A61691"/>
    <w:rsid w:val="00A61CF9"/>
    <w:rsid w:val="00A61E84"/>
    <w:rsid w:val="00A62098"/>
    <w:rsid w:val="00A629BE"/>
    <w:rsid w:val="00A62A9A"/>
    <w:rsid w:val="00A62DAE"/>
    <w:rsid w:val="00A63411"/>
    <w:rsid w:val="00A63D92"/>
    <w:rsid w:val="00A64836"/>
    <w:rsid w:val="00A64FEF"/>
    <w:rsid w:val="00A65154"/>
    <w:rsid w:val="00A652C5"/>
    <w:rsid w:val="00A652E8"/>
    <w:rsid w:val="00A660E5"/>
    <w:rsid w:val="00A66302"/>
    <w:rsid w:val="00A6672D"/>
    <w:rsid w:val="00A66847"/>
    <w:rsid w:val="00A66F8E"/>
    <w:rsid w:val="00A671EC"/>
    <w:rsid w:val="00A67FF3"/>
    <w:rsid w:val="00A708FC"/>
    <w:rsid w:val="00A70973"/>
    <w:rsid w:val="00A70A43"/>
    <w:rsid w:val="00A70D65"/>
    <w:rsid w:val="00A70FA4"/>
    <w:rsid w:val="00A7156B"/>
    <w:rsid w:val="00A716E7"/>
    <w:rsid w:val="00A71DF7"/>
    <w:rsid w:val="00A71F59"/>
    <w:rsid w:val="00A7254A"/>
    <w:rsid w:val="00A72968"/>
    <w:rsid w:val="00A74385"/>
    <w:rsid w:val="00A744D7"/>
    <w:rsid w:val="00A75171"/>
    <w:rsid w:val="00A75B93"/>
    <w:rsid w:val="00A75C19"/>
    <w:rsid w:val="00A7608F"/>
    <w:rsid w:val="00A7654F"/>
    <w:rsid w:val="00A76595"/>
    <w:rsid w:val="00A76977"/>
    <w:rsid w:val="00A7760A"/>
    <w:rsid w:val="00A77AD4"/>
    <w:rsid w:val="00A802B1"/>
    <w:rsid w:val="00A8043C"/>
    <w:rsid w:val="00A8100A"/>
    <w:rsid w:val="00A81319"/>
    <w:rsid w:val="00A814D2"/>
    <w:rsid w:val="00A8177F"/>
    <w:rsid w:val="00A81EFD"/>
    <w:rsid w:val="00A829E6"/>
    <w:rsid w:val="00A82A32"/>
    <w:rsid w:val="00A82C62"/>
    <w:rsid w:val="00A83559"/>
    <w:rsid w:val="00A8357A"/>
    <w:rsid w:val="00A84098"/>
    <w:rsid w:val="00A855D4"/>
    <w:rsid w:val="00A8590E"/>
    <w:rsid w:val="00A85918"/>
    <w:rsid w:val="00A85BEE"/>
    <w:rsid w:val="00A86661"/>
    <w:rsid w:val="00A868A6"/>
    <w:rsid w:val="00A86982"/>
    <w:rsid w:val="00A86A1A"/>
    <w:rsid w:val="00A86F58"/>
    <w:rsid w:val="00A8722E"/>
    <w:rsid w:val="00A87970"/>
    <w:rsid w:val="00A87FBA"/>
    <w:rsid w:val="00A90295"/>
    <w:rsid w:val="00A90383"/>
    <w:rsid w:val="00A90600"/>
    <w:rsid w:val="00A90E7E"/>
    <w:rsid w:val="00A923C4"/>
    <w:rsid w:val="00A92BA7"/>
    <w:rsid w:val="00A93088"/>
    <w:rsid w:val="00A94805"/>
    <w:rsid w:val="00A94F08"/>
    <w:rsid w:val="00A950DA"/>
    <w:rsid w:val="00A953B8"/>
    <w:rsid w:val="00A95CF1"/>
    <w:rsid w:val="00A95D0E"/>
    <w:rsid w:val="00A97028"/>
    <w:rsid w:val="00AA03DF"/>
    <w:rsid w:val="00AA0557"/>
    <w:rsid w:val="00AA0EC7"/>
    <w:rsid w:val="00AA17C3"/>
    <w:rsid w:val="00AA1938"/>
    <w:rsid w:val="00AA1E19"/>
    <w:rsid w:val="00AA212E"/>
    <w:rsid w:val="00AA2431"/>
    <w:rsid w:val="00AA2BCC"/>
    <w:rsid w:val="00AA2D9C"/>
    <w:rsid w:val="00AA31E1"/>
    <w:rsid w:val="00AA3253"/>
    <w:rsid w:val="00AA3692"/>
    <w:rsid w:val="00AA37F7"/>
    <w:rsid w:val="00AA3FCA"/>
    <w:rsid w:val="00AA4082"/>
    <w:rsid w:val="00AA5088"/>
    <w:rsid w:val="00AA5791"/>
    <w:rsid w:val="00AA5C04"/>
    <w:rsid w:val="00AA6E33"/>
    <w:rsid w:val="00AA735F"/>
    <w:rsid w:val="00AA76E3"/>
    <w:rsid w:val="00AA7765"/>
    <w:rsid w:val="00AA7DB8"/>
    <w:rsid w:val="00AB1783"/>
    <w:rsid w:val="00AB2096"/>
    <w:rsid w:val="00AB26F5"/>
    <w:rsid w:val="00AB2B52"/>
    <w:rsid w:val="00AB2CCB"/>
    <w:rsid w:val="00AB3241"/>
    <w:rsid w:val="00AB36DC"/>
    <w:rsid w:val="00AB3945"/>
    <w:rsid w:val="00AB3C90"/>
    <w:rsid w:val="00AB425C"/>
    <w:rsid w:val="00AB4C8A"/>
    <w:rsid w:val="00AB502E"/>
    <w:rsid w:val="00AB5BEA"/>
    <w:rsid w:val="00AB5DF0"/>
    <w:rsid w:val="00AB6344"/>
    <w:rsid w:val="00AB6A29"/>
    <w:rsid w:val="00AB6C0B"/>
    <w:rsid w:val="00AB6E26"/>
    <w:rsid w:val="00AB714A"/>
    <w:rsid w:val="00AB7936"/>
    <w:rsid w:val="00AC0481"/>
    <w:rsid w:val="00AC090A"/>
    <w:rsid w:val="00AC3B4B"/>
    <w:rsid w:val="00AC3C0A"/>
    <w:rsid w:val="00AC4C47"/>
    <w:rsid w:val="00AC5170"/>
    <w:rsid w:val="00AC5467"/>
    <w:rsid w:val="00AC5709"/>
    <w:rsid w:val="00AC5F42"/>
    <w:rsid w:val="00AC606C"/>
    <w:rsid w:val="00AC6309"/>
    <w:rsid w:val="00AC6BF4"/>
    <w:rsid w:val="00AC70A3"/>
    <w:rsid w:val="00AC785F"/>
    <w:rsid w:val="00AC7AAB"/>
    <w:rsid w:val="00AC7EA2"/>
    <w:rsid w:val="00AC7FC3"/>
    <w:rsid w:val="00AD0031"/>
    <w:rsid w:val="00AD0076"/>
    <w:rsid w:val="00AD044E"/>
    <w:rsid w:val="00AD0713"/>
    <w:rsid w:val="00AD0BE3"/>
    <w:rsid w:val="00AD1022"/>
    <w:rsid w:val="00AD184B"/>
    <w:rsid w:val="00AD211C"/>
    <w:rsid w:val="00AD23D1"/>
    <w:rsid w:val="00AD2620"/>
    <w:rsid w:val="00AD2B61"/>
    <w:rsid w:val="00AD31DB"/>
    <w:rsid w:val="00AD3596"/>
    <w:rsid w:val="00AD5182"/>
    <w:rsid w:val="00AD539E"/>
    <w:rsid w:val="00AD59FD"/>
    <w:rsid w:val="00AD6255"/>
    <w:rsid w:val="00AD6B08"/>
    <w:rsid w:val="00AD7590"/>
    <w:rsid w:val="00AD7A19"/>
    <w:rsid w:val="00AD7A52"/>
    <w:rsid w:val="00AE0181"/>
    <w:rsid w:val="00AE01B0"/>
    <w:rsid w:val="00AE0C76"/>
    <w:rsid w:val="00AE0F80"/>
    <w:rsid w:val="00AE11C2"/>
    <w:rsid w:val="00AE138B"/>
    <w:rsid w:val="00AE1A2A"/>
    <w:rsid w:val="00AE1AD5"/>
    <w:rsid w:val="00AE1CF1"/>
    <w:rsid w:val="00AE1DBA"/>
    <w:rsid w:val="00AE22BA"/>
    <w:rsid w:val="00AE22F9"/>
    <w:rsid w:val="00AE245F"/>
    <w:rsid w:val="00AE26D2"/>
    <w:rsid w:val="00AE2959"/>
    <w:rsid w:val="00AE2CFF"/>
    <w:rsid w:val="00AE36D3"/>
    <w:rsid w:val="00AE4E4D"/>
    <w:rsid w:val="00AE5418"/>
    <w:rsid w:val="00AE5C2A"/>
    <w:rsid w:val="00AE5E7B"/>
    <w:rsid w:val="00AE6B50"/>
    <w:rsid w:val="00AE726B"/>
    <w:rsid w:val="00AE76BE"/>
    <w:rsid w:val="00AE7D75"/>
    <w:rsid w:val="00AF0010"/>
    <w:rsid w:val="00AF010A"/>
    <w:rsid w:val="00AF087F"/>
    <w:rsid w:val="00AF0AA8"/>
    <w:rsid w:val="00AF1264"/>
    <w:rsid w:val="00AF21E1"/>
    <w:rsid w:val="00AF22FF"/>
    <w:rsid w:val="00AF2BB6"/>
    <w:rsid w:val="00AF3542"/>
    <w:rsid w:val="00AF48D9"/>
    <w:rsid w:val="00AF5297"/>
    <w:rsid w:val="00AF56A6"/>
    <w:rsid w:val="00AF574E"/>
    <w:rsid w:val="00AF5F91"/>
    <w:rsid w:val="00AF5FBA"/>
    <w:rsid w:val="00AF65C3"/>
    <w:rsid w:val="00AF69E8"/>
    <w:rsid w:val="00AF6DEE"/>
    <w:rsid w:val="00AF6FDF"/>
    <w:rsid w:val="00AF711C"/>
    <w:rsid w:val="00AF73B9"/>
    <w:rsid w:val="00AF7BC8"/>
    <w:rsid w:val="00B002B5"/>
    <w:rsid w:val="00B00417"/>
    <w:rsid w:val="00B00B46"/>
    <w:rsid w:val="00B00CC0"/>
    <w:rsid w:val="00B00FF5"/>
    <w:rsid w:val="00B01112"/>
    <w:rsid w:val="00B02E0F"/>
    <w:rsid w:val="00B02F50"/>
    <w:rsid w:val="00B03AF0"/>
    <w:rsid w:val="00B042DD"/>
    <w:rsid w:val="00B0468C"/>
    <w:rsid w:val="00B04D5D"/>
    <w:rsid w:val="00B053E4"/>
    <w:rsid w:val="00B053F3"/>
    <w:rsid w:val="00B05A8A"/>
    <w:rsid w:val="00B0669D"/>
    <w:rsid w:val="00B066AF"/>
    <w:rsid w:val="00B06862"/>
    <w:rsid w:val="00B06C0C"/>
    <w:rsid w:val="00B10B71"/>
    <w:rsid w:val="00B10B96"/>
    <w:rsid w:val="00B10C61"/>
    <w:rsid w:val="00B10CBC"/>
    <w:rsid w:val="00B10FE6"/>
    <w:rsid w:val="00B113A7"/>
    <w:rsid w:val="00B11455"/>
    <w:rsid w:val="00B1175D"/>
    <w:rsid w:val="00B119D5"/>
    <w:rsid w:val="00B11F8C"/>
    <w:rsid w:val="00B121B7"/>
    <w:rsid w:val="00B123DA"/>
    <w:rsid w:val="00B1255E"/>
    <w:rsid w:val="00B1294C"/>
    <w:rsid w:val="00B12E61"/>
    <w:rsid w:val="00B13E19"/>
    <w:rsid w:val="00B141E8"/>
    <w:rsid w:val="00B15B70"/>
    <w:rsid w:val="00B15DA9"/>
    <w:rsid w:val="00B1630B"/>
    <w:rsid w:val="00B165B8"/>
    <w:rsid w:val="00B166AC"/>
    <w:rsid w:val="00B16D45"/>
    <w:rsid w:val="00B16D7B"/>
    <w:rsid w:val="00B172B7"/>
    <w:rsid w:val="00B174BF"/>
    <w:rsid w:val="00B20429"/>
    <w:rsid w:val="00B21200"/>
    <w:rsid w:val="00B21B77"/>
    <w:rsid w:val="00B223CA"/>
    <w:rsid w:val="00B22601"/>
    <w:rsid w:val="00B226C8"/>
    <w:rsid w:val="00B22CFF"/>
    <w:rsid w:val="00B22E45"/>
    <w:rsid w:val="00B22F7C"/>
    <w:rsid w:val="00B2355C"/>
    <w:rsid w:val="00B24339"/>
    <w:rsid w:val="00B24C50"/>
    <w:rsid w:val="00B255E6"/>
    <w:rsid w:val="00B26120"/>
    <w:rsid w:val="00B2798E"/>
    <w:rsid w:val="00B27C7C"/>
    <w:rsid w:val="00B27E57"/>
    <w:rsid w:val="00B27F25"/>
    <w:rsid w:val="00B30731"/>
    <w:rsid w:val="00B30EBB"/>
    <w:rsid w:val="00B31177"/>
    <w:rsid w:val="00B31260"/>
    <w:rsid w:val="00B31413"/>
    <w:rsid w:val="00B3157D"/>
    <w:rsid w:val="00B31676"/>
    <w:rsid w:val="00B3187B"/>
    <w:rsid w:val="00B319AC"/>
    <w:rsid w:val="00B322E0"/>
    <w:rsid w:val="00B325D3"/>
    <w:rsid w:val="00B3291D"/>
    <w:rsid w:val="00B32D43"/>
    <w:rsid w:val="00B3378E"/>
    <w:rsid w:val="00B33797"/>
    <w:rsid w:val="00B341CB"/>
    <w:rsid w:val="00B34C59"/>
    <w:rsid w:val="00B34FA0"/>
    <w:rsid w:val="00B3503A"/>
    <w:rsid w:val="00B35326"/>
    <w:rsid w:val="00B3629B"/>
    <w:rsid w:val="00B36EE7"/>
    <w:rsid w:val="00B36F69"/>
    <w:rsid w:val="00B36F6A"/>
    <w:rsid w:val="00B371EB"/>
    <w:rsid w:val="00B3734F"/>
    <w:rsid w:val="00B374EA"/>
    <w:rsid w:val="00B3764F"/>
    <w:rsid w:val="00B40464"/>
    <w:rsid w:val="00B410AA"/>
    <w:rsid w:val="00B410EF"/>
    <w:rsid w:val="00B41420"/>
    <w:rsid w:val="00B41428"/>
    <w:rsid w:val="00B416BB"/>
    <w:rsid w:val="00B42A86"/>
    <w:rsid w:val="00B42B83"/>
    <w:rsid w:val="00B43A11"/>
    <w:rsid w:val="00B44C34"/>
    <w:rsid w:val="00B44E4F"/>
    <w:rsid w:val="00B45023"/>
    <w:rsid w:val="00B4686F"/>
    <w:rsid w:val="00B46B84"/>
    <w:rsid w:val="00B47E24"/>
    <w:rsid w:val="00B50084"/>
    <w:rsid w:val="00B503A3"/>
    <w:rsid w:val="00B506B2"/>
    <w:rsid w:val="00B509C4"/>
    <w:rsid w:val="00B51E3B"/>
    <w:rsid w:val="00B52510"/>
    <w:rsid w:val="00B5299A"/>
    <w:rsid w:val="00B52D84"/>
    <w:rsid w:val="00B52F36"/>
    <w:rsid w:val="00B53696"/>
    <w:rsid w:val="00B536C5"/>
    <w:rsid w:val="00B53928"/>
    <w:rsid w:val="00B53E41"/>
    <w:rsid w:val="00B5428C"/>
    <w:rsid w:val="00B55049"/>
    <w:rsid w:val="00B55A9C"/>
    <w:rsid w:val="00B56A4C"/>
    <w:rsid w:val="00B57921"/>
    <w:rsid w:val="00B57BFC"/>
    <w:rsid w:val="00B57F0C"/>
    <w:rsid w:val="00B602C4"/>
    <w:rsid w:val="00B6098B"/>
    <w:rsid w:val="00B60A17"/>
    <w:rsid w:val="00B60A90"/>
    <w:rsid w:val="00B60C12"/>
    <w:rsid w:val="00B613FC"/>
    <w:rsid w:val="00B61617"/>
    <w:rsid w:val="00B62500"/>
    <w:rsid w:val="00B6391C"/>
    <w:rsid w:val="00B63CE6"/>
    <w:rsid w:val="00B6405E"/>
    <w:rsid w:val="00B64871"/>
    <w:rsid w:val="00B657F7"/>
    <w:rsid w:val="00B65A02"/>
    <w:rsid w:val="00B66833"/>
    <w:rsid w:val="00B6711B"/>
    <w:rsid w:val="00B6781B"/>
    <w:rsid w:val="00B67C2F"/>
    <w:rsid w:val="00B67CAD"/>
    <w:rsid w:val="00B67CC8"/>
    <w:rsid w:val="00B67CF1"/>
    <w:rsid w:val="00B70253"/>
    <w:rsid w:val="00B703E6"/>
    <w:rsid w:val="00B70844"/>
    <w:rsid w:val="00B70E8F"/>
    <w:rsid w:val="00B70FAD"/>
    <w:rsid w:val="00B714EF"/>
    <w:rsid w:val="00B71C1C"/>
    <w:rsid w:val="00B728F3"/>
    <w:rsid w:val="00B730EF"/>
    <w:rsid w:val="00B73F10"/>
    <w:rsid w:val="00B74D0C"/>
    <w:rsid w:val="00B75794"/>
    <w:rsid w:val="00B75B1C"/>
    <w:rsid w:val="00B75C71"/>
    <w:rsid w:val="00B765D4"/>
    <w:rsid w:val="00B76CB9"/>
    <w:rsid w:val="00B770A1"/>
    <w:rsid w:val="00B800BA"/>
    <w:rsid w:val="00B80246"/>
    <w:rsid w:val="00B80B13"/>
    <w:rsid w:val="00B817FF"/>
    <w:rsid w:val="00B81B57"/>
    <w:rsid w:val="00B823CC"/>
    <w:rsid w:val="00B829AD"/>
    <w:rsid w:val="00B82D49"/>
    <w:rsid w:val="00B83928"/>
    <w:rsid w:val="00B8484E"/>
    <w:rsid w:val="00B84AD3"/>
    <w:rsid w:val="00B84FAD"/>
    <w:rsid w:val="00B861F5"/>
    <w:rsid w:val="00B863FA"/>
    <w:rsid w:val="00B86694"/>
    <w:rsid w:val="00B871F4"/>
    <w:rsid w:val="00B87462"/>
    <w:rsid w:val="00B8795A"/>
    <w:rsid w:val="00B906CE"/>
    <w:rsid w:val="00B9083A"/>
    <w:rsid w:val="00B90F21"/>
    <w:rsid w:val="00B90FC8"/>
    <w:rsid w:val="00B9162E"/>
    <w:rsid w:val="00B927C3"/>
    <w:rsid w:val="00B929C2"/>
    <w:rsid w:val="00B92A85"/>
    <w:rsid w:val="00B92D28"/>
    <w:rsid w:val="00B92FB6"/>
    <w:rsid w:val="00B92FF6"/>
    <w:rsid w:val="00B9352B"/>
    <w:rsid w:val="00B93DFC"/>
    <w:rsid w:val="00B93EE0"/>
    <w:rsid w:val="00B95230"/>
    <w:rsid w:val="00B965FA"/>
    <w:rsid w:val="00B96714"/>
    <w:rsid w:val="00B967D0"/>
    <w:rsid w:val="00B978C3"/>
    <w:rsid w:val="00B9A5D0"/>
    <w:rsid w:val="00BA00F6"/>
    <w:rsid w:val="00BA0419"/>
    <w:rsid w:val="00BA185F"/>
    <w:rsid w:val="00BA1983"/>
    <w:rsid w:val="00BA1C2C"/>
    <w:rsid w:val="00BA1FFB"/>
    <w:rsid w:val="00BA2218"/>
    <w:rsid w:val="00BA2E31"/>
    <w:rsid w:val="00BA4045"/>
    <w:rsid w:val="00BA4292"/>
    <w:rsid w:val="00BA433A"/>
    <w:rsid w:val="00BA4449"/>
    <w:rsid w:val="00BA4560"/>
    <w:rsid w:val="00BA4D9A"/>
    <w:rsid w:val="00BA52A8"/>
    <w:rsid w:val="00BA5452"/>
    <w:rsid w:val="00BA54D0"/>
    <w:rsid w:val="00BA6A86"/>
    <w:rsid w:val="00BA6B1D"/>
    <w:rsid w:val="00BA6BB0"/>
    <w:rsid w:val="00BA7095"/>
    <w:rsid w:val="00BA72DD"/>
    <w:rsid w:val="00BA7979"/>
    <w:rsid w:val="00BA7C4D"/>
    <w:rsid w:val="00BA7E69"/>
    <w:rsid w:val="00BB0636"/>
    <w:rsid w:val="00BB0EE3"/>
    <w:rsid w:val="00BB11B0"/>
    <w:rsid w:val="00BB1856"/>
    <w:rsid w:val="00BB1DC2"/>
    <w:rsid w:val="00BB2150"/>
    <w:rsid w:val="00BB28FF"/>
    <w:rsid w:val="00BB38E2"/>
    <w:rsid w:val="00BB3EF3"/>
    <w:rsid w:val="00BB41DE"/>
    <w:rsid w:val="00BB4A14"/>
    <w:rsid w:val="00BB6862"/>
    <w:rsid w:val="00BB6F14"/>
    <w:rsid w:val="00BB71D0"/>
    <w:rsid w:val="00BB75ED"/>
    <w:rsid w:val="00BB7929"/>
    <w:rsid w:val="00BC026E"/>
    <w:rsid w:val="00BC0920"/>
    <w:rsid w:val="00BC0C20"/>
    <w:rsid w:val="00BC1306"/>
    <w:rsid w:val="00BC1337"/>
    <w:rsid w:val="00BC21B8"/>
    <w:rsid w:val="00BC2FA6"/>
    <w:rsid w:val="00BC3629"/>
    <w:rsid w:val="00BC3724"/>
    <w:rsid w:val="00BC3D38"/>
    <w:rsid w:val="00BC4131"/>
    <w:rsid w:val="00BC51C5"/>
    <w:rsid w:val="00BC5951"/>
    <w:rsid w:val="00BC6B47"/>
    <w:rsid w:val="00BC76C0"/>
    <w:rsid w:val="00BC7A05"/>
    <w:rsid w:val="00BC7A74"/>
    <w:rsid w:val="00BD089E"/>
    <w:rsid w:val="00BD0969"/>
    <w:rsid w:val="00BD0AA1"/>
    <w:rsid w:val="00BD0ACF"/>
    <w:rsid w:val="00BD0B93"/>
    <w:rsid w:val="00BD0E20"/>
    <w:rsid w:val="00BD1D70"/>
    <w:rsid w:val="00BD1D8D"/>
    <w:rsid w:val="00BD2371"/>
    <w:rsid w:val="00BD3191"/>
    <w:rsid w:val="00BD31AC"/>
    <w:rsid w:val="00BD3697"/>
    <w:rsid w:val="00BD4C56"/>
    <w:rsid w:val="00BD520A"/>
    <w:rsid w:val="00BD5241"/>
    <w:rsid w:val="00BD5AA4"/>
    <w:rsid w:val="00BD5AB4"/>
    <w:rsid w:val="00BD5D93"/>
    <w:rsid w:val="00BD67FC"/>
    <w:rsid w:val="00BD696C"/>
    <w:rsid w:val="00BD6B66"/>
    <w:rsid w:val="00BD76BA"/>
    <w:rsid w:val="00BD76C9"/>
    <w:rsid w:val="00BD7EB1"/>
    <w:rsid w:val="00BE06BF"/>
    <w:rsid w:val="00BE1BAE"/>
    <w:rsid w:val="00BE1D55"/>
    <w:rsid w:val="00BE1EE7"/>
    <w:rsid w:val="00BE293C"/>
    <w:rsid w:val="00BE32A3"/>
    <w:rsid w:val="00BE3D98"/>
    <w:rsid w:val="00BE4260"/>
    <w:rsid w:val="00BE4948"/>
    <w:rsid w:val="00BE4AAB"/>
    <w:rsid w:val="00BE4E07"/>
    <w:rsid w:val="00BE51FC"/>
    <w:rsid w:val="00BE61AF"/>
    <w:rsid w:val="00BE7113"/>
    <w:rsid w:val="00BE7D44"/>
    <w:rsid w:val="00BF0060"/>
    <w:rsid w:val="00BF04F0"/>
    <w:rsid w:val="00BF0BA4"/>
    <w:rsid w:val="00BF0C86"/>
    <w:rsid w:val="00BF1089"/>
    <w:rsid w:val="00BF13E6"/>
    <w:rsid w:val="00BF184B"/>
    <w:rsid w:val="00BF2033"/>
    <w:rsid w:val="00BF2AD5"/>
    <w:rsid w:val="00BF2B73"/>
    <w:rsid w:val="00BF3B07"/>
    <w:rsid w:val="00BF3B89"/>
    <w:rsid w:val="00BF3FE9"/>
    <w:rsid w:val="00BF3FF9"/>
    <w:rsid w:val="00BF4040"/>
    <w:rsid w:val="00BF41A1"/>
    <w:rsid w:val="00BF43AC"/>
    <w:rsid w:val="00BF43BE"/>
    <w:rsid w:val="00BF4C7B"/>
    <w:rsid w:val="00BF4E14"/>
    <w:rsid w:val="00BF58F6"/>
    <w:rsid w:val="00BF6B17"/>
    <w:rsid w:val="00BF6B50"/>
    <w:rsid w:val="00BF74E6"/>
    <w:rsid w:val="00BF7F1D"/>
    <w:rsid w:val="00C004D5"/>
    <w:rsid w:val="00C009DA"/>
    <w:rsid w:val="00C00DB6"/>
    <w:rsid w:val="00C00E29"/>
    <w:rsid w:val="00C010DD"/>
    <w:rsid w:val="00C0121C"/>
    <w:rsid w:val="00C015F8"/>
    <w:rsid w:val="00C01F87"/>
    <w:rsid w:val="00C02A66"/>
    <w:rsid w:val="00C02DF7"/>
    <w:rsid w:val="00C02EFD"/>
    <w:rsid w:val="00C03587"/>
    <w:rsid w:val="00C03F9B"/>
    <w:rsid w:val="00C04B15"/>
    <w:rsid w:val="00C060B7"/>
    <w:rsid w:val="00C074DF"/>
    <w:rsid w:val="00C074F0"/>
    <w:rsid w:val="00C0756C"/>
    <w:rsid w:val="00C075C3"/>
    <w:rsid w:val="00C0765B"/>
    <w:rsid w:val="00C07D41"/>
    <w:rsid w:val="00C07EF8"/>
    <w:rsid w:val="00C1011E"/>
    <w:rsid w:val="00C1130A"/>
    <w:rsid w:val="00C115EA"/>
    <w:rsid w:val="00C115F3"/>
    <w:rsid w:val="00C11733"/>
    <w:rsid w:val="00C123D2"/>
    <w:rsid w:val="00C12DC9"/>
    <w:rsid w:val="00C13567"/>
    <w:rsid w:val="00C136ED"/>
    <w:rsid w:val="00C138C3"/>
    <w:rsid w:val="00C139B9"/>
    <w:rsid w:val="00C14FB1"/>
    <w:rsid w:val="00C16469"/>
    <w:rsid w:val="00C16563"/>
    <w:rsid w:val="00C165B7"/>
    <w:rsid w:val="00C1788C"/>
    <w:rsid w:val="00C20913"/>
    <w:rsid w:val="00C21602"/>
    <w:rsid w:val="00C21884"/>
    <w:rsid w:val="00C21BA5"/>
    <w:rsid w:val="00C223FD"/>
    <w:rsid w:val="00C22CC5"/>
    <w:rsid w:val="00C22F69"/>
    <w:rsid w:val="00C23C05"/>
    <w:rsid w:val="00C24305"/>
    <w:rsid w:val="00C24ABA"/>
    <w:rsid w:val="00C24BDE"/>
    <w:rsid w:val="00C252D6"/>
    <w:rsid w:val="00C25825"/>
    <w:rsid w:val="00C260A1"/>
    <w:rsid w:val="00C2627F"/>
    <w:rsid w:val="00C266C1"/>
    <w:rsid w:val="00C26B5D"/>
    <w:rsid w:val="00C26D2F"/>
    <w:rsid w:val="00C278C7"/>
    <w:rsid w:val="00C27EC7"/>
    <w:rsid w:val="00C30138"/>
    <w:rsid w:val="00C3069A"/>
    <w:rsid w:val="00C3070C"/>
    <w:rsid w:val="00C3088B"/>
    <w:rsid w:val="00C31064"/>
    <w:rsid w:val="00C310CF"/>
    <w:rsid w:val="00C311CB"/>
    <w:rsid w:val="00C317D5"/>
    <w:rsid w:val="00C318CE"/>
    <w:rsid w:val="00C31E6E"/>
    <w:rsid w:val="00C31FF8"/>
    <w:rsid w:val="00C321DB"/>
    <w:rsid w:val="00C33340"/>
    <w:rsid w:val="00C345BF"/>
    <w:rsid w:val="00C345CE"/>
    <w:rsid w:val="00C3483E"/>
    <w:rsid w:val="00C36895"/>
    <w:rsid w:val="00C36F33"/>
    <w:rsid w:val="00C37D92"/>
    <w:rsid w:val="00C40DB8"/>
    <w:rsid w:val="00C42BE2"/>
    <w:rsid w:val="00C42BFE"/>
    <w:rsid w:val="00C42DE9"/>
    <w:rsid w:val="00C42E5A"/>
    <w:rsid w:val="00C43406"/>
    <w:rsid w:val="00C43C8F"/>
    <w:rsid w:val="00C44569"/>
    <w:rsid w:val="00C44607"/>
    <w:rsid w:val="00C446D9"/>
    <w:rsid w:val="00C454F6"/>
    <w:rsid w:val="00C459AE"/>
    <w:rsid w:val="00C46556"/>
    <w:rsid w:val="00C46912"/>
    <w:rsid w:val="00C46A94"/>
    <w:rsid w:val="00C478C6"/>
    <w:rsid w:val="00C47C36"/>
    <w:rsid w:val="00C504B8"/>
    <w:rsid w:val="00C5084A"/>
    <w:rsid w:val="00C50DB0"/>
    <w:rsid w:val="00C50E90"/>
    <w:rsid w:val="00C510CF"/>
    <w:rsid w:val="00C5192C"/>
    <w:rsid w:val="00C52BAC"/>
    <w:rsid w:val="00C530B1"/>
    <w:rsid w:val="00C53846"/>
    <w:rsid w:val="00C53BB9"/>
    <w:rsid w:val="00C54B73"/>
    <w:rsid w:val="00C55556"/>
    <w:rsid w:val="00C555D6"/>
    <w:rsid w:val="00C55E2D"/>
    <w:rsid w:val="00C562F2"/>
    <w:rsid w:val="00C56785"/>
    <w:rsid w:val="00C5692C"/>
    <w:rsid w:val="00C570FF"/>
    <w:rsid w:val="00C57120"/>
    <w:rsid w:val="00C57C68"/>
    <w:rsid w:val="00C57E69"/>
    <w:rsid w:val="00C600D6"/>
    <w:rsid w:val="00C6030C"/>
    <w:rsid w:val="00C60793"/>
    <w:rsid w:val="00C609FC"/>
    <w:rsid w:val="00C6148C"/>
    <w:rsid w:val="00C617C6"/>
    <w:rsid w:val="00C61A3A"/>
    <w:rsid w:val="00C61FFB"/>
    <w:rsid w:val="00C632AF"/>
    <w:rsid w:val="00C634C3"/>
    <w:rsid w:val="00C6375D"/>
    <w:rsid w:val="00C64437"/>
    <w:rsid w:val="00C64D19"/>
    <w:rsid w:val="00C6520B"/>
    <w:rsid w:val="00C652CD"/>
    <w:rsid w:val="00C65BE1"/>
    <w:rsid w:val="00C65F3B"/>
    <w:rsid w:val="00C661D0"/>
    <w:rsid w:val="00C66462"/>
    <w:rsid w:val="00C66D5F"/>
    <w:rsid w:val="00C670E0"/>
    <w:rsid w:val="00C674F9"/>
    <w:rsid w:val="00C6790C"/>
    <w:rsid w:val="00C67A50"/>
    <w:rsid w:val="00C67D56"/>
    <w:rsid w:val="00C7043E"/>
    <w:rsid w:val="00C7058E"/>
    <w:rsid w:val="00C7091F"/>
    <w:rsid w:val="00C70B7D"/>
    <w:rsid w:val="00C71427"/>
    <w:rsid w:val="00C719BE"/>
    <w:rsid w:val="00C74265"/>
    <w:rsid w:val="00C742F9"/>
    <w:rsid w:val="00C743B9"/>
    <w:rsid w:val="00C7502D"/>
    <w:rsid w:val="00C75502"/>
    <w:rsid w:val="00C765BB"/>
    <w:rsid w:val="00C76B5D"/>
    <w:rsid w:val="00C77211"/>
    <w:rsid w:val="00C77661"/>
    <w:rsid w:val="00C7769E"/>
    <w:rsid w:val="00C777D4"/>
    <w:rsid w:val="00C80259"/>
    <w:rsid w:val="00C8037D"/>
    <w:rsid w:val="00C8168C"/>
    <w:rsid w:val="00C81EB6"/>
    <w:rsid w:val="00C820DB"/>
    <w:rsid w:val="00C82349"/>
    <w:rsid w:val="00C82426"/>
    <w:rsid w:val="00C82495"/>
    <w:rsid w:val="00C829F0"/>
    <w:rsid w:val="00C82FAE"/>
    <w:rsid w:val="00C83419"/>
    <w:rsid w:val="00C83814"/>
    <w:rsid w:val="00C83FBE"/>
    <w:rsid w:val="00C843DB"/>
    <w:rsid w:val="00C86158"/>
    <w:rsid w:val="00C86D3C"/>
    <w:rsid w:val="00C86E4C"/>
    <w:rsid w:val="00C870AB"/>
    <w:rsid w:val="00C874A4"/>
    <w:rsid w:val="00C875C9"/>
    <w:rsid w:val="00C909CE"/>
    <w:rsid w:val="00C90A33"/>
    <w:rsid w:val="00C90A64"/>
    <w:rsid w:val="00C912D2"/>
    <w:rsid w:val="00C9190A"/>
    <w:rsid w:val="00C927DB"/>
    <w:rsid w:val="00C92885"/>
    <w:rsid w:val="00C93599"/>
    <w:rsid w:val="00C93B95"/>
    <w:rsid w:val="00C94278"/>
    <w:rsid w:val="00C945B2"/>
    <w:rsid w:val="00C95074"/>
    <w:rsid w:val="00C9610C"/>
    <w:rsid w:val="00C9629F"/>
    <w:rsid w:val="00C969E1"/>
    <w:rsid w:val="00C96D84"/>
    <w:rsid w:val="00C970A5"/>
    <w:rsid w:val="00C9774C"/>
    <w:rsid w:val="00CA0219"/>
    <w:rsid w:val="00CA02D6"/>
    <w:rsid w:val="00CA030A"/>
    <w:rsid w:val="00CA0BEC"/>
    <w:rsid w:val="00CA0F27"/>
    <w:rsid w:val="00CA134D"/>
    <w:rsid w:val="00CA1AA3"/>
    <w:rsid w:val="00CA1C9E"/>
    <w:rsid w:val="00CA1F3A"/>
    <w:rsid w:val="00CA22B0"/>
    <w:rsid w:val="00CA29BC"/>
    <w:rsid w:val="00CA314A"/>
    <w:rsid w:val="00CA3E57"/>
    <w:rsid w:val="00CA3F01"/>
    <w:rsid w:val="00CA448F"/>
    <w:rsid w:val="00CA487B"/>
    <w:rsid w:val="00CA5A98"/>
    <w:rsid w:val="00CA5C93"/>
    <w:rsid w:val="00CA5FAF"/>
    <w:rsid w:val="00CA681D"/>
    <w:rsid w:val="00CA6D17"/>
    <w:rsid w:val="00CA6E87"/>
    <w:rsid w:val="00CA7800"/>
    <w:rsid w:val="00CA7B00"/>
    <w:rsid w:val="00CA7EC2"/>
    <w:rsid w:val="00CB093F"/>
    <w:rsid w:val="00CB26AA"/>
    <w:rsid w:val="00CB3004"/>
    <w:rsid w:val="00CB33DD"/>
    <w:rsid w:val="00CB5386"/>
    <w:rsid w:val="00CB546A"/>
    <w:rsid w:val="00CB58D7"/>
    <w:rsid w:val="00CB6313"/>
    <w:rsid w:val="00CB64DD"/>
    <w:rsid w:val="00CB695C"/>
    <w:rsid w:val="00CB6E10"/>
    <w:rsid w:val="00CB7051"/>
    <w:rsid w:val="00CB71C6"/>
    <w:rsid w:val="00CB77E7"/>
    <w:rsid w:val="00CB7AF9"/>
    <w:rsid w:val="00CC00EC"/>
    <w:rsid w:val="00CC08A4"/>
    <w:rsid w:val="00CC0A74"/>
    <w:rsid w:val="00CC1EA2"/>
    <w:rsid w:val="00CC23E6"/>
    <w:rsid w:val="00CC2B55"/>
    <w:rsid w:val="00CC2C24"/>
    <w:rsid w:val="00CC3DAF"/>
    <w:rsid w:val="00CC4A09"/>
    <w:rsid w:val="00CC4CD9"/>
    <w:rsid w:val="00CC5084"/>
    <w:rsid w:val="00CC53FC"/>
    <w:rsid w:val="00CC57D4"/>
    <w:rsid w:val="00CC5F67"/>
    <w:rsid w:val="00CC6517"/>
    <w:rsid w:val="00CC6518"/>
    <w:rsid w:val="00CC73EB"/>
    <w:rsid w:val="00CC7440"/>
    <w:rsid w:val="00CD092F"/>
    <w:rsid w:val="00CD0A54"/>
    <w:rsid w:val="00CD0AA2"/>
    <w:rsid w:val="00CD10EE"/>
    <w:rsid w:val="00CD11A1"/>
    <w:rsid w:val="00CD1481"/>
    <w:rsid w:val="00CD19CD"/>
    <w:rsid w:val="00CD249D"/>
    <w:rsid w:val="00CD34AB"/>
    <w:rsid w:val="00CD3B7C"/>
    <w:rsid w:val="00CD3D02"/>
    <w:rsid w:val="00CD41F7"/>
    <w:rsid w:val="00CD46B8"/>
    <w:rsid w:val="00CD4E67"/>
    <w:rsid w:val="00CD598D"/>
    <w:rsid w:val="00CD6204"/>
    <w:rsid w:val="00CD6F3E"/>
    <w:rsid w:val="00CD6F90"/>
    <w:rsid w:val="00CE0029"/>
    <w:rsid w:val="00CE0158"/>
    <w:rsid w:val="00CE096B"/>
    <w:rsid w:val="00CE11F8"/>
    <w:rsid w:val="00CE192E"/>
    <w:rsid w:val="00CE194D"/>
    <w:rsid w:val="00CE2929"/>
    <w:rsid w:val="00CE2B31"/>
    <w:rsid w:val="00CE4378"/>
    <w:rsid w:val="00CE44E0"/>
    <w:rsid w:val="00CE47BA"/>
    <w:rsid w:val="00CE48C0"/>
    <w:rsid w:val="00CE52EA"/>
    <w:rsid w:val="00CE5431"/>
    <w:rsid w:val="00CE5607"/>
    <w:rsid w:val="00CE5828"/>
    <w:rsid w:val="00CE66B6"/>
    <w:rsid w:val="00CE66D8"/>
    <w:rsid w:val="00CE6E0C"/>
    <w:rsid w:val="00CF0168"/>
    <w:rsid w:val="00CF0841"/>
    <w:rsid w:val="00CF09B1"/>
    <w:rsid w:val="00CF12DD"/>
    <w:rsid w:val="00CF1958"/>
    <w:rsid w:val="00CF1E7D"/>
    <w:rsid w:val="00CF2349"/>
    <w:rsid w:val="00CF2955"/>
    <w:rsid w:val="00CF2958"/>
    <w:rsid w:val="00CF29C3"/>
    <w:rsid w:val="00CF2E78"/>
    <w:rsid w:val="00CF36BE"/>
    <w:rsid w:val="00CF37F6"/>
    <w:rsid w:val="00CF3B65"/>
    <w:rsid w:val="00CF3BD2"/>
    <w:rsid w:val="00CF41D9"/>
    <w:rsid w:val="00CF4719"/>
    <w:rsid w:val="00CF4CA9"/>
    <w:rsid w:val="00CF5220"/>
    <w:rsid w:val="00CF59AF"/>
    <w:rsid w:val="00CF5E2D"/>
    <w:rsid w:val="00CF65BA"/>
    <w:rsid w:val="00CF6E11"/>
    <w:rsid w:val="00CF7764"/>
    <w:rsid w:val="00D0008C"/>
    <w:rsid w:val="00D003E0"/>
    <w:rsid w:val="00D0134B"/>
    <w:rsid w:val="00D02C34"/>
    <w:rsid w:val="00D03630"/>
    <w:rsid w:val="00D03D0C"/>
    <w:rsid w:val="00D048E2"/>
    <w:rsid w:val="00D04ADB"/>
    <w:rsid w:val="00D0663A"/>
    <w:rsid w:val="00D06D39"/>
    <w:rsid w:val="00D072A3"/>
    <w:rsid w:val="00D07FB9"/>
    <w:rsid w:val="00D10430"/>
    <w:rsid w:val="00D1097E"/>
    <w:rsid w:val="00D11781"/>
    <w:rsid w:val="00D123B4"/>
    <w:rsid w:val="00D12889"/>
    <w:rsid w:val="00D1378A"/>
    <w:rsid w:val="00D137E7"/>
    <w:rsid w:val="00D142F8"/>
    <w:rsid w:val="00D14CA6"/>
    <w:rsid w:val="00D14CFA"/>
    <w:rsid w:val="00D16292"/>
    <w:rsid w:val="00D163DA"/>
    <w:rsid w:val="00D16531"/>
    <w:rsid w:val="00D16856"/>
    <w:rsid w:val="00D17627"/>
    <w:rsid w:val="00D17DBB"/>
    <w:rsid w:val="00D17F17"/>
    <w:rsid w:val="00D20692"/>
    <w:rsid w:val="00D2069F"/>
    <w:rsid w:val="00D208D6"/>
    <w:rsid w:val="00D20B13"/>
    <w:rsid w:val="00D20B33"/>
    <w:rsid w:val="00D21046"/>
    <w:rsid w:val="00D212F0"/>
    <w:rsid w:val="00D21537"/>
    <w:rsid w:val="00D21801"/>
    <w:rsid w:val="00D224B0"/>
    <w:rsid w:val="00D23D6C"/>
    <w:rsid w:val="00D23EF2"/>
    <w:rsid w:val="00D24654"/>
    <w:rsid w:val="00D24BD5"/>
    <w:rsid w:val="00D24E78"/>
    <w:rsid w:val="00D2572E"/>
    <w:rsid w:val="00D27B9B"/>
    <w:rsid w:val="00D3033E"/>
    <w:rsid w:val="00D30384"/>
    <w:rsid w:val="00D30518"/>
    <w:rsid w:val="00D30D2D"/>
    <w:rsid w:val="00D31055"/>
    <w:rsid w:val="00D3109B"/>
    <w:rsid w:val="00D312D8"/>
    <w:rsid w:val="00D314C7"/>
    <w:rsid w:val="00D31562"/>
    <w:rsid w:val="00D318CE"/>
    <w:rsid w:val="00D319DE"/>
    <w:rsid w:val="00D31F2C"/>
    <w:rsid w:val="00D3221C"/>
    <w:rsid w:val="00D3258C"/>
    <w:rsid w:val="00D32A2E"/>
    <w:rsid w:val="00D32B67"/>
    <w:rsid w:val="00D333AA"/>
    <w:rsid w:val="00D33724"/>
    <w:rsid w:val="00D33B7D"/>
    <w:rsid w:val="00D34525"/>
    <w:rsid w:val="00D34809"/>
    <w:rsid w:val="00D3494B"/>
    <w:rsid w:val="00D34C3C"/>
    <w:rsid w:val="00D351C8"/>
    <w:rsid w:val="00D352BB"/>
    <w:rsid w:val="00D36343"/>
    <w:rsid w:val="00D3669C"/>
    <w:rsid w:val="00D36AA6"/>
    <w:rsid w:val="00D375C4"/>
    <w:rsid w:val="00D378DB"/>
    <w:rsid w:val="00D407C9"/>
    <w:rsid w:val="00D40CDD"/>
    <w:rsid w:val="00D40F4C"/>
    <w:rsid w:val="00D411D7"/>
    <w:rsid w:val="00D41BB0"/>
    <w:rsid w:val="00D41DF1"/>
    <w:rsid w:val="00D4244A"/>
    <w:rsid w:val="00D42B8A"/>
    <w:rsid w:val="00D43721"/>
    <w:rsid w:val="00D44173"/>
    <w:rsid w:val="00D44531"/>
    <w:rsid w:val="00D44DFD"/>
    <w:rsid w:val="00D44FCB"/>
    <w:rsid w:val="00D45265"/>
    <w:rsid w:val="00D45FF2"/>
    <w:rsid w:val="00D466E0"/>
    <w:rsid w:val="00D46D65"/>
    <w:rsid w:val="00D504B3"/>
    <w:rsid w:val="00D506E8"/>
    <w:rsid w:val="00D5115D"/>
    <w:rsid w:val="00D51D55"/>
    <w:rsid w:val="00D5260F"/>
    <w:rsid w:val="00D52CE8"/>
    <w:rsid w:val="00D538CE"/>
    <w:rsid w:val="00D54616"/>
    <w:rsid w:val="00D54AF2"/>
    <w:rsid w:val="00D55133"/>
    <w:rsid w:val="00D55FA4"/>
    <w:rsid w:val="00D56D51"/>
    <w:rsid w:val="00D576CD"/>
    <w:rsid w:val="00D5780A"/>
    <w:rsid w:val="00D60C02"/>
    <w:rsid w:val="00D60CD5"/>
    <w:rsid w:val="00D61DE3"/>
    <w:rsid w:val="00D62715"/>
    <w:rsid w:val="00D62C33"/>
    <w:rsid w:val="00D63023"/>
    <w:rsid w:val="00D63217"/>
    <w:rsid w:val="00D63F4B"/>
    <w:rsid w:val="00D64167"/>
    <w:rsid w:val="00D642DF"/>
    <w:rsid w:val="00D648B1"/>
    <w:rsid w:val="00D6559A"/>
    <w:rsid w:val="00D661BA"/>
    <w:rsid w:val="00D667A4"/>
    <w:rsid w:val="00D66C83"/>
    <w:rsid w:val="00D67D24"/>
    <w:rsid w:val="00D67FE1"/>
    <w:rsid w:val="00D70BC7"/>
    <w:rsid w:val="00D70FAA"/>
    <w:rsid w:val="00D72209"/>
    <w:rsid w:val="00D72F22"/>
    <w:rsid w:val="00D7426A"/>
    <w:rsid w:val="00D7528A"/>
    <w:rsid w:val="00D7569F"/>
    <w:rsid w:val="00D75E5F"/>
    <w:rsid w:val="00D76002"/>
    <w:rsid w:val="00D761E9"/>
    <w:rsid w:val="00D76D82"/>
    <w:rsid w:val="00D76DD3"/>
    <w:rsid w:val="00D76F94"/>
    <w:rsid w:val="00D771BD"/>
    <w:rsid w:val="00D778BC"/>
    <w:rsid w:val="00D80B12"/>
    <w:rsid w:val="00D80DA7"/>
    <w:rsid w:val="00D81017"/>
    <w:rsid w:val="00D812E6"/>
    <w:rsid w:val="00D819EE"/>
    <w:rsid w:val="00D81C40"/>
    <w:rsid w:val="00D81F7D"/>
    <w:rsid w:val="00D82A35"/>
    <w:rsid w:val="00D83145"/>
    <w:rsid w:val="00D83676"/>
    <w:rsid w:val="00D838C4"/>
    <w:rsid w:val="00D84566"/>
    <w:rsid w:val="00D84648"/>
    <w:rsid w:val="00D8488B"/>
    <w:rsid w:val="00D84B0C"/>
    <w:rsid w:val="00D85415"/>
    <w:rsid w:val="00D85E67"/>
    <w:rsid w:val="00D8669A"/>
    <w:rsid w:val="00D866F7"/>
    <w:rsid w:val="00D86757"/>
    <w:rsid w:val="00D8682C"/>
    <w:rsid w:val="00D87084"/>
    <w:rsid w:val="00D9024E"/>
    <w:rsid w:val="00D905BB"/>
    <w:rsid w:val="00D91215"/>
    <w:rsid w:val="00D91793"/>
    <w:rsid w:val="00D9341C"/>
    <w:rsid w:val="00D93C63"/>
    <w:rsid w:val="00D93D66"/>
    <w:rsid w:val="00D943AA"/>
    <w:rsid w:val="00D95398"/>
    <w:rsid w:val="00D95A84"/>
    <w:rsid w:val="00D96233"/>
    <w:rsid w:val="00D96576"/>
    <w:rsid w:val="00D96703"/>
    <w:rsid w:val="00D96777"/>
    <w:rsid w:val="00D967CF"/>
    <w:rsid w:val="00D971E5"/>
    <w:rsid w:val="00D974BA"/>
    <w:rsid w:val="00D97A00"/>
    <w:rsid w:val="00D97CB1"/>
    <w:rsid w:val="00DA0C94"/>
    <w:rsid w:val="00DA108C"/>
    <w:rsid w:val="00DA15B9"/>
    <w:rsid w:val="00DA4017"/>
    <w:rsid w:val="00DA4E6C"/>
    <w:rsid w:val="00DA5502"/>
    <w:rsid w:val="00DA5776"/>
    <w:rsid w:val="00DA58D9"/>
    <w:rsid w:val="00DA5AE1"/>
    <w:rsid w:val="00DA5AFC"/>
    <w:rsid w:val="00DA66A7"/>
    <w:rsid w:val="00DA67CC"/>
    <w:rsid w:val="00DA779E"/>
    <w:rsid w:val="00DA7EBE"/>
    <w:rsid w:val="00DB0410"/>
    <w:rsid w:val="00DB288F"/>
    <w:rsid w:val="00DB2A6E"/>
    <w:rsid w:val="00DB2DA6"/>
    <w:rsid w:val="00DB32F8"/>
    <w:rsid w:val="00DB3D02"/>
    <w:rsid w:val="00DB3D6F"/>
    <w:rsid w:val="00DB40A7"/>
    <w:rsid w:val="00DB4200"/>
    <w:rsid w:val="00DB567B"/>
    <w:rsid w:val="00DB61C5"/>
    <w:rsid w:val="00DB6342"/>
    <w:rsid w:val="00DB635B"/>
    <w:rsid w:val="00DB6677"/>
    <w:rsid w:val="00DB6699"/>
    <w:rsid w:val="00DB6C86"/>
    <w:rsid w:val="00DB7A55"/>
    <w:rsid w:val="00DB7A60"/>
    <w:rsid w:val="00DC03CA"/>
    <w:rsid w:val="00DC03E0"/>
    <w:rsid w:val="00DC0CE2"/>
    <w:rsid w:val="00DC0E8F"/>
    <w:rsid w:val="00DC0F8A"/>
    <w:rsid w:val="00DC1160"/>
    <w:rsid w:val="00DC1E41"/>
    <w:rsid w:val="00DC221A"/>
    <w:rsid w:val="00DC23FA"/>
    <w:rsid w:val="00DC2AE8"/>
    <w:rsid w:val="00DC2AFF"/>
    <w:rsid w:val="00DC35D5"/>
    <w:rsid w:val="00DC360A"/>
    <w:rsid w:val="00DC39A7"/>
    <w:rsid w:val="00DC3A50"/>
    <w:rsid w:val="00DC448C"/>
    <w:rsid w:val="00DC4642"/>
    <w:rsid w:val="00DC536E"/>
    <w:rsid w:val="00DC57D0"/>
    <w:rsid w:val="00DC6309"/>
    <w:rsid w:val="00DC6D18"/>
    <w:rsid w:val="00DC774F"/>
    <w:rsid w:val="00DC7D20"/>
    <w:rsid w:val="00DC7F22"/>
    <w:rsid w:val="00DD043B"/>
    <w:rsid w:val="00DD0E70"/>
    <w:rsid w:val="00DD1BA9"/>
    <w:rsid w:val="00DD1CCC"/>
    <w:rsid w:val="00DD488E"/>
    <w:rsid w:val="00DD4A55"/>
    <w:rsid w:val="00DD509F"/>
    <w:rsid w:val="00DD5FEB"/>
    <w:rsid w:val="00DD65FE"/>
    <w:rsid w:val="00DD6CD1"/>
    <w:rsid w:val="00DD6CED"/>
    <w:rsid w:val="00DD6E0A"/>
    <w:rsid w:val="00DD6E8E"/>
    <w:rsid w:val="00DD71BD"/>
    <w:rsid w:val="00DE1872"/>
    <w:rsid w:val="00DE1935"/>
    <w:rsid w:val="00DE1C05"/>
    <w:rsid w:val="00DE24E9"/>
    <w:rsid w:val="00DE2740"/>
    <w:rsid w:val="00DE3B6E"/>
    <w:rsid w:val="00DE3EC6"/>
    <w:rsid w:val="00DE4149"/>
    <w:rsid w:val="00DE4B59"/>
    <w:rsid w:val="00DE51AE"/>
    <w:rsid w:val="00DE5273"/>
    <w:rsid w:val="00DE542C"/>
    <w:rsid w:val="00DE558D"/>
    <w:rsid w:val="00DE571F"/>
    <w:rsid w:val="00DE59F6"/>
    <w:rsid w:val="00DE6D98"/>
    <w:rsid w:val="00DE77A7"/>
    <w:rsid w:val="00DE7E74"/>
    <w:rsid w:val="00DE7F36"/>
    <w:rsid w:val="00DF0094"/>
    <w:rsid w:val="00DF027F"/>
    <w:rsid w:val="00DF04D8"/>
    <w:rsid w:val="00DF085F"/>
    <w:rsid w:val="00DF0A49"/>
    <w:rsid w:val="00DF15E7"/>
    <w:rsid w:val="00DF1B49"/>
    <w:rsid w:val="00DF1F83"/>
    <w:rsid w:val="00DF2DE3"/>
    <w:rsid w:val="00DF38EC"/>
    <w:rsid w:val="00DF61BC"/>
    <w:rsid w:val="00DF6246"/>
    <w:rsid w:val="00DF742B"/>
    <w:rsid w:val="00DF7A88"/>
    <w:rsid w:val="00E00752"/>
    <w:rsid w:val="00E00E40"/>
    <w:rsid w:val="00E01371"/>
    <w:rsid w:val="00E01B21"/>
    <w:rsid w:val="00E02CC8"/>
    <w:rsid w:val="00E030F8"/>
    <w:rsid w:val="00E03321"/>
    <w:rsid w:val="00E0392F"/>
    <w:rsid w:val="00E04DF5"/>
    <w:rsid w:val="00E05177"/>
    <w:rsid w:val="00E051E3"/>
    <w:rsid w:val="00E0523D"/>
    <w:rsid w:val="00E06009"/>
    <w:rsid w:val="00E0605D"/>
    <w:rsid w:val="00E06202"/>
    <w:rsid w:val="00E0684F"/>
    <w:rsid w:val="00E06BDD"/>
    <w:rsid w:val="00E070F8"/>
    <w:rsid w:val="00E073B9"/>
    <w:rsid w:val="00E0752C"/>
    <w:rsid w:val="00E07BD8"/>
    <w:rsid w:val="00E07C8A"/>
    <w:rsid w:val="00E10307"/>
    <w:rsid w:val="00E114B3"/>
    <w:rsid w:val="00E12ECB"/>
    <w:rsid w:val="00E12F62"/>
    <w:rsid w:val="00E13AA3"/>
    <w:rsid w:val="00E146EC"/>
    <w:rsid w:val="00E14A16"/>
    <w:rsid w:val="00E14D5A"/>
    <w:rsid w:val="00E1544F"/>
    <w:rsid w:val="00E1644B"/>
    <w:rsid w:val="00E169A4"/>
    <w:rsid w:val="00E16D22"/>
    <w:rsid w:val="00E177BE"/>
    <w:rsid w:val="00E17976"/>
    <w:rsid w:val="00E17AD2"/>
    <w:rsid w:val="00E17C85"/>
    <w:rsid w:val="00E203A9"/>
    <w:rsid w:val="00E20E32"/>
    <w:rsid w:val="00E2110C"/>
    <w:rsid w:val="00E215A2"/>
    <w:rsid w:val="00E21857"/>
    <w:rsid w:val="00E2228F"/>
    <w:rsid w:val="00E23229"/>
    <w:rsid w:val="00E236B9"/>
    <w:rsid w:val="00E26522"/>
    <w:rsid w:val="00E2670B"/>
    <w:rsid w:val="00E270FD"/>
    <w:rsid w:val="00E275E7"/>
    <w:rsid w:val="00E277DB"/>
    <w:rsid w:val="00E2780B"/>
    <w:rsid w:val="00E27FCA"/>
    <w:rsid w:val="00E30133"/>
    <w:rsid w:val="00E303CD"/>
    <w:rsid w:val="00E30DF4"/>
    <w:rsid w:val="00E317B6"/>
    <w:rsid w:val="00E31DB3"/>
    <w:rsid w:val="00E32201"/>
    <w:rsid w:val="00E3252B"/>
    <w:rsid w:val="00E32A22"/>
    <w:rsid w:val="00E333AF"/>
    <w:rsid w:val="00E33515"/>
    <w:rsid w:val="00E33AE9"/>
    <w:rsid w:val="00E33EB9"/>
    <w:rsid w:val="00E34128"/>
    <w:rsid w:val="00E34D65"/>
    <w:rsid w:val="00E34F88"/>
    <w:rsid w:val="00E35D86"/>
    <w:rsid w:val="00E35F7E"/>
    <w:rsid w:val="00E36601"/>
    <w:rsid w:val="00E37EFA"/>
    <w:rsid w:val="00E40336"/>
    <w:rsid w:val="00E40B0F"/>
    <w:rsid w:val="00E40FA3"/>
    <w:rsid w:val="00E412ED"/>
    <w:rsid w:val="00E4196E"/>
    <w:rsid w:val="00E42726"/>
    <w:rsid w:val="00E427DE"/>
    <w:rsid w:val="00E42DE0"/>
    <w:rsid w:val="00E434EB"/>
    <w:rsid w:val="00E437AA"/>
    <w:rsid w:val="00E437D2"/>
    <w:rsid w:val="00E445C4"/>
    <w:rsid w:val="00E459E0"/>
    <w:rsid w:val="00E45D54"/>
    <w:rsid w:val="00E462D2"/>
    <w:rsid w:val="00E46B80"/>
    <w:rsid w:val="00E46F9B"/>
    <w:rsid w:val="00E50913"/>
    <w:rsid w:val="00E50AB4"/>
    <w:rsid w:val="00E50B10"/>
    <w:rsid w:val="00E5206B"/>
    <w:rsid w:val="00E5218C"/>
    <w:rsid w:val="00E5251D"/>
    <w:rsid w:val="00E52651"/>
    <w:rsid w:val="00E527C5"/>
    <w:rsid w:val="00E533D6"/>
    <w:rsid w:val="00E5364E"/>
    <w:rsid w:val="00E538E8"/>
    <w:rsid w:val="00E54055"/>
    <w:rsid w:val="00E54320"/>
    <w:rsid w:val="00E546AC"/>
    <w:rsid w:val="00E549DB"/>
    <w:rsid w:val="00E55522"/>
    <w:rsid w:val="00E5574A"/>
    <w:rsid w:val="00E55947"/>
    <w:rsid w:val="00E55EAF"/>
    <w:rsid w:val="00E56BBF"/>
    <w:rsid w:val="00E56F3B"/>
    <w:rsid w:val="00E56FBF"/>
    <w:rsid w:val="00E5749D"/>
    <w:rsid w:val="00E57D5C"/>
    <w:rsid w:val="00E60968"/>
    <w:rsid w:val="00E61267"/>
    <w:rsid w:val="00E61951"/>
    <w:rsid w:val="00E61F0C"/>
    <w:rsid w:val="00E61FB9"/>
    <w:rsid w:val="00E6241E"/>
    <w:rsid w:val="00E62736"/>
    <w:rsid w:val="00E62881"/>
    <w:rsid w:val="00E628DD"/>
    <w:rsid w:val="00E628FD"/>
    <w:rsid w:val="00E63027"/>
    <w:rsid w:val="00E63BB1"/>
    <w:rsid w:val="00E63E7C"/>
    <w:rsid w:val="00E640D5"/>
    <w:rsid w:val="00E647A1"/>
    <w:rsid w:val="00E648A7"/>
    <w:rsid w:val="00E64CE2"/>
    <w:rsid w:val="00E6515C"/>
    <w:rsid w:val="00E65C33"/>
    <w:rsid w:val="00E65DB9"/>
    <w:rsid w:val="00E65FD7"/>
    <w:rsid w:val="00E668DE"/>
    <w:rsid w:val="00E66A2F"/>
    <w:rsid w:val="00E66A8D"/>
    <w:rsid w:val="00E6783B"/>
    <w:rsid w:val="00E67EFD"/>
    <w:rsid w:val="00E70B49"/>
    <w:rsid w:val="00E70C1C"/>
    <w:rsid w:val="00E70D75"/>
    <w:rsid w:val="00E7169C"/>
    <w:rsid w:val="00E716FC"/>
    <w:rsid w:val="00E7249C"/>
    <w:rsid w:val="00E72919"/>
    <w:rsid w:val="00E72942"/>
    <w:rsid w:val="00E730D9"/>
    <w:rsid w:val="00E73AA8"/>
    <w:rsid w:val="00E73C66"/>
    <w:rsid w:val="00E7428D"/>
    <w:rsid w:val="00E74714"/>
    <w:rsid w:val="00E747D6"/>
    <w:rsid w:val="00E74F43"/>
    <w:rsid w:val="00E753AA"/>
    <w:rsid w:val="00E755CA"/>
    <w:rsid w:val="00E758B9"/>
    <w:rsid w:val="00E759EE"/>
    <w:rsid w:val="00E763EE"/>
    <w:rsid w:val="00E765A1"/>
    <w:rsid w:val="00E7753C"/>
    <w:rsid w:val="00E8003B"/>
    <w:rsid w:val="00E8044E"/>
    <w:rsid w:val="00E80D1B"/>
    <w:rsid w:val="00E81D13"/>
    <w:rsid w:val="00E82308"/>
    <w:rsid w:val="00E82C13"/>
    <w:rsid w:val="00E82E3E"/>
    <w:rsid w:val="00E834E2"/>
    <w:rsid w:val="00E83E5C"/>
    <w:rsid w:val="00E84231"/>
    <w:rsid w:val="00E84BB5"/>
    <w:rsid w:val="00E84ED3"/>
    <w:rsid w:val="00E85786"/>
    <w:rsid w:val="00E85EA4"/>
    <w:rsid w:val="00E86A3F"/>
    <w:rsid w:val="00E86E6C"/>
    <w:rsid w:val="00E86ED1"/>
    <w:rsid w:val="00E90299"/>
    <w:rsid w:val="00E913EB"/>
    <w:rsid w:val="00E914AF"/>
    <w:rsid w:val="00E9169D"/>
    <w:rsid w:val="00E91A94"/>
    <w:rsid w:val="00E91C1B"/>
    <w:rsid w:val="00E9289C"/>
    <w:rsid w:val="00E9291C"/>
    <w:rsid w:val="00E931EC"/>
    <w:rsid w:val="00E93FD4"/>
    <w:rsid w:val="00E945D8"/>
    <w:rsid w:val="00E946CB"/>
    <w:rsid w:val="00E94CC5"/>
    <w:rsid w:val="00E9545B"/>
    <w:rsid w:val="00E956E0"/>
    <w:rsid w:val="00E95E5B"/>
    <w:rsid w:val="00E96559"/>
    <w:rsid w:val="00E96926"/>
    <w:rsid w:val="00E96B9A"/>
    <w:rsid w:val="00E9708F"/>
    <w:rsid w:val="00E971B8"/>
    <w:rsid w:val="00E97BC7"/>
    <w:rsid w:val="00E97DCA"/>
    <w:rsid w:val="00EA06BC"/>
    <w:rsid w:val="00EA1122"/>
    <w:rsid w:val="00EA1B89"/>
    <w:rsid w:val="00EA2AA6"/>
    <w:rsid w:val="00EA356B"/>
    <w:rsid w:val="00EA3692"/>
    <w:rsid w:val="00EA4E4F"/>
    <w:rsid w:val="00EA512F"/>
    <w:rsid w:val="00EA57F6"/>
    <w:rsid w:val="00EA5DE9"/>
    <w:rsid w:val="00EA712E"/>
    <w:rsid w:val="00EA7BC4"/>
    <w:rsid w:val="00EB06E5"/>
    <w:rsid w:val="00EB12B4"/>
    <w:rsid w:val="00EB135E"/>
    <w:rsid w:val="00EB1779"/>
    <w:rsid w:val="00EB1AA6"/>
    <w:rsid w:val="00EB1B1A"/>
    <w:rsid w:val="00EB1E67"/>
    <w:rsid w:val="00EB1F34"/>
    <w:rsid w:val="00EB2389"/>
    <w:rsid w:val="00EB2E1D"/>
    <w:rsid w:val="00EB2ED3"/>
    <w:rsid w:val="00EB3176"/>
    <w:rsid w:val="00EB325A"/>
    <w:rsid w:val="00EB344A"/>
    <w:rsid w:val="00EB3832"/>
    <w:rsid w:val="00EB3851"/>
    <w:rsid w:val="00EB4132"/>
    <w:rsid w:val="00EB4153"/>
    <w:rsid w:val="00EB463C"/>
    <w:rsid w:val="00EB46B3"/>
    <w:rsid w:val="00EB56D6"/>
    <w:rsid w:val="00EB5853"/>
    <w:rsid w:val="00EB59AF"/>
    <w:rsid w:val="00EB59E3"/>
    <w:rsid w:val="00EB6749"/>
    <w:rsid w:val="00EB6994"/>
    <w:rsid w:val="00EB6CAF"/>
    <w:rsid w:val="00EB7B2C"/>
    <w:rsid w:val="00EB7E37"/>
    <w:rsid w:val="00EC047A"/>
    <w:rsid w:val="00EC0A9A"/>
    <w:rsid w:val="00EC0D4F"/>
    <w:rsid w:val="00EC29B7"/>
    <w:rsid w:val="00EC29C2"/>
    <w:rsid w:val="00EC2B51"/>
    <w:rsid w:val="00EC413A"/>
    <w:rsid w:val="00EC458C"/>
    <w:rsid w:val="00EC5067"/>
    <w:rsid w:val="00EC52DC"/>
    <w:rsid w:val="00EC5E13"/>
    <w:rsid w:val="00EC6D86"/>
    <w:rsid w:val="00EC72B9"/>
    <w:rsid w:val="00EC7BA8"/>
    <w:rsid w:val="00ED0764"/>
    <w:rsid w:val="00ED21E5"/>
    <w:rsid w:val="00ED2B95"/>
    <w:rsid w:val="00ED36AE"/>
    <w:rsid w:val="00ED4746"/>
    <w:rsid w:val="00ED4B23"/>
    <w:rsid w:val="00ED4C6A"/>
    <w:rsid w:val="00ED522A"/>
    <w:rsid w:val="00ED60A7"/>
    <w:rsid w:val="00ED6234"/>
    <w:rsid w:val="00ED6778"/>
    <w:rsid w:val="00EE0BC8"/>
    <w:rsid w:val="00EE10BE"/>
    <w:rsid w:val="00EE19D2"/>
    <w:rsid w:val="00EE22DD"/>
    <w:rsid w:val="00EE23B9"/>
    <w:rsid w:val="00EE2462"/>
    <w:rsid w:val="00EE259C"/>
    <w:rsid w:val="00EE2C11"/>
    <w:rsid w:val="00EE38E8"/>
    <w:rsid w:val="00EE390C"/>
    <w:rsid w:val="00EE440C"/>
    <w:rsid w:val="00EE457E"/>
    <w:rsid w:val="00EE4C09"/>
    <w:rsid w:val="00EE4FB6"/>
    <w:rsid w:val="00EE62BC"/>
    <w:rsid w:val="00EE64D2"/>
    <w:rsid w:val="00EE65A9"/>
    <w:rsid w:val="00EE750F"/>
    <w:rsid w:val="00EE7B0B"/>
    <w:rsid w:val="00EF117B"/>
    <w:rsid w:val="00EF1387"/>
    <w:rsid w:val="00EF17D7"/>
    <w:rsid w:val="00EF1BFC"/>
    <w:rsid w:val="00EF1C7F"/>
    <w:rsid w:val="00EF2356"/>
    <w:rsid w:val="00EF24A7"/>
    <w:rsid w:val="00EF27FD"/>
    <w:rsid w:val="00EF314D"/>
    <w:rsid w:val="00EF346C"/>
    <w:rsid w:val="00EF372A"/>
    <w:rsid w:val="00EF37FE"/>
    <w:rsid w:val="00EF3AC7"/>
    <w:rsid w:val="00EF3ACB"/>
    <w:rsid w:val="00EF4454"/>
    <w:rsid w:val="00EF4A90"/>
    <w:rsid w:val="00EF4F87"/>
    <w:rsid w:val="00EF6083"/>
    <w:rsid w:val="00EF65BB"/>
    <w:rsid w:val="00EF739C"/>
    <w:rsid w:val="00EF73A9"/>
    <w:rsid w:val="00EF7CF0"/>
    <w:rsid w:val="00F0017E"/>
    <w:rsid w:val="00F001E9"/>
    <w:rsid w:val="00F003BB"/>
    <w:rsid w:val="00F005E5"/>
    <w:rsid w:val="00F00CB7"/>
    <w:rsid w:val="00F02358"/>
    <w:rsid w:val="00F0245B"/>
    <w:rsid w:val="00F02D7A"/>
    <w:rsid w:val="00F03D6B"/>
    <w:rsid w:val="00F04AAD"/>
    <w:rsid w:val="00F04F3A"/>
    <w:rsid w:val="00F05289"/>
    <w:rsid w:val="00F053D5"/>
    <w:rsid w:val="00F053FA"/>
    <w:rsid w:val="00F05510"/>
    <w:rsid w:val="00F05AAA"/>
    <w:rsid w:val="00F060EB"/>
    <w:rsid w:val="00F064BA"/>
    <w:rsid w:val="00F064BF"/>
    <w:rsid w:val="00F102F3"/>
    <w:rsid w:val="00F102F6"/>
    <w:rsid w:val="00F1035D"/>
    <w:rsid w:val="00F1038D"/>
    <w:rsid w:val="00F10434"/>
    <w:rsid w:val="00F108EA"/>
    <w:rsid w:val="00F11DC3"/>
    <w:rsid w:val="00F11FA9"/>
    <w:rsid w:val="00F11FCA"/>
    <w:rsid w:val="00F12691"/>
    <w:rsid w:val="00F12ABF"/>
    <w:rsid w:val="00F12B81"/>
    <w:rsid w:val="00F134CB"/>
    <w:rsid w:val="00F13B75"/>
    <w:rsid w:val="00F13B84"/>
    <w:rsid w:val="00F14597"/>
    <w:rsid w:val="00F147B7"/>
    <w:rsid w:val="00F14CB1"/>
    <w:rsid w:val="00F14E17"/>
    <w:rsid w:val="00F15162"/>
    <w:rsid w:val="00F152F4"/>
    <w:rsid w:val="00F155B1"/>
    <w:rsid w:val="00F15ED6"/>
    <w:rsid w:val="00F165CA"/>
    <w:rsid w:val="00F16A97"/>
    <w:rsid w:val="00F16C08"/>
    <w:rsid w:val="00F1715B"/>
    <w:rsid w:val="00F17866"/>
    <w:rsid w:val="00F178F4"/>
    <w:rsid w:val="00F17DBE"/>
    <w:rsid w:val="00F20C7F"/>
    <w:rsid w:val="00F21428"/>
    <w:rsid w:val="00F21FFD"/>
    <w:rsid w:val="00F23CCA"/>
    <w:rsid w:val="00F2501F"/>
    <w:rsid w:val="00F25D7E"/>
    <w:rsid w:val="00F26325"/>
    <w:rsid w:val="00F27E20"/>
    <w:rsid w:val="00F30358"/>
    <w:rsid w:val="00F30660"/>
    <w:rsid w:val="00F307B6"/>
    <w:rsid w:val="00F31023"/>
    <w:rsid w:val="00F31C79"/>
    <w:rsid w:val="00F3252B"/>
    <w:rsid w:val="00F32AE5"/>
    <w:rsid w:val="00F337E5"/>
    <w:rsid w:val="00F34767"/>
    <w:rsid w:val="00F35AD7"/>
    <w:rsid w:val="00F35B2D"/>
    <w:rsid w:val="00F3626D"/>
    <w:rsid w:val="00F36FAF"/>
    <w:rsid w:val="00F37095"/>
    <w:rsid w:val="00F40283"/>
    <w:rsid w:val="00F40AF5"/>
    <w:rsid w:val="00F40C8A"/>
    <w:rsid w:val="00F40EB9"/>
    <w:rsid w:val="00F41247"/>
    <w:rsid w:val="00F41698"/>
    <w:rsid w:val="00F41B17"/>
    <w:rsid w:val="00F42138"/>
    <w:rsid w:val="00F426C2"/>
    <w:rsid w:val="00F42EA7"/>
    <w:rsid w:val="00F43274"/>
    <w:rsid w:val="00F43328"/>
    <w:rsid w:val="00F437F5"/>
    <w:rsid w:val="00F43903"/>
    <w:rsid w:val="00F43D61"/>
    <w:rsid w:val="00F44028"/>
    <w:rsid w:val="00F449A8"/>
    <w:rsid w:val="00F452CA"/>
    <w:rsid w:val="00F452D0"/>
    <w:rsid w:val="00F462B4"/>
    <w:rsid w:val="00F466D7"/>
    <w:rsid w:val="00F46984"/>
    <w:rsid w:val="00F46DB1"/>
    <w:rsid w:val="00F47066"/>
    <w:rsid w:val="00F47B16"/>
    <w:rsid w:val="00F50D7A"/>
    <w:rsid w:val="00F52602"/>
    <w:rsid w:val="00F5383D"/>
    <w:rsid w:val="00F540FD"/>
    <w:rsid w:val="00F55435"/>
    <w:rsid w:val="00F56D4F"/>
    <w:rsid w:val="00F57400"/>
    <w:rsid w:val="00F57561"/>
    <w:rsid w:val="00F57BD5"/>
    <w:rsid w:val="00F603A3"/>
    <w:rsid w:val="00F603A5"/>
    <w:rsid w:val="00F6042C"/>
    <w:rsid w:val="00F606FD"/>
    <w:rsid w:val="00F607CA"/>
    <w:rsid w:val="00F61677"/>
    <w:rsid w:val="00F61A42"/>
    <w:rsid w:val="00F62109"/>
    <w:rsid w:val="00F62C7A"/>
    <w:rsid w:val="00F63A52"/>
    <w:rsid w:val="00F6407A"/>
    <w:rsid w:val="00F644F4"/>
    <w:rsid w:val="00F64695"/>
    <w:rsid w:val="00F65C69"/>
    <w:rsid w:val="00F65E2D"/>
    <w:rsid w:val="00F65F42"/>
    <w:rsid w:val="00F6603F"/>
    <w:rsid w:val="00F6646B"/>
    <w:rsid w:val="00F66BF3"/>
    <w:rsid w:val="00F67468"/>
    <w:rsid w:val="00F67A4A"/>
    <w:rsid w:val="00F67B3E"/>
    <w:rsid w:val="00F7039C"/>
    <w:rsid w:val="00F70805"/>
    <w:rsid w:val="00F708ED"/>
    <w:rsid w:val="00F711A5"/>
    <w:rsid w:val="00F714A7"/>
    <w:rsid w:val="00F71BA9"/>
    <w:rsid w:val="00F721E4"/>
    <w:rsid w:val="00F7242D"/>
    <w:rsid w:val="00F72C94"/>
    <w:rsid w:val="00F7385D"/>
    <w:rsid w:val="00F738E7"/>
    <w:rsid w:val="00F73C68"/>
    <w:rsid w:val="00F73CA7"/>
    <w:rsid w:val="00F73EE3"/>
    <w:rsid w:val="00F742F9"/>
    <w:rsid w:val="00F75418"/>
    <w:rsid w:val="00F759DF"/>
    <w:rsid w:val="00F75A14"/>
    <w:rsid w:val="00F7746F"/>
    <w:rsid w:val="00F77CE2"/>
    <w:rsid w:val="00F80076"/>
    <w:rsid w:val="00F80EC1"/>
    <w:rsid w:val="00F80EEC"/>
    <w:rsid w:val="00F811C6"/>
    <w:rsid w:val="00F81921"/>
    <w:rsid w:val="00F81BCC"/>
    <w:rsid w:val="00F82064"/>
    <w:rsid w:val="00F826BD"/>
    <w:rsid w:val="00F826C4"/>
    <w:rsid w:val="00F838B3"/>
    <w:rsid w:val="00F83C40"/>
    <w:rsid w:val="00F83D70"/>
    <w:rsid w:val="00F840D9"/>
    <w:rsid w:val="00F84106"/>
    <w:rsid w:val="00F85534"/>
    <w:rsid w:val="00F859E7"/>
    <w:rsid w:val="00F864BF"/>
    <w:rsid w:val="00F86A8F"/>
    <w:rsid w:val="00F871C6"/>
    <w:rsid w:val="00F8739E"/>
    <w:rsid w:val="00F90180"/>
    <w:rsid w:val="00F90A19"/>
    <w:rsid w:val="00F913B9"/>
    <w:rsid w:val="00F913F3"/>
    <w:rsid w:val="00F9148B"/>
    <w:rsid w:val="00F91E2C"/>
    <w:rsid w:val="00F9265B"/>
    <w:rsid w:val="00F92863"/>
    <w:rsid w:val="00F94FF3"/>
    <w:rsid w:val="00F95E31"/>
    <w:rsid w:val="00F9605C"/>
    <w:rsid w:val="00F96B82"/>
    <w:rsid w:val="00F96FD0"/>
    <w:rsid w:val="00F9786B"/>
    <w:rsid w:val="00F97AD9"/>
    <w:rsid w:val="00FA0351"/>
    <w:rsid w:val="00FA06FB"/>
    <w:rsid w:val="00FA0A97"/>
    <w:rsid w:val="00FA0F5B"/>
    <w:rsid w:val="00FA1A06"/>
    <w:rsid w:val="00FA1C2E"/>
    <w:rsid w:val="00FA1C9B"/>
    <w:rsid w:val="00FA1FD7"/>
    <w:rsid w:val="00FA21B2"/>
    <w:rsid w:val="00FA21CB"/>
    <w:rsid w:val="00FA23C0"/>
    <w:rsid w:val="00FA2543"/>
    <w:rsid w:val="00FA2786"/>
    <w:rsid w:val="00FA293C"/>
    <w:rsid w:val="00FA2BBC"/>
    <w:rsid w:val="00FA320C"/>
    <w:rsid w:val="00FA3CF0"/>
    <w:rsid w:val="00FA3DA3"/>
    <w:rsid w:val="00FA400D"/>
    <w:rsid w:val="00FA40F3"/>
    <w:rsid w:val="00FA4415"/>
    <w:rsid w:val="00FA480D"/>
    <w:rsid w:val="00FA4850"/>
    <w:rsid w:val="00FA4943"/>
    <w:rsid w:val="00FA50A0"/>
    <w:rsid w:val="00FA58A3"/>
    <w:rsid w:val="00FA5978"/>
    <w:rsid w:val="00FA5CBC"/>
    <w:rsid w:val="00FA719F"/>
    <w:rsid w:val="00FA7B1B"/>
    <w:rsid w:val="00FB0061"/>
    <w:rsid w:val="00FB02EC"/>
    <w:rsid w:val="00FB06D4"/>
    <w:rsid w:val="00FB15BD"/>
    <w:rsid w:val="00FB16FA"/>
    <w:rsid w:val="00FB1E03"/>
    <w:rsid w:val="00FB39CA"/>
    <w:rsid w:val="00FB4586"/>
    <w:rsid w:val="00FB4958"/>
    <w:rsid w:val="00FB6B15"/>
    <w:rsid w:val="00FB7444"/>
    <w:rsid w:val="00FB76CB"/>
    <w:rsid w:val="00FB77D0"/>
    <w:rsid w:val="00FC1126"/>
    <w:rsid w:val="00FC1306"/>
    <w:rsid w:val="00FC1762"/>
    <w:rsid w:val="00FC17E9"/>
    <w:rsid w:val="00FC2AC5"/>
    <w:rsid w:val="00FC2D17"/>
    <w:rsid w:val="00FC2EB2"/>
    <w:rsid w:val="00FC3832"/>
    <w:rsid w:val="00FC3B29"/>
    <w:rsid w:val="00FC3C0D"/>
    <w:rsid w:val="00FC409A"/>
    <w:rsid w:val="00FC47C4"/>
    <w:rsid w:val="00FC4B0A"/>
    <w:rsid w:val="00FC4B43"/>
    <w:rsid w:val="00FC53CC"/>
    <w:rsid w:val="00FC7489"/>
    <w:rsid w:val="00FC7540"/>
    <w:rsid w:val="00FC7D95"/>
    <w:rsid w:val="00FD025C"/>
    <w:rsid w:val="00FD0E6D"/>
    <w:rsid w:val="00FD0F98"/>
    <w:rsid w:val="00FD15BD"/>
    <w:rsid w:val="00FD1C6A"/>
    <w:rsid w:val="00FD38C4"/>
    <w:rsid w:val="00FD44EE"/>
    <w:rsid w:val="00FD52DB"/>
    <w:rsid w:val="00FD54E7"/>
    <w:rsid w:val="00FD5AF2"/>
    <w:rsid w:val="00FD6932"/>
    <w:rsid w:val="00FD6B78"/>
    <w:rsid w:val="00FD74E8"/>
    <w:rsid w:val="00FD797E"/>
    <w:rsid w:val="00FD79BC"/>
    <w:rsid w:val="00FD7E59"/>
    <w:rsid w:val="00FD7E7C"/>
    <w:rsid w:val="00FE0E42"/>
    <w:rsid w:val="00FE121A"/>
    <w:rsid w:val="00FE12F6"/>
    <w:rsid w:val="00FE271F"/>
    <w:rsid w:val="00FE2F0C"/>
    <w:rsid w:val="00FE3122"/>
    <w:rsid w:val="00FE3354"/>
    <w:rsid w:val="00FE3DF1"/>
    <w:rsid w:val="00FE4235"/>
    <w:rsid w:val="00FE45E2"/>
    <w:rsid w:val="00FE494E"/>
    <w:rsid w:val="00FE5016"/>
    <w:rsid w:val="00FE5270"/>
    <w:rsid w:val="00FE67AD"/>
    <w:rsid w:val="00FE67FC"/>
    <w:rsid w:val="00FE69AE"/>
    <w:rsid w:val="00FE6A75"/>
    <w:rsid w:val="00FE74EF"/>
    <w:rsid w:val="00FE780A"/>
    <w:rsid w:val="00FE7E5E"/>
    <w:rsid w:val="00FE7E82"/>
    <w:rsid w:val="00FF0321"/>
    <w:rsid w:val="00FF0374"/>
    <w:rsid w:val="00FF047D"/>
    <w:rsid w:val="00FF060F"/>
    <w:rsid w:val="00FF0CBD"/>
    <w:rsid w:val="00FF1202"/>
    <w:rsid w:val="00FF1394"/>
    <w:rsid w:val="00FF2772"/>
    <w:rsid w:val="00FF2FDC"/>
    <w:rsid w:val="00FF33C9"/>
    <w:rsid w:val="00FF3FBA"/>
    <w:rsid w:val="00FF4B4C"/>
    <w:rsid w:val="00FF572B"/>
    <w:rsid w:val="00FF5B82"/>
    <w:rsid w:val="00FF5C3B"/>
    <w:rsid w:val="00FF5D12"/>
    <w:rsid w:val="00FF5F0F"/>
    <w:rsid w:val="00FF5F2D"/>
    <w:rsid w:val="00FF6AFD"/>
    <w:rsid w:val="00FF718D"/>
    <w:rsid w:val="00FF7266"/>
    <w:rsid w:val="00FF76EC"/>
    <w:rsid w:val="00FF7770"/>
    <w:rsid w:val="00FF7D3E"/>
    <w:rsid w:val="0105CAC6"/>
    <w:rsid w:val="01094946"/>
    <w:rsid w:val="01126420"/>
    <w:rsid w:val="012C3576"/>
    <w:rsid w:val="01421E4A"/>
    <w:rsid w:val="01660460"/>
    <w:rsid w:val="019C0B70"/>
    <w:rsid w:val="01ACA053"/>
    <w:rsid w:val="01B22572"/>
    <w:rsid w:val="01CCAC2D"/>
    <w:rsid w:val="01F91134"/>
    <w:rsid w:val="02087B54"/>
    <w:rsid w:val="0216204E"/>
    <w:rsid w:val="022EF712"/>
    <w:rsid w:val="0239EDFE"/>
    <w:rsid w:val="023C2B2F"/>
    <w:rsid w:val="024F5022"/>
    <w:rsid w:val="02505BD6"/>
    <w:rsid w:val="0252CD54"/>
    <w:rsid w:val="0254653D"/>
    <w:rsid w:val="026ED66F"/>
    <w:rsid w:val="02857F07"/>
    <w:rsid w:val="028D91A7"/>
    <w:rsid w:val="0295B8D5"/>
    <w:rsid w:val="02B1D54E"/>
    <w:rsid w:val="02C7407A"/>
    <w:rsid w:val="02DAB72E"/>
    <w:rsid w:val="02F816CB"/>
    <w:rsid w:val="02FF9790"/>
    <w:rsid w:val="030882BD"/>
    <w:rsid w:val="031C18CD"/>
    <w:rsid w:val="03268402"/>
    <w:rsid w:val="032C6C3E"/>
    <w:rsid w:val="033E7E5D"/>
    <w:rsid w:val="03475F5E"/>
    <w:rsid w:val="035523AB"/>
    <w:rsid w:val="0360C884"/>
    <w:rsid w:val="0390C3E0"/>
    <w:rsid w:val="03933BE9"/>
    <w:rsid w:val="03A75127"/>
    <w:rsid w:val="03B45120"/>
    <w:rsid w:val="03DF0AAE"/>
    <w:rsid w:val="03FA2360"/>
    <w:rsid w:val="040209C9"/>
    <w:rsid w:val="0415F654"/>
    <w:rsid w:val="04238D31"/>
    <w:rsid w:val="04274CB3"/>
    <w:rsid w:val="042A7D8C"/>
    <w:rsid w:val="043FCFB4"/>
    <w:rsid w:val="0449BF4B"/>
    <w:rsid w:val="046440E8"/>
    <w:rsid w:val="0464BF63"/>
    <w:rsid w:val="04698549"/>
    <w:rsid w:val="047D5752"/>
    <w:rsid w:val="04865FD8"/>
    <w:rsid w:val="04B633B8"/>
    <w:rsid w:val="04D56FAB"/>
    <w:rsid w:val="04D7561C"/>
    <w:rsid w:val="04E1AE00"/>
    <w:rsid w:val="04EB4748"/>
    <w:rsid w:val="04F8BC16"/>
    <w:rsid w:val="0519AE0C"/>
    <w:rsid w:val="0532EB48"/>
    <w:rsid w:val="054E070F"/>
    <w:rsid w:val="0555F55D"/>
    <w:rsid w:val="056F5379"/>
    <w:rsid w:val="057001C3"/>
    <w:rsid w:val="05A58583"/>
    <w:rsid w:val="05C26867"/>
    <w:rsid w:val="05E890CA"/>
    <w:rsid w:val="05FB5D8C"/>
    <w:rsid w:val="060DBD6E"/>
    <w:rsid w:val="06284AAF"/>
    <w:rsid w:val="065D19F2"/>
    <w:rsid w:val="065F6FA2"/>
    <w:rsid w:val="066A0C09"/>
    <w:rsid w:val="067C5DD0"/>
    <w:rsid w:val="067C6F43"/>
    <w:rsid w:val="0683B264"/>
    <w:rsid w:val="06C087C1"/>
    <w:rsid w:val="06C6B610"/>
    <w:rsid w:val="0715595D"/>
    <w:rsid w:val="072824A3"/>
    <w:rsid w:val="0738405B"/>
    <w:rsid w:val="076EA7C8"/>
    <w:rsid w:val="07A8E5AA"/>
    <w:rsid w:val="07BD89B9"/>
    <w:rsid w:val="07D6AFA0"/>
    <w:rsid w:val="080F622B"/>
    <w:rsid w:val="0828E5A4"/>
    <w:rsid w:val="083F7DE3"/>
    <w:rsid w:val="08574846"/>
    <w:rsid w:val="085D337E"/>
    <w:rsid w:val="085F8284"/>
    <w:rsid w:val="087290B3"/>
    <w:rsid w:val="0875775C"/>
    <w:rsid w:val="0875FF37"/>
    <w:rsid w:val="0889BD50"/>
    <w:rsid w:val="088A53D3"/>
    <w:rsid w:val="08C49F3B"/>
    <w:rsid w:val="08C4ED9D"/>
    <w:rsid w:val="08D7E93A"/>
    <w:rsid w:val="09206540"/>
    <w:rsid w:val="094839D4"/>
    <w:rsid w:val="095BC828"/>
    <w:rsid w:val="097010AE"/>
    <w:rsid w:val="0972A22E"/>
    <w:rsid w:val="09967EA2"/>
    <w:rsid w:val="09BEBBAF"/>
    <w:rsid w:val="09C9532B"/>
    <w:rsid w:val="09D26D2F"/>
    <w:rsid w:val="09DBA303"/>
    <w:rsid w:val="09E43EE4"/>
    <w:rsid w:val="09E91F79"/>
    <w:rsid w:val="09F9EA5A"/>
    <w:rsid w:val="0A25D2ED"/>
    <w:rsid w:val="0A5FD186"/>
    <w:rsid w:val="0A73EEA1"/>
    <w:rsid w:val="0A7A5D9D"/>
    <w:rsid w:val="0A8CB36A"/>
    <w:rsid w:val="0AB802A3"/>
    <w:rsid w:val="0AD8582A"/>
    <w:rsid w:val="0ADBED00"/>
    <w:rsid w:val="0AE7E688"/>
    <w:rsid w:val="0AFDE1B4"/>
    <w:rsid w:val="0B0BEFE7"/>
    <w:rsid w:val="0B3CE968"/>
    <w:rsid w:val="0B90AE40"/>
    <w:rsid w:val="0BBB70EB"/>
    <w:rsid w:val="0BC8F865"/>
    <w:rsid w:val="0BD8C551"/>
    <w:rsid w:val="0BD9378D"/>
    <w:rsid w:val="0BFD1DAC"/>
    <w:rsid w:val="0C01FF7A"/>
    <w:rsid w:val="0C0BD9DA"/>
    <w:rsid w:val="0C79BE10"/>
    <w:rsid w:val="0C923B51"/>
    <w:rsid w:val="0C995756"/>
    <w:rsid w:val="0CBBFDF4"/>
    <w:rsid w:val="0CC92BEE"/>
    <w:rsid w:val="0CCD9A0F"/>
    <w:rsid w:val="0CD915F2"/>
    <w:rsid w:val="0CDE41DA"/>
    <w:rsid w:val="0D02AADE"/>
    <w:rsid w:val="0D28EEB4"/>
    <w:rsid w:val="0D2C819C"/>
    <w:rsid w:val="0D43E9C2"/>
    <w:rsid w:val="0D4969E2"/>
    <w:rsid w:val="0D4B352A"/>
    <w:rsid w:val="0D4F9758"/>
    <w:rsid w:val="0D4FCEB2"/>
    <w:rsid w:val="0D741D75"/>
    <w:rsid w:val="0D96E8B1"/>
    <w:rsid w:val="0DFD7A2B"/>
    <w:rsid w:val="0E08B52C"/>
    <w:rsid w:val="0E1A916A"/>
    <w:rsid w:val="0E841F6B"/>
    <w:rsid w:val="0E975E73"/>
    <w:rsid w:val="0EAE6C95"/>
    <w:rsid w:val="0EDC8573"/>
    <w:rsid w:val="0F054166"/>
    <w:rsid w:val="0F2E3DC9"/>
    <w:rsid w:val="0F37FD9F"/>
    <w:rsid w:val="0F5BD454"/>
    <w:rsid w:val="0F5F98FF"/>
    <w:rsid w:val="0F985C6D"/>
    <w:rsid w:val="0FA5960D"/>
    <w:rsid w:val="0FAEFB9F"/>
    <w:rsid w:val="0FDB80BF"/>
    <w:rsid w:val="0FEF31D7"/>
    <w:rsid w:val="0FF25194"/>
    <w:rsid w:val="101E4091"/>
    <w:rsid w:val="1029F960"/>
    <w:rsid w:val="105EFE95"/>
    <w:rsid w:val="1067EFEF"/>
    <w:rsid w:val="1079D122"/>
    <w:rsid w:val="107BEA81"/>
    <w:rsid w:val="10B51126"/>
    <w:rsid w:val="10B7D6D5"/>
    <w:rsid w:val="10BC456D"/>
    <w:rsid w:val="10CFEE37"/>
    <w:rsid w:val="10D30BB1"/>
    <w:rsid w:val="10E2B39C"/>
    <w:rsid w:val="10E47AF3"/>
    <w:rsid w:val="10FA986B"/>
    <w:rsid w:val="111AE7EF"/>
    <w:rsid w:val="1126365D"/>
    <w:rsid w:val="1128AFC7"/>
    <w:rsid w:val="1130F131"/>
    <w:rsid w:val="11594F5C"/>
    <w:rsid w:val="11598090"/>
    <w:rsid w:val="116105F7"/>
    <w:rsid w:val="1161E75D"/>
    <w:rsid w:val="117AA3B6"/>
    <w:rsid w:val="11BE7B86"/>
    <w:rsid w:val="11C73ECF"/>
    <w:rsid w:val="11DD0515"/>
    <w:rsid w:val="11E12099"/>
    <w:rsid w:val="11E84CA6"/>
    <w:rsid w:val="11F0A09E"/>
    <w:rsid w:val="120049CD"/>
    <w:rsid w:val="120843FF"/>
    <w:rsid w:val="1210FDF8"/>
    <w:rsid w:val="122536DB"/>
    <w:rsid w:val="12385DCD"/>
    <w:rsid w:val="12480C61"/>
    <w:rsid w:val="12485994"/>
    <w:rsid w:val="124F8228"/>
    <w:rsid w:val="127631B8"/>
    <w:rsid w:val="129385F6"/>
    <w:rsid w:val="12B96015"/>
    <w:rsid w:val="12C9932F"/>
    <w:rsid w:val="12D519F5"/>
    <w:rsid w:val="12D94D7B"/>
    <w:rsid w:val="12DE240B"/>
    <w:rsid w:val="12F6F4F0"/>
    <w:rsid w:val="1306506A"/>
    <w:rsid w:val="1322E53B"/>
    <w:rsid w:val="132CD32E"/>
    <w:rsid w:val="1330FFDA"/>
    <w:rsid w:val="13322FE7"/>
    <w:rsid w:val="135781A3"/>
    <w:rsid w:val="135AA358"/>
    <w:rsid w:val="136D5E58"/>
    <w:rsid w:val="13A57ECB"/>
    <w:rsid w:val="14100813"/>
    <w:rsid w:val="142537C6"/>
    <w:rsid w:val="143E407D"/>
    <w:rsid w:val="145B8460"/>
    <w:rsid w:val="147BA1D5"/>
    <w:rsid w:val="14A719A4"/>
    <w:rsid w:val="14AB27E1"/>
    <w:rsid w:val="14AEA97D"/>
    <w:rsid w:val="14BCC067"/>
    <w:rsid w:val="14E09511"/>
    <w:rsid w:val="14F15537"/>
    <w:rsid w:val="15050255"/>
    <w:rsid w:val="151BFAB3"/>
    <w:rsid w:val="15245E3B"/>
    <w:rsid w:val="15268EB3"/>
    <w:rsid w:val="15420052"/>
    <w:rsid w:val="155197BD"/>
    <w:rsid w:val="155F4DFF"/>
    <w:rsid w:val="157D3E3D"/>
    <w:rsid w:val="159DF2DA"/>
    <w:rsid w:val="15A69AA0"/>
    <w:rsid w:val="15E134D2"/>
    <w:rsid w:val="15F608FC"/>
    <w:rsid w:val="16205D15"/>
    <w:rsid w:val="1636BAE9"/>
    <w:rsid w:val="16527B16"/>
    <w:rsid w:val="16712E55"/>
    <w:rsid w:val="167CB61A"/>
    <w:rsid w:val="16C53E76"/>
    <w:rsid w:val="16DCFF5E"/>
    <w:rsid w:val="16F203AA"/>
    <w:rsid w:val="1712850D"/>
    <w:rsid w:val="171B6D41"/>
    <w:rsid w:val="1726ADAA"/>
    <w:rsid w:val="172996D8"/>
    <w:rsid w:val="1739F0C6"/>
    <w:rsid w:val="179D4876"/>
    <w:rsid w:val="17B45C29"/>
    <w:rsid w:val="17B5EB79"/>
    <w:rsid w:val="17E5216C"/>
    <w:rsid w:val="182B5CAD"/>
    <w:rsid w:val="1846B86D"/>
    <w:rsid w:val="185C1417"/>
    <w:rsid w:val="1898C478"/>
    <w:rsid w:val="18C0657A"/>
    <w:rsid w:val="18F3DB32"/>
    <w:rsid w:val="18FD4BD0"/>
    <w:rsid w:val="190A218F"/>
    <w:rsid w:val="191A6AB3"/>
    <w:rsid w:val="19451CEF"/>
    <w:rsid w:val="194F57DD"/>
    <w:rsid w:val="19541454"/>
    <w:rsid w:val="196B52EC"/>
    <w:rsid w:val="19726C44"/>
    <w:rsid w:val="198C570F"/>
    <w:rsid w:val="19AC4D43"/>
    <w:rsid w:val="19EEDDE1"/>
    <w:rsid w:val="1A16370D"/>
    <w:rsid w:val="1A1D99A5"/>
    <w:rsid w:val="1A1FFCDA"/>
    <w:rsid w:val="1A6D5EAD"/>
    <w:rsid w:val="1A77E9AB"/>
    <w:rsid w:val="1A981FCC"/>
    <w:rsid w:val="1A9F24FD"/>
    <w:rsid w:val="1AA0D841"/>
    <w:rsid w:val="1AA4D043"/>
    <w:rsid w:val="1AA80484"/>
    <w:rsid w:val="1AEFDE61"/>
    <w:rsid w:val="1B1618B4"/>
    <w:rsid w:val="1B401819"/>
    <w:rsid w:val="1B56D763"/>
    <w:rsid w:val="1B607637"/>
    <w:rsid w:val="1B60EB7B"/>
    <w:rsid w:val="1B73C2A7"/>
    <w:rsid w:val="1B770F51"/>
    <w:rsid w:val="1B7D8E7C"/>
    <w:rsid w:val="1B8575A6"/>
    <w:rsid w:val="1B866C3E"/>
    <w:rsid w:val="1BAD6068"/>
    <w:rsid w:val="1BCF02D0"/>
    <w:rsid w:val="1BE72A94"/>
    <w:rsid w:val="1C033D13"/>
    <w:rsid w:val="1C0A3117"/>
    <w:rsid w:val="1C1327FA"/>
    <w:rsid w:val="1C14D899"/>
    <w:rsid w:val="1C35BFAC"/>
    <w:rsid w:val="1C363A7B"/>
    <w:rsid w:val="1C4CD3FF"/>
    <w:rsid w:val="1C65BA0E"/>
    <w:rsid w:val="1C662D32"/>
    <w:rsid w:val="1C7738D5"/>
    <w:rsid w:val="1C8A2960"/>
    <w:rsid w:val="1C9375EE"/>
    <w:rsid w:val="1C9D7DC2"/>
    <w:rsid w:val="1CB3E8B3"/>
    <w:rsid w:val="1CC477BA"/>
    <w:rsid w:val="1CE8073A"/>
    <w:rsid w:val="1D0C81F8"/>
    <w:rsid w:val="1D16598D"/>
    <w:rsid w:val="1D21E129"/>
    <w:rsid w:val="1D225348"/>
    <w:rsid w:val="1D51937A"/>
    <w:rsid w:val="1D5E5F69"/>
    <w:rsid w:val="1DC9CC71"/>
    <w:rsid w:val="1DD56F60"/>
    <w:rsid w:val="1E03A65A"/>
    <w:rsid w:val="1E117334"/>
    <w:rsid w:val="1E1460EC"/>
    <w:rsid w:val="1E1E1CEB"/>
    <w:rsid w:val="1E297C5C"/>
    <w:rsid w:val="1E2B021A"/>
    <w:rsid w:val="1E61CD1A"/>
    <w:rsid w:val="1E7C9C18"/>
    <w:rsid w:val="1E7D8159"/>
    <w:rsid w:val="1E7E98D7"/>
    <w:rsid w:val="1E98D339"/>
    <w:rsid w:val="1EC00662"/>
    <w:rsid w:val="1EF72C05"/>
    <w:rsid w:val="1EFC5401"/>
    <w:rsid w:val="1F30230C"/>
    <w:rsid w:val="1F33D105"/>
    <w:rsid w:val="1F517C2D"/>
    <w:rsid w:val="1F9B04D9"/>
    <w:rsid w:val="1FA78EEE"/>
    <w:rsid w:val="200198F4"/>
    <w:rsid w:val="20320694"/>
    <w:rsid w:val="203BB137"/>
    <w:rsid w:val="205424E5"/>
    <w:rsid w:val="20593524"/>
    <w:rsid w:val="207D9706"/>
    <w:rsid w:val="208407C2"/>
    <w:rsid w:val="208811EF"/>
    <w:rsid w:val="208EC3BF"/>
    <w:rsid w:val="20CD8E21"/>
    <w:rsid w:val="20FF4D7E"/>
    <w:rsid w:val="2112651B"/>
    <w:rsid w:val="2114EBB4"/>
    <w:rsid w:val="2116BA8B"/>
    <w:rsid w:val="214EDB65"/>
    <w:rsid w:val="2150716E"/>
    <w:rsid w:val="21545A0F"/>
    <w:rsid w:val="215A2340"/>
    <w:rsid w:val="2184407F"/>
    <w:rsid w:val="2185B526"/>
    <w:rsid w:val="21973590"/>
    <w:rsid w:val="21A8BD19"/>
    <w:rsid w:val="21ABD8B6"/>
    <w:rsid w:val="21ECF8B7"/>
    <w:rsid w:val="21F6ECF7"/>
    <w:rsid w:val="2209A824"/>
    <w:rsid w:val="222F1E4F"/>
    <w:rsid w:val="22421573"/>
    <w:rsid w:val="22687A2D"/>
    <w:rsid w:val="22875D5C"/>
    <w:rsid w:val="229BDF19"/>
    <w:rsid w:val="22A4864C"/>
    <w:rsid w:val="22AF1094"/>
    <w:rsid w:val="22AFDA59"/>
    <w:rsid w:val="22B890F7"/>
    <w:rsid w:val="22BA73B0"/>
    <w:rsid w:val="22DEE2A2"/>
    <w:rsid w:val="230BE293"/>
    <w:rsid w:val="2343C419"/>
    <w:rsid w:val="23876F76"/>
    <w:rsid w:val="238F859A"/>
    <w:rsid w:val="23AA68A0"/>
    <w:rsid w:val="23B6018C"/>
    <w:rsid w:val="23BAC2EF"/>
    <w:rsid w:val="23BFF4D1"/>
    <w:rsid w:val="23C265F9"/>
    <w:rsid w:val="23D846C9"/>
    <w:rsid w:val="23FF6195"/>
    <w:rsid w:val="2416CE1C"/>
    <w:rsid w:val="2419E01C"/>
    <w:rsid w:val="241DFF72"/>
    <w:rsid w:val="242EF504"/>
    <w:rsid w:val="243402E7"/>
    <w:rsid w:val="2451E8D4"/>
    <w:rsid w:val="24532667"/>
    <w:rsid w:val="246A3EB6"/>
    <w:rsid w:val="247F2E92"/>
    <w:rsid w:val="249CBC28"/>
    <w:rsid w:val="24AF05A5"/>
    <w:rsid w:val="24B2D823"/>
    <w:rsid w:val="24BE6981"/>
    <w:rsid w:val="24C5748D"/>
    <w:rsid w:val="24E345B3"/>
    <w:rsid w:val="2525F0F2"/>
    <w:rsid w:val="2527A826"/>
    <w:rsid w:val="2534004F"/>
    <w:rsid w:val="25710B19"/>
    <w:rsid w:val="25747938"/>
    <w:rsid w:val="258E3836"/>
    <w:rsid w:val="259D183F"/>
    <w:rsid w:val="25A7BC81"/>
    <w:rsid w:val="25AE17DD"/>
    <w:rsid w:val="25CB83CA"/>
    <w:rsid w:val="2604E23D"/>
    <w:rsid w:val="260827B9"/>
    <w:rsid w:val="260B14CF"/>
    <w:rsid w:val="262DFBD6"/>
    <w:rsid w:val="26432ECA"/>
    <w:rsid w:val="26448C32"/>
    <w:rsid w:val="26710D08"/>
    <w:rsid w:val="267515F0"/>
    <w:rsid w:val="26BFE90D"/>
    <w:rsid w:val="26D01FC9"/>
    <w:rsid w:val="26E4A2A9"/>
    <w:rsid w:val="26E9797F"/>
    <w:rsid w:val="26F210F8"/>
    <w:rsid w:val="27194E58"/>
    <w:rsid w:val="272BB85B"/>
    <w:rsid w:val="272E10B4"/>
    <w:rsid w:val="272F294F"/>
    <w:rsid w:val="273848CA"/>
    <w:rsid w:val="273DEB1D"/>
    <w:rsid w:val="27404FDD"/>
    <w:rsid w:val="274CC5FA"/>
    <w:rsid w:val="276F71C3"/>
    <w:rsid w:val="278C25C7"/>
    <w:rsid w:val="278D390E"/>
    <w:rsid w:val="27B91626"/>
    <w:rsid w:val="27DC0781"/>
    <w:rsid w:val="27F77A9B"/>
    <w:rsid w:val="27FE63C3"/>
    <w:rsid w:val="2821B9E7"/>
    <w:rsid w:val="28241CC8"/>
    <w:rsid w:val="2842E791"/>
    <w:rsid w:val="28483DE8"/>
    <w:rsid w:val="28915AE7"/>
    <w:rsid w:val="2895C96D"/>
    <w:rsid w:val="28AC7D23"/>
    <w:rsid w:val="28C360C4"/>
    <w:rsid w:val="28CAB69E"/>
    <w:rsid w:val="28E3CE27"/>
    <w:rsid w:val="29111D1C"/>
    <w:rsid w:val="291832D6"/>
    <w:rsid w:val="29383297"/>
    <w:rsid w:val="2951B995"/>
    <w:rsid w:val="295DD035"/>
    <w:rsid w:val="296649A1"/>
    <w:rsid w:val="297B8043"/>
    <w:rsid w:val="29867FAF"/>
    <w:rsid w:val="298D119E"/>
    <w:rsid w:val="2993EAA4"/>
    <w:rsid w:val="2994D19C"/>
    <w:rsid w:val="29B1F2ED"/>
    <w:rsid w:val="29F68681"/>
    <w:rsid w:val="29FBCCAC"/>
    <w:rsid w:val="2A315462"/>
    <w:rsid w:val="2A586C5B"/>
    <w:rsid w:val="2A829B6D"/>
    <w:rsid w:val="2AA6D9D2"/>
    <w:rsid w:val="2ADDF763"/>
    <w:rsid w:val="2AE44DA2"/>
    <w:rsid w:val="2B1C813F"/>
    <w:rsid w:val="2B3480A8"/>
    <w:rsid w:val="2B3A496C"/>
    <w:rsid w:val="2B4DD14E"/>
    <w:rsid w:val="2B573229"/>
    <w:rsid w:val="2B6096AC"/>
    <w:rsid w:val="2B9D42BD"/>
    <w:rsid w:val="2B9E5B77"/>
    <w:rsid w:val="2BA2A42B"/>
    <w:rsid w:val="2BA35E15"/>
    <w:rsid w:val="2BB720C6"/>
    <w:rsid w:val="2BB83CF8"/>
    <w:rsid w:val="2BDCC3A9"/>
    <w:rsid w:val="2C01E6E0"/>
    <w:rsid w:val="2C2DEA7C"/>
    <w:rsid w:val="2C5C5C80"/>
    <w:rsid w:val="2C75812A"/>
    <w:rsid w:val="2C9997D0"/>
    <w:rsid w:val="2CACD6FD"/>
    <w:rsid w:val="2CEFAD29"/>
    <w:rsid w:val="2CF5F6DA"/>
    <w:rsid w:val="2CFDB96F"/>
    <w:rsid w:val="2D07C9AB"/>
    <w:rsid w:val="2D14F39B"/>
    <w:rsid w:val="2D361490"/>
    <w:rsid w:val="2D3CBF5B"/>
    <w:rsid w:val="2D3F0541"/>
    <w:rsid w:val="2D51F494"/>
    <w:rsid w:val="2D7F21E8"/>
    <w:rsid w:val="2D8C44EE"/>
    <w:rsid w:val="2D9DCAE2"/>
    <w:rsid w:val="2DD91FAC"/>
    <w:rsid w:val="2DEF9B75"/>
    <w:rsid w:val="2DF8C05F"/>
    <w:rsid w:val="2DFB7F23"/>
    <w:rsid w:val="2DFEEE57"/>
    <w:rsid w:val="2E04B087"/>
    <w:rsid w:val="2E08DADA"/>
    <w:rsid w:val="2E228808"/>
    <w:rsid w:val="2E2A645F"/>
    <w:rsid w:val="2E3064BB"/>
    <w:rsid w:val="2E30BFEF"/>
    <w:rsid w:val="2E32A8A7"/>
    <w:rsid w:val="2E76D2CC"/>
    <w:rsid w:val="2E895769"/>
    <w:rsid w:val="2E984A78"/>
    <w:rsid w:val="2EA6F96C"/>
    <w:rsid w:val="2EA7E9D0"/>
    <w:rsid w:val="2EAB3CE4"/>
    <w:rsid w:val="2EBA8567"/>
    <w:rsid w:val="2EBF0BB0"/>
    <w:rsid w:val="2ED73F0F"/>
    <w:rsid w:val="2EF75D6B"/>
    <w:rsid w:val="2F14B4EB"/>
    <w:rsid w:val="2F383EAD"/>
    <w:rsid w:val="2F418496"/>
    <w:rsid w:val="2F427DFC"/>
    <w:rsid w:val="2F482FD3"/>
    <w:rsid w:val="2F51AD51"/>
    <w:rsid w:val="2F570065"/>
    <w:rsid w:val="2F5BDD33"/>
    <w:rsid w:val="2F85EA63"/>
    <w:rsid w:val="2FF870D5"/>
    <w:rsid w:val="302E436F"/>
    <w:rsid w:val="30433F1F"/>
    <w:rsid w:val="30470939"/>
    <w:rsid w:val="3050505D"/>
    <w:rsid w:val="30563F56"/>
    <w:rsid w:val="305F1812"/>
    <w:rsid w:val="3079150C"/>
    <w:rsid w:val="30795406"/>
    <w:rsid w:val="307AD740"/>
    <w:rsid w:val="3091EA0E"/>
    <w:rsid w:val="30B5B651"/>
    <w:rsid w:val="30C70E49"/>
    <w:rsid w:val="30E6FEFA"/>
    <w:rsid w:val="30ECB0AF"/>
    <w:rsid w:val="30F88946"/>
    <w:rsid w:val="30FEFD4B"/>
    <w:rsid w:val="31135F68"/>
    <w:rsid w:val="3147638C"/>
    <w:rsid w:val="31533D60"/>
    <w:rsid w:val="315DEB19"/>
    <w:rsid w:val="3170C185"/>
    <w:rsid w:val="3177A835"/>
    <w:rsid w:val="319888D5"/>
    <w:rsid w:val="319BF06C"/>
    <w:rsid w:val="31B3804A"/>
    <w:rsid w:val="31C4A014"/>
    <w:rsid w:val="31CAC08D"/>
    <w:rsid w:val="31D353CC"/>
    <w:rsid w:val="31EAC026"/>
    <w:rsid w:val="320692D7"/>
    <w:rsid w:val="3229ECE1"/>
    <w:rsid w:val="3240B358"/>
    <w:rsid w:val="3242B711"/>
    <w:rsid w:val="32520A25"/>
    <w:rsid w:val="32BB88F5"/>
    <w:rsid w:val="32EFD4CB"/>
    <w:rsid w:val="32FFDC4C"/>
    <w:rsid w:val="330E29E9"/>
    <w:rsid w:val="333A08F7"/>
    <w:rsid w:val="333A7BDF"/>
    <w:rsid w:val="334532EB"/>
    <w:rsid w:val="336B9EE1"/>
    <w:rsid w:val="337F4EED"/>
    <w:rsid w:val="33ADEB36"/>
    <w:rsid w:val="33E34CF1"/>
    <w:rsid w:val="33EAEC63"/>
    <w:rsid w:val="33EBD639"/>
    <w:rsid w:val="33F672D8"/>
    <w:rsid w:val="3404B486"/>
    <w:rsid w:val="34149B91"/>
    <w:rsid w:val="34545BE6"/>
    <w:rsid w:val="346D870C"/>
    <w:rsid w:val="348B47D9"/>
    <w:rsid w:val="348C34A6"/>
    <w:rsid w:val="349A9D60"/>
    <w:rsid w:val="34AB6C7C"/>
    <w:rsid w:val="34CCB0D9"/>
    <w:rsid w:val="34D498EA"/>
    <w:rsid w:val="34E07122"/>
    <w:rsid w:val="350451AC"/>
    <w:rsid w:val="3519670C"/>
    <w:rsid w:val="3533A5B3"/>
    <w:rsid w:val="35493687"/>
    <w:rsid w:val="355A02AD"/>
    <w:rsid w:val="355F1D7B"/>
    <w:rsid w:val="35B7508B"/>
    <w:rsid w:val="364D5281"/>
    <w:rsid w:val="36600149"/>
    <w:rsid w:val="36790645"/>
    <w:rsid w:val="36A92A23"/>
    <w:rsid w:val="36ACF904"/>
    <w:rsid w:val="36BDDA29"/>
    <w:rsid w:val="36CEFDAC"/>
    <w:rsid w:val="36DEEB4E"/>
    <w:rsid w:val="36F4C47E"/>
    <w:rsid w:val="37184928"/>
    <w:rsid w:val="371A3139"/>
    <w:rsid w:val="371A713E"/>
    <w:rsid w:val="37204BC3"/>
    <w:rsid w:val="373DFBD5"/>
    <w:rsid w:val="373DFE47"/>
    <w:rsid w:val="375A38ED"/>
    <w:rsid w:val="375BC65E"/>
    <w:rsid w:val="3764CECF"/>
    <w:rsid w:val="3793BC40"/>
    <w:rsid w:val="379DFD71"/>
    <w:rsid w:val="37A9AFD2"/>
    <w:rsid w:val="37B88FE4"/>
    <w:rsid w:val="37BD28BA"/>
    <w:rsid w:val="37F0B433"/>
    <w:rsid w:val="37F2D6B2"/>
    <w:rsid w:val="37FB3B42"/>
    <w:rsid w:val="380FF5F1"/>
    <w:rsid w:val="3814F65F"/>
    <w:rsid w:val="38681C06"/>
    <w:rsid w:val="386EBDDD"/>
    <w:rsid w:val="387CDECE"/>
    <w:rsid w:val="38930DF1"/>
    <w:rsid w:val="38A08B54"/>
    <w:rsid w:val="38C0D67D"/>
    <w:rsid w:val="38E6D904"/>
    <w:rsid w:val="38F7E574"/>
    <w:rsid w:val="38FF3A8C"/>
    <w:rsid w:val="3902C5D9"/>
    <w:rsid w:val="3907BE5E"/>
    <w:rsid w:val="39595F92"/>
    <w:rsid w:val="395F941F"/>
    <w:rsid w:val="397134E8"/>
    <w:rsid w:val="397AFE9C"/>
    <w:rsid w:val="398A9412"/>
    <w:rsid w:val="398E2801"/>
    <w:rsid w:val="39B27A31"/>
    <w:rsid w:val="39DBA3CC"/>
    <w:rsid w:val="39E0F047"/>
    <w:rsid w:val="39F4E492"/>
    <w:rsid w:val="3A0A05B9"/>
    <w:rsid w:val="3A210CAA"/>
    <w:rsid w:val="3A2251FE"/>
    <w:rsid w:val="3A2766FB"/>
    <w:rsid w:val="3A27CF71"/>
    <w:rsid w:val="3A443534"/>
    <w:rsid w:val="3A6BD713"/>
    <w:rsid w:val="3A754D87"/>
    <w:rsid w:val="3A93679F"/>
    <w:rsid w:val="3A955465"/>
    <w:rsid w:val="3AA5ED62"/>
    <w:rsid w:val="3AA67178"/>
    <w:rsid w:val="3AC05244"/>
    <w:rsid w:val="3AD6005D"/>
    <w:rsid w:val="3ADCF92E"/>
    <w:rsid w:val="3AF4DE4C"/>
    <w:rsid w:val="3B2747A2"/>
    <w:rsid w:val="3B345FCC"/>
    <w:rsid w:val="3B6DD862"/>
    <w:rsid w:val="3B88317F"/>
    <w:rsid w:val="3B9D1FCD"/>
    <w:rsid w:val="3BBDB69C"/>
    <w:rsid w:val="3BCCC6E9"/>
    <w:rsid w:val="3BD4BDFF"/>
    <w:rsid w:val="3BDAD4B4"/>
    <w:rsid w:val="3BDE9891"/>
    <w:rsid w:val="3BE3D79A"/>
    <w:rsid w:val="3BF08BCF"/>
    <w:rsid w:val="3C1C5551"/>
    <w:rsid w:val="3C1E2D6A"/>
    <w:rsid w:val="3C42FD1D"/>
    <w:rsid w:val="3C64E30C"/>
    <w:rsid w:val="3C6D6ABF"/>
    <w:rsid w:val="3C8B9586"/>
    <w:rsid w:val="3C9BE328"/>
    <w:rsid w:val="3CAC21AE"/>
    <w:rsid w:val="3CAF4C50"/>
    <w:rsid w:val="3CB1B9D8"/>
    <w:rsid w:val="3CDC6665"/>
    <w:rsid w:val="3D0BEAF7"/>
    <w:rsid w:val="3D5794B6"/>
    <w:rsid w:val="3D5AECBE"/>
    <w:rsid w:val="3D607670"/>
    <w:rsid w:val="3D81E490"/>
    <w:rsid w:val="3D848200"/>
    <w:rsid w:val="3D867C2D"/>
    <w:rsid w:val="3D8CC3A0"/>
    <w:rsid w:val="3D92F24E"/>
    <w:rsid w:val="3D9E1241"/>
    <w:rsid w:val="3D9F8739"/>
    <w:rsid w:val="3DA77CEF"/>
    <w:rsid w:val="3DA9D3EE"/>
    <w:rsid w:val="3DB0FC02"/>
    <w:rsid w:val="3DD2D658"/>
    <w:rsid w:val="3DDBE4BE"/>
    <w:rsid w:val="3DDC65A2"/>
    <w:rsid w:val="3DE57BD4"/>
    <w:rsid w:val="3DF60E63"/>
    <w:rsid w:val="3DF886BB"/>
    <w:rsid w:val="3E05B526"/>
    <w:rsid w:val="3E14CB71"/>
    <w:rsid w:val="3E1FF26D"/>
    <w:rsid w:val="3E3EABF5"/>
    <w:rsid w:val="3E7EF9FB"/>
    <w:rsid w:val="3E8D221B"/>
    <w:rsid w:val="3E928480"/>
    <w:rsid w:val="3E9A5F11"/>
    <w:rsid w:val="3EA3AD24"/>
    <w:rsid w:val="3EBC4259"/>
    <w:rsid w:val="3ED7DF7F"/>
    <w:rsid w:val="3EE034C0"/>
    <w:rsid w:val="3F063C0C"/>
    <w:rsid w:val="3F2FD5A9"/>
    <w:rsid w:val="3F564116"/>
    <w:rsid w:val="3F76DE47"/>
    <w:rsid w:val="3F794D0F"/>
    <w:rsid w:val="3F7BD733"/>
    <w:rsid w:val="3FB573C3"/>
    <w:rsid w:val="3FC347B1"/>
    <w:rsid w:val="3FE0BC46"/>
    <w:rsid w:val="3FFB854F"/>
    <w:rsid w:val="40020E69"/>
    <w:rsid w:val="409DCB2A"/>
    <w:rsid w:val="40C69721"/>
    <w:rsid w:val="40CC589D"/>
    <w:rsid w:val="40DDE604"/>
    <w:rsid w:val="40F9A354"/>
    <w:rsid w:val="40FC506B"/>
    <w:rsid w:val="410D338C"/>
    <w:rsid w:val="412A84AA"/>
    <w:rsid w:val="41342663"/>
    <w:rsid w:val="4144378B"/>
    <w:rsid w:val="4153699A"/>
    <w:rsid w:val="4163A8FD"/>
    <w:rsid w:val="417EFFB0"/>
    <w:rsid w:val="41800B2E"/>
    <w:rsid w:val="418E7233"/>
    <w:rsid w:val="41AAB4CC"/>
    <w:rsid w:val="41BF1A8B"/>
    <w:rsid w:val="41D8F0FB"/>
    <w:rsid w:val="41E72507"/>
    <w:rsid w:val="41E93E22"/>
    <w:rsid w:val="42117B41"/>
    <w:rsid w:val="422A621B"/>
    <w:rsid w:val="4235D167"/>
    <w:rsid w:val="42BD4BBD"/>
    <w:rsid w:val="42D30E96"/>
    <w:rsid w:val="434481CD"/>
    <w:rsid w:val="4395511D"/>
    <w:rsid w:val="43E10752"/>
    <w:rsid w:val="43F95A44"/>
    <w:rsid w:val="44447372"/>
    <w:rsid w:val="4447F388"/>
    <w:rsid w:val="446A4243"/>
    <w:rsid w:val="447A83B4"/>
    <w:rsid w:val="44E134D5"/>
    <w:rsid w:val="44EDCE01"/>
    <w:rsid w:val="44F30833"/>
    <w:rsid w:val="44F93447"/>
    <w:rsid w:val="4501A2C6"/>
    <w:rsid w:val="450242FB"/>
    <w:rsid w:val="451802EA"/>
    <w:rsid w:val="4522BBD9"/>
    <w:rsid w:val="45433E60"/>
    <w:rsid w:val="4574716D"/>
    <w:rsid w:val="45750AD1"/>
    <w:rsid w:val="45869B94"/>
    <w:rsid w:val="458A891E"/>
    <w:rsid w:val="459C8F6D"/>
    <w:rsid w:val="459E3E5E"/>
    <w:rsid w:val="45A106F6"/>
    <w:rsid w:val="45B42EB8"/>
    <w:rsid w:val="45B5F4DA"/>
    <w:rsid w:val="45D11B8D"/>
    <w:rsid w:val="45D74547"/>
    <w:rsid w:val="45FBD865"/>
    <w:rsid w:val="463E72E6"/>
    <w:rsid w:val="464E0B57"/>
    <w:rsid w:val="467DB4CB"/>
    <w:rsid w:val="468F1A9E"/>
    <w:rsid w:val="4696DF3E"/>
    <w:rsid w:val="46A83177"/>
    <w:rsid w:val="46E0311F"/>
    <w:rsid w:val="46EA15D4"/>
    <w:rsid w:val="46FF359B"/>
    <w:rsid w:val="471D6B8C"/>
    <w:rsid w:val="472E0923"/>
    <w:rsid w:val="473E1147"/>
    <w:rsid w:val="47436F65"/>
    <w:rsid w:val="4748A31A"/>
    <w:rsid w:val="475FFD1C"/>
    <w:rsid w:val="47710824"/>
    <w:rsid w:val="4774260B"/>
    <w:rsid w:val="47B74593"/>
    <w:rsid w:val="47D1F56A"/>
    <w:rsid w:val="47F7BD65"/>
    <w:rsid w:val="481F5241"/>
    <w:rsid w:val="4825821A"/>
    <w:rsid w:val="482A3A84"/>
    <w:rsid w:val="483F0AA2"/>
    <w:rsid w:val="486B5972"/>
    <w:rsid w:val="48B079ED"/>
    <w:rsid w:val="48BC77D6"/>
    <w:rsid w:val="49060CC2"/>
    <w:rsid w:val="490F1927"/>
    <w:rsid w:val="49115498"/>
    <w:rsid w:val="49357F24"/>
    <w:rsid w:val="4975E6CF"/>
    <w:rsid w:val="4986B475"/>
    <w:rsid w:val="49D287F8"/>
    <w:rsid w:val="49E2A6B2"/>
    <w:rsid w:val="49EA28B8"/>
    <w:rsid w:val="49F657FE"/>
    <w:rsid w:val="49FD8343"/>
    <w:rsid w:val="4A0137F6"/>
    <w:rsid w:val="4A015C16"/>
    <w:rsid w:val="4A2A20E9"/>
    <w:rsid w:val="4A39DAF5"/>
    <w:rsid w:val="4A5E5103"/>
    <w:rsid w:val="4A7BE1A5"/>
    <w:rsid w:val="4A7C6516"/>
    <w:rsid w:val="4A7F4805"/>
    <w:rsid w:val="4AAEC84C"/>
    <w:rsid w:val="4ABC2F15"/>
    <w:rsid w:val="4AD8A23D"/>
    <w:rsid w:val="4AE36797"/>
    <w:rsid w:val="4AF9CAEC"/>
    <w:rsid w:val="4B04E69B"/>
    <w:rsid w:val="4B097385"/>
    <w:rsid w:val="4B47D7DF"/>
    <w:rsid w:val="4BCCF78C"/>
    <w:rsid w:val="4BDA6FEB"/>
    <w:rsid w:val="4BE8070D"/>
    <w:rsid w:val="4C0B5AB7"/>
    <w:rsid w:val="4C634EC0"/>
    <w:rsid w:val="4C74E252"/>
    <w:rsid w:val="4C993DF7"/>
    <w:rsid w:val="4C9BF166"/>
    <w:rsid w:val="4D055239"/>
    <w:rsid w:val="4D11DE3F"/>
    <w:rsid w:val="4D19A6B1"/>
    <w:rsid w:val="4D4B4E91"/>
    <w:rsid w:val="4D534110"/>
    <w:rsid w:val="4D55511C"/>
    <w:rsid w:val="4D78079F"/>
    <w:rsid w:val="4D8BCF8F"/>
    <w:rsid w:val="4D9F7AC0"/>
    <w:rsid w:val="4DA7AEF7"/>
    <w:rsid w:val="4DBDD3F9"/>
    <w:rsid w:val="4DBEC3DC"/>
    <w:rsid w:val="4DC84DF7"/>
    <w:rsid w:val="4DE23ADC"/>
    <w:rsid w:val="4DE72871"/>
    <w:rsid w:val="4E1252DC"/>
    <w:rsid w:val="4E20A7EF"/>
    <w:rsid w:val="4E2108F1"/>
    <w:rsid w:val="4E2D5B62"/>
    <w:rsid w:val="4E542589"/>
    <w:rsid w:val="4E62C2F3"/>
    <w:rsid w:val="4E6A190A"/>
    <w:rsid w:val="4E97CEC8"/>
    <w:rsid w:val="4E9A923D"/>
    <w:rsid w:val="4EB7DD1A"/>
    <w:rsid w:val="4EC3455B"/>
    <w:rsid w:val="4ED31019"/>
    <w:rsid w:val="4EE0ECFF"/>
    <w:rsid w:val="4EED4657"/>
    <w:rsid w:val="4F01111D"/>
    <w:rsid w:val="4F0ED842"/>
    <w:rsid w:val="4F293196"/>
    <w:rsid w:val="4F29F5AB"/>
    <w:rsid w:val="4F352CCC"/>
    <w:rsid w:val="4F3BCC9C"/>
    <w:rsid w:val="4F4AA91E"/>
    <w:rsid w:val="4F5B69F5"/>
    <w:rsid w:val="4F76329F"/>
    <w:rsid w:val="4F7C3FC3"/>
    <w:rsid w:val="4FBAC2D7"/>
    <w:rsid w:val="4FD16030"/>
    <w:rsid w:val="4FD66F85"/>
    <w:rsid w:val="4FDAB945"/>
    <w:rsid w:val="4FEC33D8"/>
    <w:rsid w:val="500EA450"/>
    <w:rsid w:val="5051D2C5"/>
    <w:rsid w:val="506263F5"/>
    <w:rsid w:val="5067FA21"/>
    <w:rsid w:val="50D72B25"/>
    <w:rsid w:val="50F4A1ED"/>
    <w:rsid w:val="510E9A0F"/>
    <w:rsid w:val="5124CEBE"/>
    <w:rsid w:val="513B2E28"/>
    <w:rsid w:val="5161CBFE"/>
    <w:rsid w:val="51684D6C"/>
    <w:rsid w:val="516DA023"/>
    <w:rsid w:val="5191FE4A"/>
    <w:rsid w:val="51ACAFD8"/>
    <w:rsid w:val="51C4D5DB"/>
    <w:rsid w:val="51E150E7"/>
    <w:rsid w:val="51E843F3"/>
    <w:rsid w:val="51F9FC0F"/>
    <w:rsid w:val="523E3191"/>
    <w:rsid w:val="5248463C"/>
    <w:rsid w:val="528381F5"/>
    <w:rsid w:val="5295D6E0"/>
    <w:rsid w:val="529F637E"/>
    <w:rsid w:val="52A9B9E3"/>
    <w:rsid w:val="52B15423"/>
    <w:rsid w:val="52C20F30"/>
    <w:rsid w:val="52D72270"/>
    <w:rsid w:val="52F012F7"/>
    <w:rsid w:val="53045644"/>
    <w:rsid w:val="53159F59"/>
    <w:rsid w:val="53511150"/>
    <w:rsid w:val="53701EB5"/>
    <w:rsid w:val="537E999C"/>
    <w:rsid w:val="53885A80"/>
    <w:rsid w:val="53997740"/>
    <w:rsid w:val="53AFC5B9"/>
    <w:rsid w:val="53B11D1D"/>
    <w:rsid w:val="53FA1A83"/>
    <w:rsid w:val="542488C2"/>
    <w:rsid w:val="546B758B"/>
    <w:rsid w:val="54814940"/>
    <w:rsid w:val="54C1AE66"/>
    <w:rsid w:val="54D03C84"/>
    <w:rsid w:val="54E4B556"/>
    <w:rsid w:val="55082A12"/>
    <w:rsid w:val="5527B879"/>
    <w:rsid w:val="552AB08E"/>
    <w:rsid w:val="5554722B"/>
    <w:rsid w:val="555DEAFB"/>
    <w:rsid w:val="557567A4"/>
    <w:rsid w:val="5584AFC2"/>
    <w:rsid w:val="55BFDD50"/>
    <w:rsid w:val="55CEC508"/>
    <w:rsid w:val="561F7A70"/>
    <w:rsid w:val="5652FCC2"/>
    <w:rsid w:val="565C274E"/>
    <w:rsid w:val="56724C3B"/>
    <w:rsid w:val="569738B3"/>
    <w:rsid w:val="56AAB5B6"/>
    <w:rsid w:val="56D95A0B"/>
    <w:rsid w:val="56E76C43"/>
    <w:rsid w:val="56E81D05"/>
    <w:rsid w:val="56EE3B60"/>
    <w:rsid w:val="573FE5B8"/>
    <w:rsid w:val="5748CB26"/>
    <w:rsid w:val="574D1307"/>
    <w:rsid w:val="5753A6B8"/>
    <w:rsid w:val="57596384"/>
    <w:rsid w:val="575ABA44"/>
    <w:rsid w:val="57A2C87D"/>
    <w:rsid w:val="57AD09E3"/>
    <w:rsid w:val="57AF9B0D"/>
    <w:rsid w:val="57B8E5AD"/>
    <w:rsid w:val="57DAB43E"/>
    <w:rsid w:val="57E47C5A"/>
    <w:rsid w:val="57EC77E4"/>
    <w:rsid w:val="57F24A76"/>
    <w:rsid w:val="580BDD72"/>
    <w:rsid w:val="583A00C7"/>
    <w:rsid w:val="584AFB09"/>
    <w:rsid w:val="5858303B"/>
    <w:rsid w:val="586DD484"/>
    <w:rsid w:val="5870E709"/>
    <w:rsid w:val="58A448A7"/>
    <w:rsid w:val="58A8AC31"/>
    <w:rsid w:val="58CAA7CD"/>
    <w:rsid w:val="58CD3D9E"/>
    <w:rsid w:val="58EECEE6"/>
    <w:rsid w:val="5901F826"/>
    <w:rsid w:val="59099987"/>
    <w:rsid w:val="590F3970"/>
    <w:rsid w:val="592217F0"/>
    <w:rsid w:val="5962ED9C"/>
    <w:rsid w:val="5965FC40"/>
    <w:rsid w:val="59DE7E0D"/>
    <w:rsid w:val="59F8C076"/>
    <w:rsid w:val="5A020D5A"/>
    <w:rsid w:val="5A0E3083"/>
    <w:rsid w:val="5A27D392"/>
    <w:rsid w:val="5A2F3E35"/>
    <w:rsid w:val="5A3CDE1E"/>
    <w:rsid w:val="5A554488"/>
    <w:rsid w:val="5A5B9755"/>
    <w:rsid w:val="5A5C8803"/>
    <w:rsid w:val="5A63F321"/>
    <w:rsid w:val="5A6AF6C6"/>
    <w:rsid w:val="5A841319"/>
    <w:rsid w:val="5A845D67"/>
    <w:rsid w:val="5AA6EF59"/>
    <w:rsid w:val="5ACC12A3"/>
    <w:rsid w:val="5ACD31EF"/>
    <w:rsid w:val="5AD8C78A"/>
    <w:rsid w:val="5AFA766B"/>
    <w:rsid w:val="5AFC7F49"/>
    <w:rsid w:val="5B1542D6"/>
    <w:rsid w:val="5B207055"/>
    <w:rsid w:val="5B31FC1D"/>
    <w:rsid w:val="5B44AD79"/>
    <w:rsid w:val="5B46243F"/>
    <w:rsid w:val="5B4D7A5E"/>
    <w:rsid w:val="5B730E46"/>
    <w:rsid w:val="5B7CAF6D"/>
    <w:rsid w:val="5B860A46"/>
    <w:rsid w:val="5B8B0720"/>
    <w:rsid w:val="5B9DE202"/>
    <w:rsid w:val="5BA0136B"/>
    <w:rsid w:val="5BA28F8A"/>
    <w:rsid w:val="5BA2CDA4"/>
    <w:rsid w:val="5BB4E2F0"/>
    <w:rsid w:val="5BBCA902"/>
    <w:rsid w:val="5BE838E2"/>
    <w:rsid w:val="5C153AAA"/>
    <w:rsid w:val="5C65D7A7"/>
    <w:rsid w:val="5C70AA9A"/>
    <w:rsid w:val="5C98A78B"/>
    <w:rsid w:val="5CBE4F51"/>
    <w:rsid w:val="5CBE6F4A"/>
    <w:rsid w:val="5CEC3C08"/>
    <w:rsid w:val="5D0244AD"/>
    <w:rsid w:val="5D0D67D0"/>
    <w:rsid w:val="5D15A4EC"/>
    <w:rsid w:val="5D1A88F0"/>
    <w:rsid w:val="5D28C827"/>
    <w:rsid w:val="5D2C7525"/>
    <w:rsid w:val="5D471194"/>
    <w:rsid w:val="5D72E3DA"/>
    <w:rsid w:val="5D74915C"/>
    <w:rsid w:val="5D7A4EEF"/>
    <w:rsid w:val="5DA4B6A4"/>
    <w:rsid w:val="5DA987DA"/>
    <w:rsid w:val="5DCA8A32"/>
    <w:rsid w:val="5DE993B6"/>
    <w:rsid w:val="5DF0867D"/>
    <w:rsid w:val="5DF2207B"/>
    <w:rsid w:val="5E24889B"/>
    <w:rsid w:val="5E4CBE43"/>
    <w:rsid w:val="5E68D572"/>
    <w:rsid w:val="5E9418E5"/>
    <w:rsid w:val="5EB6FF22"/>
    <w:rsid w:val="5EC49AA5"/>
    <w:rsid w:val="5ED10FEE"/>
    <w:rsid w:val="5F0D4C0E"/>
    <w:rsid w:val="5F232B32"/>
    <w:rsid w:val="5F298517"/>
    <w:rsid w:val="5F5A43D0"/>
    <w:rsid w:val="5F5C584C"/>
    <w:rsid w:val="5FBC4B86"/>
    <w:rsid w:val="5FC87527"/>
    <w:rsid w:val="5FCA0A04"/>
    <w:rsid w:val="5FE286D5"/>
    <w:rsid w:val="5FF1B2CB"/>
    <w:rsid w:val="5FF22E20"/>
    <w:rsid w:val="602F8D41"/>
    <w:rsid w:val="6038DFBD"/>
    <w:rsid w:val="603DD535"/>
    <w:rsid w:val="60579896"/>
    <w:rsid w:val="6061E77E"/>
    <w:rsid w:val="6070A4B0"/>
    <w:rsid w:val="6086CCE3"/>
    <w:rsid w:val="60A92132"/>
    <w:rsid w:val="60A96233"/>
    <w:rsid w:val="60BE5E37"/>
    <w:rsid w:val="60C716A0"/>
    <w:rsid w:val="60D37B69"/>
    <w:rsid w:val="60DE6A71"/>
    <w:rsid w:val="60EB168F"/>
    <w:rsid w:val="60F78792"/>
    <w:rsid w:val="60FD0F62"/>
    <w:rsid w:val="611DAC3C"/>
    <w:rsid w:val="611F1C39"/>
    <w:rsid w:val="6129BDA9"/>
    <w:rsid w:val="61320D0B"/>
    <w:rsid w:val="613B4321"/>
    <w:rsid w:val="619B56BB"/>
    <w:rsid w:val="619D0F28"/>
    <w:rsid w:val="61AFA910"/>
    <w:rsid w:val="61B8D093"/>
    <w:rsid w:val="61C33FA6"/>
    <w:rsid w:val="61E25F65"/>
    <w:rsid w:val="61E48234"/>
    <w:rsid w:val="62073C84"/>
    <w:rsid w:val="621384C7"/>
    <w:rsid w:val="623C40F6"/>
    <w:rsid w:val="62416FB0"/>
    <w:rsid w:val="6245A70C"/>
    <w:rsid w:val="6246FB52"/>
    <w:rsid w:val="624C1EAF"/>
    <w:rsid w:val="625A7BAC"/>
    <w:rsid w:val="6260A55F"/>
    <w:rsid w:val="6270021C"/>
    <w:rsid w:val="62814954"/>
    <w:rsid w:val="629141E4"/>
    <w:rsid w:val="62B97BFF"/>
    <w:rsid w:val="62D08E8C"/>
    <w:rsid w:val="62D13C48"/>
    <w:rsid w:val="6305BCCB"/>
    <w:rsid w:val="631CE876"/>
    <w:rsid w:val="632AE2E4"/>
    <w:rsid w:val="63317ECF"/>
    <w:rsid w:val="634F6D23"/>
    <w:rsid w:val="6359AD07"/>
    <w:rsid w:val="635EC76F"/>
    <w:rsid w:val="636FDE11"/>
    <w:rsid w:val="637565CD"/>
    <w:rsid w:val="6397DF4B"/>
    <w:rsid w:val="63A21F5E"/>
    <w:rsid w:val="63EFAC6E"/>
    <w:rsid w:val="64527F7E"/>
    <w:rsid w:val="64617151"/>
    <w:rsid w:val="64B46187"/>
    <w:rsid w:val="64DC5CED"/>
    <w:rsid w:val="6502CF2B"/>
    <w:rsid w:val="650773A7"/>
    <w:rsid w:val="650D80A7"/>
    <w:rsid w:val="651A8248"/>
    <w:rsid w:val="6558CEE2"/>
    <w:rsid w:val="6591D438"/>
    <w:rsid w:val="6593442A"/>
    <w:rsid w:val="65A0CBE8"/>
    <w:rsid w:val="65B068B9"/>
    <w:rsid w:val="65D022F3"/>
    <w:rsid w:val="65F6F307"/>
    <w:rsid w:val="6603DBA6"/>
    <w:rsid w:val="660892EC"/>
    <w:rsid w:val="660EB1D7"/>
    <w:rsid w:val="661309F5"/>
    <w:rsid w:val="6615F3CF"/>
    <w:rsid w:val="66311015"/>
    <w:rsid w:val="6654D67A"/>
    <w:rsid w:val="6676F2F5"/>
    <w:rsid w:val="66792063"/>
    <w:rsid w:val="669390B9"/>
    <w:rsid w:val="66AEB4AC"/>
    <w:rsid w:val="66B94510"/>
    <w:rsid w:val="66BD21F5"/>
    <w:rsid w:val="66C1839D"/>
    <w:rsid w:val="66F1918A"/>
    <w:rsid w:val="670775EE"/>
    <w:rsid w:val="67088D50"/>
    <w:rsid w:val="674391D9"/>
    <w:rsid w:val="6748943B"/>
    <w:rsid w:val="67489E53"/>
    <w:rsid w:val="6771FF65"/>
    <w:rsid w:val="67B2830F"/>
    <w:rsid w:val="67CA9401"/>
    <w:rsid w:val="67E0C360"/>
    <w:rsid w:val="67E6A6F7"/>
    <w:rsid w:val="67F5BE3D"/>
    <w:rsid w:val="6811168D"/>
    <w:rsid w:val="682EA2FA"/>
    <w:rsid w:val="6864AEB4"/>
    <w:rsid w:val="6869931B"/>
    <w:rsid w:val="6875D470"/>
    <w:rsid w:val="6898119C"/>
    <w:rsid w:val="68A9677A"/>
    <w:rsid w:val="68B01220"/>
    <w:rsid w:val="68B77CA8"/>
    <w:rsid w:val="68C1D3EE"/>
    <w:rsid w:val="68C2CA85"/>
    <w:rsid w:val="68D05E24"/>
    <w:rsid w:val="68D3FDB9"/>
    <w:rsid w:val="68FD6172"/>
    <w:rsid w:val="691B7263"/>
    <w:rsid w:val="695F3B54"/>
    <w:rsid w:val="6969E23C"/>
    <w:rsid w:val="696E3E57"/>
    <w:rsid w:val="698A40DB"/>
    <w:rsid w:val="69BF2EF2"/>
    <w:rsid w:val="69C99E9E"/>
    <w:rsid w:val="69DF83D9"/>
    <w:rsid w:val="69EDD7BA"/>
    <w:rsid w:val="69FC6CBE"/>
    <w:rsid w:val="6A3E70A4"/>
    <w:rsid w:val="6A42DEE9"/>
    <w:rsid w:val="6A4C5D56"/>
    <w:rsid w:val="6A63FF00"/>
    <w:rsid w:val="6A744B15"/>
    <w:rsid w:val="6A7A9506"/>
    <w:rsid w:val="6A948CEA"/>
    <w:rsid w:val="6A9880C3"/>
    <w:rsid w:val="6A9B93A8"/>
    <w:rsid w:val="6ABDD22C"/>
    <w:rsid w:val="6B23C01E"/>
    <w:rsid w:val="6B30CCDD"/>
    <w:rsid w:val="6B391A89"/>
    <w:rsid w:val="6B3DA797"/>
    <w:rsid w:val="6B3E996D"/>
    <w:rsid w:val="6B588E09"/>
    <w:rsid w:val="6B5F3F54"/>
    <w:rsid w:val="6B7FC63B"/>
    <w:rsid w:val="6B9B4B18"/>
    <w:rsid w:val="6BA023A4"/>
    <w:rsid w:val="6BC65B2C"/>
    <w:rsid w:val="6BC7783E"/>
    <w:rsid w:val="6BCDBC2C"/>
    <w:rsid w:val="6BE1844A"/>
    <w:rsid w:val="6BE40614"/>
    <w:rsid w:val="6BED7688"/>
    <w:rsid w:val="6C113075"/>
    <w:rsid w:val="6C179A48"/>
    <w:rsid w:val="6C1C066A"/>
    <w:rsid w:val="6C1CB17A"/>
    <w:rsid w:val="6C1ECF19"/>
    <w:rsid w:val="6C204B8F"/>
    <w:rsid w:val="6C2F7280"/>
    <w:rsid w:val="6C3D5EC9"/>
    <w:rsid w:val="6C53476E"/>
    <w:rsid w:val="6C54B4AF"/>
    <w:rsid w:val="6C57A1AC"/>
    <w:rsid w:val="6C974518"/>
    <w:rsid w:val="6CAF3069"/>
    <w:rsid w:val="6CB96B89"/>
    <w:rsid w:val="6CD53FD5"/>
    <w:rsid w:val="6CDDB609"/>
    <w:rsid w:val="6CE36609"/>
    <w:rsid w:val="6CE487F9"/>
    <w:rsid w:val="6CF48116"/>
    <w:rsid w:val="6D06B3B6"/>
    <w:rsid w:val="6D11881E"/>
    <w:rsid w:val="6D1D46A3"/>
    <w:rsid w:val="6D2AB224"/>
    <w:rsid w:val="6D3AE9C8"/>
    <w:rsid w:val="6D3F926A"/>
    <w:rsid w:val="6DC5AC79"/>
    <w:rsid w:val="6DC5E021"/>
    <w:rsid w:val="6DC5E12E"/>
    <w:rsid w:val="6DD4FAAE"/>
    <w:rsid w:val="6DFE79D9"/>
    <w:rsid w:val="6E40A058"/>
    <w:rsid w:val="6E4E7779"/>
    <w:rsid w:val="6E51AA1C"/>
    <w:rsid w:val="6EE52E4A"/>
    <w:rsid w:val="6EF87ED6"/>
    <w:rsid w:val="6F066B0B"/>
    <w:rsid w:val="6F217210"/>
    <w:rsid w:val="6F396CC3"/>
    <w:rsid w:val="6F4BD61B"/>
    <w:rsid w:val="6F68A55B"/>
    <w:rsid w:val="6F9B95FE"/>
    <w:rsid w:val="6FB1CC36"/>
    <w:rsid w:val="6FB33405"/>
    <w:rsid w:val="703DAF89"/>
    <w:rsid w:val="70477342"/>
    <w:rsid w:val="70623F87"/>
    <w:rsid w:val="706FAFF8"/>
    <w:rsid w:val="7089AD45"/>
    <w:rsid w:val="70916D48"/>
    <w:rsid w:val="70921135"/>
    <w:rsid w:val="70C98426"/>
    <w:rsid w:val="70D26FD1"/>
    <w:rsid w:val="70DD68F7"/>
    <w:rsid w:val="70E9B6C8"/>
    <w:rsid w:val="71065571"/>
    <w:rsid w:val="7119279A"/>
    <w:rsid w:val="711ED146"/>
    <w:rsid w:val="712BFC76"/>
    <w:rsid w:val="713162E0"/>
    <w:rsid w:val="7143ED32"/>
    <w:rsid w:val="716BB2B1"/>
    <w:rsid w:val="71763492"/>
    <w:rsid w:val="71796F80"/>
    <w:rsid w:val="71914D03"/>
    <w:rsid w:val="719DC4AE"/>
    <w:rsid w:val="71B9E797"/>
    <w:rsid w:val="71D61100"/>
    <w:rsid w:val="71E11911"/>
    <w:rsid w:val="71E37BBD"/>
    <w:rsid w:val="71EADF34"/>
    <w:rsid w:val="71FDAD02"/>
    <w:rsid w:val="71FF484B"/>
    <w:rsid w:val="720B0E73"/>
    <w:rsid w:val="721DD16D"/>
    <w:rsid w:val="72208F96"/>
    <w:rsid w:val="7229CD52"/>
    <w:rsid w:val="722B237F"/>
    <w:rsid w:val="725A216F"/>
    <w:rsid w:val="725DB071"/>
    <w:rsid w:val="72833E4F"/>
    <w:rsid w:val="728B06D5"/>
    <w:rsid w:val="72A19B3B"/>
    <w:rsid w:val="72A1A2F6"/>
    <w:rsid w:val="72F6FC07"/>
    <w:rsid w:val="730E9F3E"/>
    <w:rsid w:val="731F7DCE"/>
    <w:rsid w:val="73364FDE"/>
    <w:rsid w:val="738BF686"/>
    <w:rsid w:val="73B3F743"/>
    <w:rsid w:val="73BDEC0E"/>
    <w:rsid w:val="73E62620"/>
    <w:rsid w:val="7408A9E5"/>
    <w:rsid w:val="741E9451"/>
    <w:rsid w:val="74289412"/>
    <w:rsid w:val="74289EE2"/>
    <w:rsid w:val="742BCE3A"/>
    <w:rsid w:val="742D020F"/>
    <w:rsid w:val="74479345"/>
    <w:rsid w:val="7460C6C7"/>
    <w:rsid w:val="7468FED1"/>
    <w:rsid w:val="7486C474"/>
    <w:rsid w:val="74929DA6"/>
    <w:rsid w:val="749F1980"/>
    <w:rsid w:val="74A9220E"/>
    <w:rsid w:val="74D675C7"/>
    <w:rsid w:val="751061AD"/>
    <w:rsid w:val="752DB40A"/>
    <w:rsid w:val="75425295"/>
    <w:rsid w:val="7561D672"/>
    <w:rsid w:val="756FAC8B"/>
    <w:rsid w:val="75A6FA29"/>
    <w:rsid w:val="75E111DB"/>
    <w:rsid w:val="75E27650"/>
    <w:rsid w:val="75EA635B"/>
    <w:rsid w:val="7606AC0C"/>
    <w:rsid w:val="760F338E"/>
    <w:rsid w:val="762AECFB"/>
    <w:rsid w:val="763D2D95"/>
    <w:rsid w:val="765B8842"/>
    <w:rsid w:val="76614470"/>
    <w:rsid w:val="76625D3C"/>
    <w:rsid w:val="766B9D33"/>
    <w:rsid w:val="767F7C3D"/>
    <w:rsid w:val="7695A499"/>
    <w:rsid w:val="769D388A"/>
    <w:rsid w:val="76C58683"/>
    <w:rsid w:val="76DBF837"/>
    <w:rsid w:val="76E36FA5"/>
    <w:rsid w:val="76F92051"/>
    <w:rsid w:val="76FB98B4"/>
    <w:rsid w:val="7704FD64"/>
    <w:rsid w:val="7724FCA3"/>
    <w:rsid w:val="772BEF6E"/>
    <w:rsid w:val="77435770"/>
    <w:rsid w:val="774C2EE2"/>
    <w:rsid w:val="7756E5E1"/>
    <w:rsid w:val="775BC94C"/>
    <w:rsid w:val="778365AD"/>
    <w:rsid w:val="77A69278"/>
    <w:rsid w:val="77A977BA"/>
    <w:rsid w:val="77B0DBAA"/>
    <w:rsid w:val="77D10EBC"/>
    <w:rsid w:val="77D6CE82"/>
    <w:rsid w:val="77EB5E67"/>
    <w:rsid w:val="77F91A37"/>
    <w:rsid w:val="780751E0"/>
    <w:rsid w:val="784CBAF7"/>
    <w:rsid w:val="785B8069"/>
    <w:rsid w:val="78634BBE"/>
    <w:rsid w:val="786997C4"/>
    <w:rsid w:val="786A15CC"/>
    <w:rsid w:val="7881B275"/>
    <w:rsid w:val="78D1411E"/>
    <w:rsid w:val="78F4DE32"/>
    <w:rsid w:val="79232A5D"/>
    <w:rsid w:val="7924B1F1"/>
    <w:rsid w:val="79323262"/>
    <w:rsid w:val="79419A8E"/>
    <w:rsid w:val="79568518"/>
    <w:rsid w:val="799607C9"/>
    <w:rsid w:val="79C5404A"/>
    <w:rsid w:val="79DB4EE8"/>
    <w:rsid w:val="79DF62BE"/>
    <w:rsid w:val="79F016BF"/>
    <w:rsid w:val="7A15C857"/>
    <w:rsid w:val="7A3A9F43"/>
    <w:rsid w:val="7A4522BB"/>
    <w:rsid w:val="7A4E8D1B"/>
    <w:rsid w:val="7A543428"/>
    <w:rsid w:val="7A8C26F0"/>
    <w:rsid w:val="7AA7176D"/>
    <w:rsid w:val="7AAEE56F"/>
    <w:rsid w:val="7ABF24EC"/>
    <w:rsid w:val="7AD10202"/>
    <w:rsid w:val="7AD8F5E8"/>
    <w:rsid w:val="7AF419C9"/>
    <w:rsid w:val="7AF7210D"/>
    <w:rsid w:val="7AFF1802"/>
    <w:rsid w:val="7B1573D0"/>
    <w:rsid w:val="7B502734"/>
    <w:rsid w:val="7B71DB43"/>
    <w:rsid w:val="7B9AAD4F"/>
    <w:rsid w:val="7B9CEDAB"/>
    <w:rsid w:val="7B9D1FB7"/>
    <w:rsid w:val="7BA703CC"/>
    <w:rsid w:val="7BAAE92A"/>
    <w:rsid w:val="7BCD6028"/>
    <w:rsid w:val="7C13DEAE"/>
    <w:rsid w:val="7C1422F2"/>
    <w:rsid w:val="7C41B83C"/>
    <w:rsid w:val="7C442FA6"/>
    <w:rsid w:val="7C540C23"/>
    <w:rsid w:val="7C69773B"/>
    <w:rsid w:val="7C85582B"/>
    <w:rsid w:val="7CAB9783"/>
    <w:rsid w:val="7CADF09A"/>
    <w:rsid w:val="7CCCAB8E"/>
    <w:rsid w:val="7CD5A887"/>
    <w:rsid w:val="7CD9D259"/>
    <w:rsid w:val="7CFDA3DC"/>
    <w:rsid w:val="7D340B8D"/>
    <w:rsid w:val="7D4792EB"/>
    <w:rsid w:val="7D70C7A2"/>
    <w:rsid w:val="7D7F3735"/>
    <w:rsid w:val="7D7FDEDB"/>
    <w:rsid w:val="7D8C7817"/>
    <w:rsid w:val="7DB1044D"/>
    <w:rsid w:val="7DE9EF90"/>
    <w:rsid w:val="7DFAADEB"/>
    <w:rsid w:val="7E026753"/>
    <w:rsid w:val="7E14DC8E"/>
    <w:rsid w:val="7E209DDE"/>
    <w:rsid w:val="7E22780C"/>
    <w:rsid w:val="7E357E52"/>
    <w:rsid w:val="7E654598"/>
    <w:rsid w:val="7E756407"/>
    <w:rsid w:val="7E8A4D01"/>
    <w:rsid w:val="7EB4E975"/>
    <w:rsid w:val="7EDACE8C"/>
    <w:rsid w:val="7EF50F0E"/>
    <w:rsid w:val="7EFC7E07"/>
    <w:rsid w:val="7F0BC6A5"/>
    <w:rsid w:val="7F2F302D"/>
    <w:rsid w:val="7F324B72"/>
    <w:rsid w:val="7F400E11"/>
    <w:rsid w:val="7F462897"/>
    <w:rsid w:val="7F58B95A"/>
    <w:rsid w:val="7F73F8D9"/>
    <w:rsid w:val="7F7B06B0"/>
    <w:rsid w:val="7F817E10"/>
    <w:rsid w:val="7F827B76"/>
    <w:rsid w:val="7FB629B5"/>
    <w:rsid w:val="7FB8822F"/>
    <w:rsid w:val="7FB9B6DD"/>
    <w:rsid w:val="7FBEDE75"/>
    <w:rsid w:val="7FC49F80"/>
    <w:rsid w:val="7FEE193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E5D1A"/>
  <w15:docId w15:val="{A78F05C6-BFB0-4B99-BAAA-E0D6B1FA5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PH" w:bidi="ar-SA"/>
      </w:rPr>
    </w:rPrDefault>
    <w:pPrDefault>
      <w:pPr>
        <w:spacing w:before="240" w:line="480" w:lineRule="auto"/>
        <w:ind w:firstLine="67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080"/>
    <w:rPr>
      <w:szCs w:val="24"/>
    </w:rPr>
  </w:style>
  <w:style w:type="paragraph" w:styleId="Heading1">
    <w:name w:val="heading 1"/>
    <w:basedOn w:val="Normal"/>
    <w:next w:val="Normal"/>
    <w:uiPriority w:val="9"/>
    <w:qFormat/>
    <w:rsid w:val="00194761"/>
    <w:pPr>
      <w:keepNext/>
      <w:pageBreakBefore/>
      <w:numPr>
        <w:numId w:val="1"/>
      </w:numPr>
      <w:spacing w:before="0"/>
      <w:ind w:left="0" w:firstLine="0"/>
      <w:jc w:val="center"/>
      <w:outlineLvl w:val="0"/>
    </w:pPr>
    <w:rPr>
      <w:b/>
      <w:bCs/>
      <w:kern w:val="28"/>
      <w:sz w:val="28"/>
      <w:szCs w:val="20"/>
    </w:rPr>
  </w:style>
  <w:style w:type="paragraph" w:styleId="Heading2">
    <w:name w:val="heading 2"/>
    <w:basedOn w:val="Normal"/>
    <w:next w:val="Normal"/>
    <w:uiPriority w:val="9"/>
    <w:unhideWhenUsed/>
    <w:qFormat/>
    <w:rsid w:val="00506AC0"/>
    <w:pPr>
      <w:numPr>
        <w:ilvl w:val="1"/>
        <w:numId w:val="1"/>
      </w:numPr>
      <w:adjustRightInd w:val="0"/>
      <w:spacing w:before="480"/>
      <w:ind w:left="0"/>
      <w:jc w:val="left"/>
      <w:outlineLvl w:val="1"/>
    </w:pPr>
    <w:rPr>
      <w:b/>
      <w:sz w:val="28"/>
    </w:rPr>
  </w:style>
  <w:style w:type="paragraph" w:styleId="Heading3">
    <w:name w:val="heading 3"/>
    <w:basedOn w:val="Normal"/>
    <w:next w:val="Normal"/>
    <w:uiPriority w:val="9"/>
    <w:unhideWhenUsed/>
    <w:qFormat/>
    <w:rsid w:val="00506AC0"/>
    <w:pPr>
      <w:numPr>
        <w:ilvl w:val="2"/>
        <w:numId w:val="1"/>
      </w:numPr>
      <w:ind w:left="0" w:firstLine="0"/>
      <w:outlineLvl w:val="2"/>
    </w:pPr>
    <w:rPr>
      <w:b/>
    </w:rPr>
  </w:style>
  <w:style w:type="paragraph" w:styleId="Heading4">
    <w:name w:val="heading 4"/>
    <w:basedOn w:val="Normal"/>
    <w:next w:val="Normal"/>
    <w:link w:val="Heading4Char"/>
    <w:uiPriority w:val="9"/>
    <w:unhideWhenUsed/>
    <w:qFormat/>
    <w:rsid w:val="00506AC0"/>
    <w:pPr>
      <w:numPr>
        <w:ilvl w:val="3"/>
        <w:numId w:val="1"/>
      </w:numPr>
      <w:spacing w:before="120"/>
      <w:ind w:left="0" w:firstLine="0"/>
      <w:outlineLvl w:val="3"/>
    </w:pPr>
    <w:rPr>
      <w:i/>
    </w:rPr>
  </w:style>
  <w:style w:type="paragraph" w:styleId="Heading5">
    <w:name w:val="heading 5"/>
    <w:aliases w:val="Appendices"/>
    <w:basedOn w:val="Normal"/>
    <w:next w:val="Normal"/>
    <w:uiPriority w:val="9"/>
    <w:unhideWhenUsed/>
    <w:qFormat/>
    <w:rsid w:val="005A442D"/>
    <w:pPr>
      <w:keepNext/>
      <w:numPr>
        <w:ilvl w:val="4"/>
        <w:numId w:val="1"/>
      </w:numPr>
      <w:jc w:val="left"/>
      <w:outlineLvl w:val="4"/>
    </w:pPr>
    <w:rPr>
      <w:rFonts w:cs="Arial"/>
      <w:b/>
    </w:rPr>
  </w:style>
  <w:style w:type="paragraph" w:styleId="Heading6">
    <w:name w:val="heading 6"/>
    <w:basedOn w:val="Normal"/>
    <w:next w:val="Normal"/>
    <w:uiPriority w:val="9"/>
    <w:unhideWhenUsed/>
    <w:qFormat/>
    <w:rsid w:val="0044077D"/>
    <w:pPr>
      <w:numPr>
        <w:ilvl w:val="5"/>
        <w:numId w:val="1"/>
      </w:numPr>
      <w:spacing w:after="60"/>
      <w:outlineLvl w:val="5"/>
    </w:pPr>
    <w:rPr>
      <w:rFonts w:ascii="Arial" w:hAnsi="Arial"/>
      <w:i/>
      <w:sz w:val="22"/>
      <w:szCs w:val="20"/>
    </w:rPr>
  </w:style>
  <w:style w:type="paragraph" w:styleId="Heading7">
    <w:name w:val="heading 7"/>
    <w:basedOn w:val="Normal"/>
    <w:next w:val="Normal"/>
    <w:qFormat/>
    <w:rsid w:val="0044077D"/>
    <w:pPr>
      <w:numPr>
        <w:ilvl w:val="6"/>
        <w:numId w:val="1"/>
      </w:numPr>
      <w:spacing w:after="60"/>
      <w:outlineLvl w:val="6"/>
    </w:pPr>
    <w:rPr>
      <w:rFonts w:ascii="Arial" w:hAnsi="Arial"/>
      <w:sz w:val="18"/>
      <w:szCs w:val="20"/>
    </w:rPr>
  </w:style>
  <w:style w:type="paragraph" w:styleId="Heading8">
    <w:name w:val="heading 8"/>
    <w:basedOn w:val="Normal"/>
    <w:next w:val="Normal"/>
    <w:qFormat/>
    <w:rsid w:val="0044077D"/>
    <w:pPr>
      <w:numPr>
        <w:ilvl w:val="7"/>
        <w:numId w:val="1"/>
      </w:numPr>
      <w:spacing w:after="60"/>
      <w:outlineLvl w:val="7"/>
    </w:pPr>
    <w:rPr>
      <w:rFonts w:ascii="Arial" w:hAnsi="Arial"/>
      <w:i/>
      <w:sz w:val="18"/>
      <w:szCs w:val="20"/>
    </w:rPr>
  </w:style>
  <w:style w:type="paragraph" w:styleId="Heading9">
    <w:name w:val="heading 9"/>
    <w:basedOn w:val="Normal"/>
    <w:next w:val="Normal"/>
    <w:qFormat/>
    <w:rsid w:val="0044077D"/>
    <w:pPr>
      <w:numPr>
        <w:ilvl w:val="8"/>
        <w:numId w:val="1"/>
      </w:numPr>
      <w:spacing w:after="60"/>
      <w:outlineLvl w:val="8"/>
    </w:pPr>
    <w:rPr>
      <w:rFonts w:ascii="Arial"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Section Title"/>
    <w:basedOn w:val="Normal"/>
    <w:next w:val="Normal"/>
    <w:link w:val="TitleChar"/>
    <w:uiPriority w:val="10"/>
    <w:qFormat/>
    <w:rsid w:val="00D0740C"/>
    <w:pPr>
      <w:pageBreakBefore/>
      <w:spacing w:before="0" w:after="480"/>
      <w:ind w:firstLine="0"/>
      <w:jc w:val="center"/>
      <w:outlineLvl w:val="0"/>
    </w:pPr>
    <w:rPr>
      <w:b/>
      <w:bCs/>
      <w:kern w:val="28"/>
      <w:sz w:val="28"/>
      <w:szCs w:val="32"/>
      <w:lang w:val="x-none" w:eastAsia="x-none"/>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customStyle="1" w:styleId="Paper-Title">
    <w:name w:val="Paper-Title"/>
    <w:basedOn w:val="Normal"/>
    <w:pPr>
      <w:spacing w:after="120"/>
      <w:jc w:val="center"/>
    </w:pPr>
    <w:rPr>
      <w:rFonts w:ascii="Helvetica" w:hAnsi="Helvetica"/>
      <w:b/>
      <w:sz w:val="36"/>
      <w:szCs w:val="20"/>
    </w:rPr>
  </w:style>
  <w:style w:type="paragraph" w:styleId="NoSpacing">
    <w:name w:val="No Spacing"/>
    <w:aliases w:val="Cover Page Text"/>
    <w:basedOn w:val="Normal"/>
    <w:qFormat/>
    <w:rsid w:val="00D0740C"/>
    <w:pPr>
      <w:spacing w:before="0" w:line="240" w:lineRule="auto"/>
      <w:ind w:firstLine="0"/>
      <w:jc w:val="center"/>
    </w:pPr>
    <w:rPr>
      <w:rFonts w:eastAsia="Calibri" w:cs="Arial"/>
      <w:b/>
      <w:szCs w:val="22"/>
      <w:lang w:val="en-PH"/>
    </w:rPr>
  </w:style>
  <w:style w:type="paragraph" w:styleId="BodyTextIndent">
    <w:name w:val="Body Text Indent"/>
    <w:basedOn w:val="Normal"/>
    <w:semiHidden/>
    <w:pPr>
      <w:ind w:left="360"/>
    </w:pPr>
    <w:rPr>
      <w:rFonts w:ascii="Arial" w:hAnsi="Arial" w:cs="Arial"/>
    </w:rPr>
  </w:style>
  <w:style w:type="paragraph" w:styleId="BodyTextIndent2">
    <w:name w:val="Body Text Indent 2"/>
    <w:basedOn w:val="Normal"/>
    <w:semiHidden/>
    <w:pPr>
      <w:ind w:left="180" w:firstLine="720"/>
    </w:pPr>
    <w:rPr>
      <w:rFonts w:ascii="Arial" w:hAnsi="Arial" w:cs="Arial"/>
    </w:rPr>
  </w:style>
  <w:style w:type="paragraph" w:styleId="ListParagraph">
    <w:name w:val="List Paragraph"/>
    <w:basedOn w:val="Normal"/>
    <w:qFormat/>
    <w:pPr>
      <w:spacing w:after="200" w:line="276" w:lineRule="auto"/>
      <w:ind w:left="720"/>
    </w:pPr>
    <w:rPr>
      <w:rFonts w:ascii="Calibri" w:eastAsia="Calibri" w:hAnsi="Calibri"/>
      <w:sz w:val="22"/>
      <w:szCs w:val="22"/>
      <w:lang w:val="en-PH"/>
    </w:rPr>
  </w:style>
  <w:style w:type="character" w:styleId="Hyperlink">
    <w:name w:val="Hyperlink"/>
    <w:uiPriority w:val="99"/>
    <w:unhideWhenUsed/>
    <w:rsid w:val="000C7F20"/>
    <w:rPr>
      <w:color w:val="0000FF"/>
      <w:u w:val="single"/>
    </w:rPr>
  </w:style>
  <w:style w:type="paragraph" w:styleId="TOCHeading">
    <w:name w:val="TOC Heading"/>
    <w:basedOn w:val="Heading1"/>
    <w:next w:val="Normal"/>
    <w:uiPriority w:val="39"/>
    <w:unhideWhenUsed/>
    <w:qFormat/>
    <w:rsid w:val="00D00F00"/>
    <w:pPr>
      <w:keepLines/>
      <w:numPr>
        <w:numId w:val="0"/>
      </w:numPr>
      <w:spacing w:before="480" w:line="276" w:lineRule="auto"/>
      <w:outlineLvl w:val="9"/>
    </w:pPr>
    <w:rPr>
      <w:rFonts w:ascii="Cambria" w:eastAsia="MS Gothic" w:hAnsi="Cambria"/>
      <w:bCs w:val="0"/>
      <w:color w:val="365F91"/>
      <w:kern w:val="0"/>
      <w:szCs w:val="28"/>
      <w:lang w:eastAsia="ja-JP"/>
    </w:rPr>
  </w:style>
  <w:style w:type="paragraph" w:styleId="TOC2">
    <w:name w:val="toc 2"/>
    <w:basedOn w:val="Normal"/>
    <w:next w:val="Normal"/>
    <w:autoRedefine/>
    <w:uiPriority w:val="39"/>
    <w:unhideWhenUsed/>
    <w:qFormat/>
    <w:rsid w:val="009A6996"/>
    <w:pPr>
      <w:spacing w:before="0"/>
      <w:ind w:left="240"/>
      <w:jc w:val="left"/>
    </w:pPr>
    <w:rPr>
      <w:b/>
      <w:bCs/>
      <w:sz w:val="22"/>
      <w:szCs w:val="22"/>
    </w:rPr>
  </w:style>
  <w:style w:type="paragraph" w:styleId="TOC1">
    <w:name w:val="toc 1"/>
    <w:basedOn w:val="Normal"/>
    <w:next w:val="Normal"/>
    <w:autoRedefine/>
    <w:uiPriority w:val="39"/>
    <w:unhideWhenUsed/>
    <w:qFormat/>
    <w:rsid w:val="008E06E5"/>
    <w:pPr>
      <w:spacing w:before="120"/>
    </w:pPr>
    <w:rPr>
      <w:bCs/>
      <w:sz w:val="24"/>
      <w:szCs w:val="32"/>
    </w:rPr>
  </w:style>
  <w:style w:type="paragraph" w:styleId="TOC3">
    <w:name w:val="toc 3"/>
    <w:basedOn w:val="Normal"/>
    <w:next w:val="Normal"/>
    <w:autoRedefine/>
    <w:uiPriority w:val="39"/>
    <w:unhideWhenUsed/>
    <w:qFormat/>
    <w:rsid w:val="00E73D96"/>
    <w:pPr>
      <w:spacing w:before="0"/>
      <w:ind w:left="480"/>
      <w:jc w:val="left"/>
    </w:pPr>
    <w:rPr>
      <w:sz w:val="22"/>
      <w:szCs w:val="22"/>
    </w:rPr>
  </w:style>
  <w:style w:type="paragraph" w:styleId="BalloonText">
    <w:name w:val="Balloon Text"/>
    <w:basedOn w:val="Normal"/>
    <w:link w:val="BalloonTextChar"/>
    <w:uiPriority w:val="99"/>
    <w:semiHidden/>
    <w:unhideWhenUsed/>
    <w:rsid w:val="00D00F00"/>
    <w:rPr>
      <w:rFonts w:ascii="Tahoma" w:hAnsi="Tahoma"/>
      <w:sz w:val="16"/>
      <w:szCs w:val="16"/>
      <w:lang w:val="x-none" w:eastAsia="x-none"/>
    </w:rPr>
  </w:style>
  <w:style w:type="character" w:customStyle="1" w:styleId="BalloonTextChar">
    <w:name w:val="Balloon Text Char"/>
    <w:link w:val="BalloonText"/>
    <w:uiPriority w:val="99"/>
    <w:semiHidden/>
    <w:rsid w:val="00D00F00"/>
    <w:rPr>
      <w:rFonts w:ascii="Tahoma" w:hAnsi="Tahoma" w:cs="Tahoma"/>
      <w:sz w:val="16"/>
      <w:szCs w:val="16"/>
    </w:rPr>
  </w:style>
  <w:style w:type="character" w:customStyle="1" w:styleId="TitleChar">
    <w:name w:val="Title Char"/>
    <w:aliases w:val="Section Title Char"/>
    <w:link w:val="Title"/>
    <w:uiPriority w:val="10"/>
    <w:rsid w:val="00D0740C"/>
    <w:rPr>
      <w:b/>
      <w:bCs/>
      <w:kern w:val="28"/>
      <w:sz w:val="28"/>
      <w:szCs w:val="32"/>
      <w:lang w:val="x-none" w:eastAsia="x-none"/>
    </w:rPr>
  </w:style>
  <w:style w:type="paragraph" w:styleId="TOC4">
    <w:name w:val="toc 4"/>
    <w:basedOn w:val="Normal"/>
    <w:next w:val="Normal"/>
    <w:autoRedefine/>
    <w:uiPriority w:val="39"/>
    <w:unhideWhenUsed/>
    <w:rsid w:val="00A34382"/>
    <w:pPr>
      <w:spacing w:before="0"/>
      <w:ind w:left="720"/>
      <w:jc w:val="left"/>
    </w:pPr>
    <w:rPr>
      <w:rFonts w:asciiTheme="minorHAnsi" w:hAnsiTheme="minorHAnsi"/>
      <w:sz w:val="20"/>
      <w:szCs w:val="20"/>
    </w:rPr>
  </w:style>
  <w:style w:type="paragraph" w:styleId="TOC5">
    <w:name w:val="toc 5"/>
    <w:basedOn w:val="Normal"/>
    <w:next w:val="Normal"/>
    <w:autoRedefine/>
    <w:uiPriority w:val="39"/>
    <w:unhideWhenUsed/>
    <w:rsid w:val="00A34382"/>
    <w:pPr>
      <w:spacing w:before="0"/>
      <w:ind w:left="960"/>
      <w:jc w:val="left"/>
    </w:pPr>
    <w:rPr>
      <w:rFonts w:asciiTheme="minorHAnsi" w:hAnsiTheme="minorHAnsi"/>
      <w:sz w:val="20"/>
      <w:szCs w:val="20"/>
    </w:rPr>
  </w:style>
  <w:style w:type="paragraph" w:styleId="TOC6">
    <w:name w:val="toc 6"/>
    <w:basedOn w:val="Normal"/>
    <w:next w:val="Normal"/>
    <w:autoRedefine/>
    <w:uiPriority w:val="39"/>
    <w:unhideWhenUsed/>
    <w:rsid w:val="00A34382"/>
    <w:pPr>
      <w:spacing w:before="0"/>
      <w:ind w:left="1200"/>
      <w:jc w:val="left"/>
    </w:pPr>
    <w:rPr>
      <w:rFonts w:asciiTheme="minorHAnsi" w:hAnsiTheme="minorHAnsi"/>
      <w:sz w:val="20"/>
      <w:szCs w:val="20"/>
    </w:rPr>
  </w:style>
  <w:style w:type="paragraph" w:styleId="TOC7">
    <w:name w:val="toc 7"/>
    <w:basedOn w:val="Normal"/>
    <w:next w:val="Normal"/>
    <w:autoRedefine/>
    <w:uiPriority w:val="39"/>
    <w:unhideWhenUsed/>
    <w:rsid w:val="00A34382"/>
    <w:pPr>
      <w:spacing w:before="0"/>
      <w:ind w:left="1440"/>
      <w:jc w:val="left"/>
    </w:pPr>
    <w:rPr>
      <w:rFonts w:asciiTheme="minorHAnsi" w:hAnsiTheme="minorHAnsi"/>
      <w:sz w:val="20"/>
      <w:szCs w:val="20"/>
    </w:rPr>
  </w:style>
  <w:style w:type="paragraph" w:styleId="TOC8">
    <w:name w:val="toc 8"/>
    <w:basedOn w:val="Normal"/>
    <w:next w:val="Normal"/>
    <w:autoRedefine/>
    <w:uiPriority w:val="39"/>
    <w:unhideWhenUsed/>
    <w:rsid w:val="00A34382"/>
    <w:pPr>
      <w:spacing w:before="0"/>
      <w:ind w:left="1680"/>
      <w:jc w:val="left"/>
    </w:pPr>
    <w:rPr>
      <w:rFonts w:asciiTheme="minorHAnsi" w:hAnsiTheme="minorHAnsi"/>
      <w:sz w:val="20"/>
      <w:szCs w:val="20"/>
    </w:rPr>
  </w:style>
  <w:style w:type="paragraph" w:styleId="TOC9">
    <w:name w:val="toc 9"/>
    <w:basedOn w:val="Normal"/>
    <w:next w:val="Normal"/>
    <w:autoRedefine/>
    <w:uiPriority w:val="39"/>
    <w:unhideWhenUsed/>
    <w:rsid w:val="00A34382"/>
    <w:pPr>
      <w:spacing w:before="0"/>
      <w:ind w:left="1920"/>
      <w:jc w:val="left"/>
    </w:pPr>
    <w:rPr>
      <w:rFonts w:asciiTheme="minorHAnsi" w:hAnsiTheme="minorHAnsi"/>
      <w:sz w:val="20"/>
      <w:szCs w:val="20"/>
    </w:rPr>
  </w:style>
  <w:style w:type="table" w:styleId="TableGrid">
    <w:name w:val="Table Grid"/>
    <w:basedOn w:val="TableNormal"/>
    <w:uiPriority w:val="59"/>
    <w:rsid w:val="00D826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F74DB4"/>
    <w:pPr>
      <w:ind w:left="480" w:hanging="480"/>
    </w:pPr>
    <w:rPr>
      <w:rFonts w:ascii="Calibri" w:hAnsi="Calibri"/>
      <w:b/>
      <w:bCs/>
      <w:sz w:val="20"/>
      <w:szCs w:val="20"/>
    </w:rPr>
  </w:style>
  <w:style w:type="paragraph" w:styleId="Caption">
    <w:name w:val="caption"/>
    <w:basedOn w:val="Normal"/>
    <w:next w:val="Normal"/>
    <w:uiPriority w:val="35"/>
    <w:unhideWhenUsed/>
    <w:qFormat/>
    <w:rsid w:val="00273F4A"/>
    <w:rPr>
      <w:b/>
      <w:bCs/>
      <w:sz w:val="24"/>
      <w:szCs w:val="20"/>
    </w:rPr>
  </w:style>
  <w:style w:type="paragraph" w:customStyle="1" w:styleId="Style1">
    <w:name w:val="Style1"/>
    <w:basedOn w:val="TOC1"/>
    <w:next w:val="TOC1"/>
    <w:qFormat/>
    <w:rsid w:val="00331E39"/>
    <w:rPr>
      <w:b/>
      <w:bCs w:val="0"/>
    </w:rPr>
  </w:style>
  <w:style w:type="numbering" w:styleId="111111">
    <w:name w:val="Outline List 2"/>
    <w:basedOn w:val="NoList"/>
    <w:uiPriority w:val="99"/>
    <w:semiHidden/>
    <w:unhideWhenUsed/>
    <w:rsid w:val="00335C66"/>
  </w:style>
  <w:style w:type="paragraph" w:customStyle="1" w:styleId="Tablebody">
    <w:name w:val="Table body"/>
    <w:basedOn w:val="Normal"/>
    <w:link w:val="TablebodyChar"/>
    <w:qFormat/>
    <w:rsid w:val="00E73D96"/>
    <w:pPr>
      <w:spacing w:line="240" w:lineRule="auto"/>
      <w:ind w:firstLine="0"/>
    </w:pPr>
    <w:rPr>
      <w:sz w:val="24"/>
    </w:rPr>
  </w:style>
  <w:style w:type="paragraph" w:customStyle="1" w:styleId="TableHeader">
    <w:name w:val="Table Header"/>
    <w:basedOn w:val="Normal"/>
    <w:link w:val="TableHeaderChar"/>
    <w:qFormat/>
    <w:rsid w:val="00E73D96"/>
    <w:pPr>
      <w:spacing w:line="360" w:lineRule="auto"/>
      <w:ind w:firstLine="0"/>
      <w:jc w:val="center"/>
    </w:pPr>
    <w:rPr>
      <w:b/>
    </w:rPr>
  </w:style>
  <w:style w:type="character" w:customStyle="1" w:styleId="TablebodyChar">
    <w:name w:val="Table body Char"/>
    <w:basedOn w:val="DefaultParagraphFont"/>
    <w:link w:val="Tablebody"/>
    <w:rsid w:val="00E73D96"/>
    <w:rPr>
      <w:sz w:val="24"/>
      <w:szCs w:val="24"/>
    </w:rPr>
  </w:style>
  <w:style w:type="character" w:customStyle="1" w:styleId="HeaderChar">
    <w:name w:val="Header Char"/>
    <w:basedOn w:val="DefaultParagraphFont"/>
    <w:link w:val="Header"/>
    <w:uiPriority w:val="99"/>
    <w:rsid w:val="00DE6D68"/>
    <w:rPr>
      <w:sz w:val="26"/>
      <w:szCs w:val="24"/>
    </w:rPr>
  </w:style>
  <w:style w:type="character" w:customStyle="1" w:styleId="TableHeaderChar">
    <w:name w:val="Table Header Char"/>
    <w:basedOn w:val="DefaultParagraphFont"/>
    <w:link w:val="TableHeader"/>
    <w:rsid w:val="00E73D96"/>
    <w:rPr>
      <w:b/>
      <w:sz w:val="26"/>
      <w:szCs w:val="24"/>
    </w:rPr>
  </w:style>
  <w:style w:type="character" w:customStyle="1" w:styleId="FooterChar">
    <w:name w:val="Footer Char"/>
    <w:basedOn w:val="DefaultParagraphFont"/>
    <w:link w:val="Footer"/>
    <w:uiPriority w:val="99"/>
    <w:rsid w:val="00DE6D68"/>
    <w:rPr>
      <w:sz w:val="26"/>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UnresolvedMention">
    <w:name w:val="Unresolved Mention"/>
    <w:basedOn w:val="DefaultParagraphFont"/>
    <w:uiPriority w:val="99"/>
    <w:semiHidden/>
    <w:unhideWhenUsed/>
    <w:rsid w:val="004B4438"/>
    <w:rPr>
      <w:color w:val="605E5C"/>
      <w:shd w:val="clear" w:color="auto" w:fill="E1DFDD"/>
    </w:rPr>
  </w:style>
  <w:style w:type="character" w:styleId="Strong">
    <w:name w:val="Strong"/>
    <w:basedOn w:val="DefaultParagraphFont"/>
    <w:uiPriority w:val="22"/>
    <w:qFormat/>
    <w:rsid w:val="00AB714A"/>
    <w:rPr>
      <w:b/>
      <w:bCs/>
    </w:rPr>
  </w:style>
  <w:style w:type="character" w:customStyle="1" w:styleId="citation-300">
    <w:name w:val="citation-300"/>
    <w:basedOn w:val="DefaultParagraphFont"/>
    <w:rsid w:val="000C1080"/>
  </w:style>
  <w:style w:type="character" w:customStyle="1" w:styleId="citation-299">
    <w:name w:val="citation-299"/>
    <w:basedOn w:val="DefaultParagraphFont"/>
    <w:rsid w:val="000C1080"/>
  </w:style>
  <w:style w:type="character" w:customStyle="1" w:styleId="citation-298">
    <w:name w:val="citation-298"/>
    <w:basedOn w:val="DefaultParagraphFont"/>
    <w:rsid w:val="000C1080"/>
  </w:style>
  <w:style w:type="character" w:customStyle="1" w:styleId="citation-297">
    <w:name w:val="citation-297"/>
    <w:basedOn w:val="DefaultParagraphFont"/>
    <w:rsid w:val="000C1080"/>
  </w:style>
  <w:style w:type="character" w:customStyle="1" w:styleId="citation-296">
    <w:name w:val="citation-296"/>
    <w:basedOn w:val="DefaultParagraphFont"/>
    <w:rsid w:val="000C1080"/>
  </w:style>
  <w:style w:type="character" w:customStyle="1" w:styleId="citation-295">
    <w:name w:val="citation-295"/>
    <w:basedOn w:val="DefaultParagraphFont"/>
    <w:rsid w:val="000C1080"/>
  </w:style>
  <w:style w:type="character" w:customStyle="1" w:styleId="citation-294">
    <w:name w:val="citation-294"/>
    <w:basedOn w:val="DefaultParagraphFont"/>
    <w:rsid w:val="000C1080"/>
  </w:style>
  <w:style w:type="character" w:customStyle="1" w:styleId="citation-293">
    <w:name w:val="citation-293"/>
    <w:basedOn w:val="DefaultParagraphFont"/>
    <w:rsid w:val="00E14A16"/>
  </w:style>
  <w:style w:type="character" w:customStyle="1" w:styleId="citation-292">
    <w:name w:val="citation-292"/>
    <w:basedOn w:val="DefaultParagraphFont"/>
    <w:rsid w:val="00E14A16"/>
  </w:style>
  <w:style w:type="character" w:customStyle="1" w:styleId="citation-291">
    <w:name w:val="citation-291"/>
    <w:basedOn w:val="DefaultParagraphFont"/>
    <w:rsid w:val="00E14A16"/>
  </w:style>
  <w:style w:type="character" w:customStyle="1" w:styleId="citation-408">
    <w:name w:val="citation-408"/>
    <w:basedOn w:val="DefaultParagraphFont"/>
    <w:rsid w:val="00635277"/>
  </w:style>
  <w:style w:type="character" w:customStyle="1" w:styleId="citation-407">
    <w:name w:val="citation-407"/>
    <w:basedOn w:val="DefaultParagraphFont"/>
    <w:rsid w:val="00635277"/>
  </w:style>
  <w:style w:type="character" w:customStyle="1" w:styleId="citation-406">
    <w:name w:val="citation-406"/>
    <w:basedOn w:val="DefaultParagraphFont"/>
    <w:rsid w:val="00635277"/>
  </w:style>
  <w:style w:type="character" w:customStyle="1" w:styleId="citation-405">
    <w:name w:val="citation-405"/>
    <w:basedOn w:val="DefaultParagraphFont"/>
    <w:rsid w:val="00635277"/>
  </w:style>
  <w:style w:type="character" w:customStyle="1" w:styleId="citation-404">
    <w:name w:val="citation-404"/>
    <w:basedOn w:val="DefaultParagraphFont"/>
    <w:rsid w:val="00635277"/>
  </w:style>
  <w:style w:type="character" w:customStyle="1" w:styleId="citation-403">
    <w:name w:val="citation-403"/>
    <w:basedOn w:val="DefaultParagraphFont"/>
    <w:rsid w:val="00635277"/>
  </w:style>
  <w:style w:type="character" w:customStyle="1" w:styleId="citation-402">
    <w:name w:val="citation-402"/>
    <w:basedOn w:val="DefaultParagraphFont"/>
    <w:rsid w:val="00635277"/>
  </w:style>
  <w:style w:type="character" w:customStyle="1" w:styleId="citation-401">
    <w:name w:val="citation-401"/>
    <w:basedOn w:val="DefaultParagraphFont"/>
    <w:rsid w:val="00635277"/>
  </w:style>
  <w:style w:type="character" w:customStyle="1" w:styleId="citation-400">
    <w:name w:val="citation-400"/>
    <w:basedOn w:val="DefaultParagraphFont"/>
    <w:rsid w:val="00635277"/>
  </w:style>
  <w:style w:type="character" w:customStyle="1" w:styleId="citation-399">
    <w:name w:val="citation-399"/>
    <w:basedOn w:val="DefaultParagraphFont"/>
    <w:rsid w:val="00635277"/>
  </w:style>
  <w:style w:type="character" w:customStyle="1" w:styleId="citation-397">
    <w:name w:val="citation-397"/>
    <w:basedOn w:val="DefaultParagraphFont"/>
    <w:rsid w:val="008436FF"/>
  </w:style>
  <w:style w:type="character" w:customStyle="1" w:styleId="citation-396">
    <w:name w:val="citation-396"/>
    <w:basedOn w:val="DefaultParagraphFont"/>
    <w:rsid w:val="008436FF"/>
  </w:style>
  <w:style w:type="character" w:customStyle="1" w:styleId="citation-395">
    <w:name w:val="citation-395"/>
    <w:basedOn w:val="DefaultParagraphFont"/>
    <w:rsid w:val="008436FF"/>
  </w:style>
  <w:style w:type="character" w:customStyle="1" w:styleId="citation-394">
    <w:name w:val="citation-394"/>
    <w:basedOn w:val="DefaultParagraphFont"/>
    <w:rsid w:val="008436FF"/>
  </w:style>
  <w:style w:type="character" w:customStyle="1" w:styleId="citation-393">
    <w:name w:val="citation-393"/>
    <w:basedOn w:val="DefaultParagraphFont"/>
    <w:rsid w:val="008436FF"/>
  </w:style>
  <w:style w:type="character" w:customStyle="1" w:styleId="citation-392">
    <w:name w:val="citation-392"/>
    <w:basedOn w:val="DefaultParagraphFont"/>
    <w:rsid w:val="008436FF"/>
  </w:style>
  <w:style w:type="character" w:customStyle="1" w:styleId="citation-391">
    <w:name w:val="citation-391"/>
    <w:basedOn w:val="DefaultParagraphFont"/>
    <w:rsid w:val="008436FF"/>
  </w:style>
  <w:style w:type="character" w:customStyle="1" w:styleId="citation-390">
    <w:name w:val="citation-390"/>
    <w:basedOn w:val="DefaultParagraphFont"/>
    <w:rsid w:val="008436FF"/>
  </w:style>
  <w:style w:type="character" w:customStyle="1" w:styleId="citation-389">
    <w:name w:val="citation-389"/>
    <w:basedOn w:val="DefaultParagraphFont"/>
    <w:rsid w:val="008436FF"/>
  </w:style>
  <w:style w:type="character" w:customStyle="1" w:styleId="citation-388">
    <w:name w:val="citation-388"/>
    <w:basedOn w:val="DefaultParagraphFont"/>
    <w:rsid w:val="008436FF"/>
  </w:style>
  <w:style w:type="paragraph" w:styleId="NormalWeb">
    <w:name w:val="Normal (Web)"/>
    <w:basedOn w:val="Normal"/>
    <w:uiPriority w:val="99"/>
    <w:semiHidden/>
    <w:unhideWhenUsed/>
    <w:rsid w:val="00012538"/>
    <w:rPr>
      <w:sz w:val="24"/>
    </w:rPr>
  </w:style>
  <w:style w:type="character" w:customStyle="1" w:styleId="Heading4Char">
    <w:name w:val="Heading 4 Char"/>
    <w:basedOn w:val="DefaultParagraphFont"/>
    <w:link w:val="Heading4"/>
    <w:uiPriority w:val="9"/>
    <w:rsid w:val="00CC4CD9"/>
    <w:rPr>
      <w:i/>
      <w:szCs w:val="24"/>
    </w:rPr>
  </w:style>
  <w:style w:type="character" w:styleId="FollowedHyperlink">
    <w:name w:val="FollowedHyperlink"/>
    <w:basedOn w:val="DefaultParagraphFont"/>
    <w:uiPriority w:val="99"/>
    <w:semiHidden/>
    <w:unhideWhenUsed/>
    <w:rsid w:val="008120AE"/>
    <w:rPr>
      <w:color w:val="954F72" w:themeColor="followedHyperlink"/>
      <w:u w:val="single"/>
    </w:rPr>
  </w:style>
  <w:style w:type="character" w:styleId="CommentReference">
    <w:name w:val="annotation reference"/>
    <w:basedOn w:val="DefaultParagraphFont"/>
    <w:uiPriority w:val="99"/>
    <w:semiHidden/>
    <w:unhideWhenUsed/>
    <w:rsid w:val="002824F3"/>
    <w:rPr>
      <w:sz w:val="16"/>
      <w:szCs w:val="16"/>
    </w:rPr>
  </w:style>
  <w:style w:type="paragraph" w:styleId="CommentText">
    <w:name w:val="annotation text"/>
    <w:basedOn w:val="Normal"/>
    <w:link w:val="CommentTextChar"/>
    <w:uiPriority w:val="99"/>
    <w:unhideWhenUsed/>
    <w:rsid w:val="002824F3"/>
    <w:pPr>
      <w:spacing w:line="240" w:lineRule="auto"/>
    </w:pPr>
    <w:rPr>
      <w:sz w:val="20"/>
      <w:szCs w:val="20"/>
    </w:rPr>
  </w:style>
  <w:style w:type="character" w:customStyle="1" w:styleId="CommentTextChar">
    <w:name w:val="Comment Text Char"/>
    <w:basedOn w:val="DefaultParagraphFont"/>
    <w:link w:val="CommentText"/>
    <w:uiPriority w:val="99"/>
    <w:rsid w:val="002824F3"/>
    <w:rPr>
      <w:sz w:val="20"/>
      <w:szCs w:val="20"/>
    </w:rPr>
  </w:style>
  <w:style w:type="paragraph" w:styleId="CommentSubject">
    <w:name w:val="annotation subject"/>
    <w:basedOn w:val="CommentText"/>
    <w:next w:val="CommentText"/>
    <w:link w:val="CommentSubjectChar"/>
    <w:uiPriority w:val="99"/>
    <w:semiHidden/>
    <w:unhideWhenUsed/>
    <w:rsid w:val="002824F3"/>
    <w:rPr>
      <w:b/>
      <w:bCs/>
    </w:rPr>
  </w:style>
  <w:style w:type="character" w:customStyle="1" w:styleId="CommentSubjectChar">
    <w:name w:val="Comment Subject Char"/>
    <w:basedOn w:val="CommentTextChar"/>
    <w:link w:val="CommentSubject"/>
    <w:uiPriority w:val="99"/>
    <w:semiHidden/>
    <w:rsid w:val="002824F3"/>
    <w:rPr>
      <w:b/>
      <w:bCs/>
      <w:sz w:val="20"/>
      <w:szCs w:val="20"/>
    </w:rPr>
  </w:style>
  <w:style w:type="character" w:styleId="PlaceholderText">
    <w:name w:val="Placeholder Text"/>
    <w:basedOn w:val="DefaultParagraphFont"/>
    <w:uiPriority w:val="99"/>
    <w:semiHidden/>
    <w:rsid w:val="00541B50"/>
    <w:rPr>
      <w:color w:val="666666"/>
    </w:rPr>
  </w:style>
  <w:style w:type="character" w:styleId="HTMLCode">
    <w:name w:val="HTML Code"/>
    <w:basedOn w:val="DefaultParagraphFont"/>
    <w:uiPriority w:val="99"/>
    <w:semiHidden/>
    <w:unhideWhenUsed/>
    <w:rsid w:val="00755D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44.png"/><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hyperlink" Target="https://www.creatio.com/glossary/client-vs-customer" TargetMode="External"/><Relationship Id="rId84" Type="http://schemas.openxmlformats.org/officeDocument/2006/relationships/hyperlink" Target="https://www.irejournals.com/formatedpaper/1708772.pdf" TargetMode="External"/><Relationship Id="rId138" Type="http://schemas.openxmlformats.org/officeDocument/2006/relationships/footer" Target="footer2.xml"/><Relationship Id="rId107" Type="http://schemas.openxmlformats.org/officeDocument/2006/relationships/hyperlink" Target="https://doi.org/10.3389/fpubh.2021.61116" TargetMode="External"/><Relationship Id="rId11" Type="http://schemas.microsoft.com/office/2016/09/relationships/commentsIds" Target="commentsIds.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hyperlink" Target="https://doi.org/10.3991/ijim.v14i11.13269" TargetMode="External"/><Relationship Id="rId58" Type="http://schemas.openxmlformats.org/officeDocument/2006/relationships/hyperlink" Target="https://ww2.arb.ca.gov/our-work/programs/obd" TargetMode="External"/><Relationship Id="rId74" Type="http://schemas.openxmlformats.org/officeDocument/2006/relationships/hyperlink" Target="https://doi.org/10.3390/electronics14040719" TargetMode="External"/><Relationship Id="rId79" Type="http://schemas.openxmlformats.org/officeDocument/2006/relationships/hyperlink" Target="https://www.indeed.com/recruitment/c/info/officers-of-a-corporation-roles-and-responsibilities" TargetMode="External"/><Relationship Id="rId102" Type="http://schemas.openxmlformats.org/officeDocument/2006/relationships/hyperlink" Target="https://ojs.aaresearchindex.com/index.php/aasgbcpjmra/article/view/15580" TargetMode="External"/><Relationship Id="rId123" Type="http://schemas.openxmlformats.org/officeDocument/2006/relationships/image" Target="media/image50.png"/><Relationship Id="rId128" Type="http://schemas.openxmlformats.org/officeDocument/2006/relationships/image" Target="media/image55.png"/><Relationship Id="rId144" Type="http://schemas.microsoft.com/office/2020/10/relationships/intelligence" Target="intelligence2.xml"/><Relationship Id="rId5" Type="http://schemas.openxmlformats.org/officeDocument/2006/relationships/settings" Target="settings.xml"/><Relationship Id="rId90" Type="http://schemas.openxmlformats.org/officeDocument/2006/relationships/hyperlink" Target="https://transformative-mobility.org/wp-content/uploads/2024/01/GIZ_SUTP_SB2B_Mobility-Management_EN.pdf" TargetMode="External"/><Relationship Id="rId95" Type="http://schemas.openxmlformats.org/officeDocument/2006/relationships/hyperlink" Target="https://www.pagero.com/blog/tms-solutions-for-smes"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hyperlink" Target="https://ncts.upd.edu.ph/tssp/wp-content/uploads/2024/12/TSSP2024-11-Revised-Paper.pdf" TargetMode="External"/><Relationship Id="rId69" Type="http://schemas.openxmlformats.org/officeDocument/2006/relationships/hyperlink" Target="https://pcieerd.dost.gov.ph/wp-content/uploads/2022/02/02_Transportation_Sector.pdf" TargetMode="External"/><Relationship Id="rId113" Type="http://schemas.openxmlformats.org/officeDocument/2006/relationships/image" Target="media/image40.png"/><Relationship Id="rId118" Type="http://schemas.openxmlformats.org/officeDocument/2006/relationships/image" Target="media/image45.png"/><Relationship Id="rId134" Type="http://schemas.openxmlformats.org/officeDocument/2006/relationships/image" Target="media/image61.png"/><Relationship Id="rId139" Type="http://schemas.openxmlformats.org/officeDocument/2006/relationships/header" Target="header3.xml"/><Relationship Id="rId80" Type="http://schemas.openxmlformats.org/officeDocument/2006/relationships/hyperlink" Target="https://insiderph.com/fly-ace-to-build-manufacturing-hub-at-lima-estate-in-batangas" TargetMode="External"/><Relationship Id="rId85" Type="http://schemas.openxmlformats.org/officeDocument/2006/relationships/hyperlink" Target="https://www.statlearning.com/" TargetMode="External"/><Relationship Id="rId12" Type="http://schemas.microsoft.com/office/2018/08/relationships/commentsExtensible" Target="commentsExtensible.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hyperlink" Target="https://www.bsp.gov.ph/Media_And_Research/Publications/EN25-01.pdf" TargetMode="External"/><Relationship Id="rId103" Type="http://schemas.openxmlformats.org/officeDocument/2006/relationships/hyperlink" Target="https://supabase.com/docs" TargetMode="External"/><Relationship Id="rId108" Type="http://schemas.openxmlformats.org/officeDocument/2006/relationships/hyperlink" Target="https://www.researchgate.net/publication/384880731_The_Impact_of_Intelligent_Transportation_Technology_on_The_Operational_Efficiency_of_Public_Transportation_Enterprises" TargetMode="External"/><Relationship Id="rId124" Type="http://schemas.openxmlformats.org/officeDocument/2006/relationships/image" Target="media/image51.png"/><Relationship Id="rId129" Type="http://schemas.openxmlformats.org/officeDocument/2006/relationships/image" Target="media/image56.png"/><Relationship Id="rId54" Type="http://schemas.openxmlformats.org/officeDocument/2006/relationships/hyperlink" Target="https://aws.amazon.com/what-is-cloud-computing/" TargetMode="External"/><Relationship Id="rId70" Type="http://schemas.openxmlformats.org/officeDocument/2006/relationships/hyperlink" Target="https://www.researchgate.net/publication/383521609_Development_of_a_Utility_Vehicle_Express_System_Framework_Using_Design_Thinking_Process_for_the_Province_of_Albay" TargetMode="External"/><Relationship Id="rId75" Type="http://schemas.openxmlformats.org/officeDocument/2006/relationships/hyperlink" Target="https://www.oreilly.com/library/view/flask-web-development/9781491991725/" TargetMode="External"/><Relationship Id="rId91" Type="http://schemas.openxmlformats.org/officeDocument/2006/relationships/hyperlink" Target="https://acta.uni-obuda.hu/Mac_Pham_Nguyen_149.pdf" TargetMode="External"/><Relationship Id="rId96" Type="http://schemas.openxmlformats.org/officeDocument/2006/relationships/hyperlink" Target="https://pistonph.com/on-world-day-for-decent-work-piston-demands-decent-work-for-filipino-transport-workers-amid-marcos-jrs-modernization-program-questionable-ev-push/" TargetMode="External"/><Relationship Id="rId14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41.png"/><Relationship Id="rId119" Type="http://schemas.openxmlformats.org/officeDocument/2006/relationships/image" Target="media/image46.png"/><Relationship Id="rId44" Type="http://schemas.openxmlformats.org/officeDocument/2006/relationships/image" Target="media/image32.png"/><Relationship Id="rId60" Type="http://schemas.openxmlformats.org/officeDocument/2006/relationships/hyperlink" Target="https://www.ijraset.com/research-paper/a-study-on-hr-analytics-for-attendance-patterns-and-organizational-insights" TargetMode="External"/><Relationship Id="rId65" Type="http://schemas.openxmlformats.org/officeDocument/2006/relationships/hyperlink" Target="https://www.ijrti.org/papers/IJRTI2510084.pdf" TargetMode="External"/><Relationship Id="rId81" Type="http://schemas.openxmlformats.org/officeDocument/2006/relationships/hyperlink" Target="https://insite.training/the-future-of-fleet-management-embracing-technology-and-innovation/" TargetMode="External"/><Relationship Id="rId86" Type="http://schemas.openxmlformats.org/officeDocument/2006/relationships/hyperlink" Target="https://doi.org/10.3390/futuretransp4040070" TargetMode="External"/><Relationship Id="rId130" Type="http://schemas.openxmlformats.org/officeDocument/2006/relationships/image" Target="media/image57.png"/><Relationship Id="rId135"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hyperlink" Target="https://doi.org/10.3390/su16103912" TargetMode="External"/><Relationship Id="rId34" Type="http://schemas.openxmlformats.org/officeDocument/2006/relationships/image" Target="media/image22.png"/><Relationship Id="rId50" Type="http://schemas.openxmlformats.org/officeDocument/2006/relationships/hyperlink" Target="https://iiari.org/wp-content/uploads/Ch3.12.-RFID-based-Attendance-Monitoring-System-with-SMS-Notification-and-Data-Analytics.pdf" TargetMode="External"/><Relationship Id="rId55" Type="http://schemas.openxmlformats.org/officeDocument/2006/relationships/hyperlink" Target="https://www.researchgate.net/publication/360617825" TargetMode="External"/><Relationship Id="rId76" Type="http://schemas.openxmlformats.org/officeDocument/2006/relationships/hyperlink" Target="https://doi.org/10.3390/su151310186" TargetMode="External"/><Relationship Id="rId97" Type="http://schemas.openxmlformats.org/officeDocument/2006/relationships/hyperlink" Target="https://www.researchgate.net/publication/365946272_Software_Engineering_A_Practitioner%27s_Approach_9_th_Edition" TargetMode="External"/><Relationship Id="rId104" Type="http://schemas.openxmlformats.org/officeDocument/2006/relationships/hyperlink" Target="https://ncts.upd.edu.ph/tssp/wp-content/uploads/2024/12/TSSP-2024-31-Revised-Paper.pdf" TargetMode="External"/><Relationship Id="rId120" Type="http://schemas.openxmlformats.org/officeDocument/2006/relationships/image" Target="media/image47.png"/><Relationship Id="rId125" Type="http://schemas.openxmlformats.org/officeDocument/2006/relationships/image" Target="media/image52.png"/><Relationship Id="rId141"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s://dx.doi.org/10.2139/ssrn.4960376" TargetMode="External"/><Relationship Id="rId92" Type="http://schemas.openxmlformats.org/officeDocument/2006/relationships/hyperlink" Target="https://doi.org/10.3390/smartcities8010009" TargetMode="External"/><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hyperlink" Target="https://www.databridgemarketresearch.com/reports/global-fleet-management-market" TargetMode="External"/><Relationship Id="rId87" Type="http://schemas.openxmlformats.org/officeDocument/2006/relationships/hyperlink" Target="https://doi.org/10.11594/ijmaber.06.04.27" TargetMode="External"/><Relationship Id="rId110" Type="http://schemas.openxmlformats.org/officeDocument/2006/relationships/hyperlink" Target="https://doi.org/10.3390/su16103912" TargetMode="External"/><Relationship Id="rId115" Type="http://schemas.openxmlformats.org/officeDocument/2006/relationships/image" Target="media/image42.png"/><Relationship Id="rId131" Type="http://schemas.openxmlformats.org/officeDocument/2006/relationships/image" Target="media/image58.png"/><Relationship Id="rId136" Type="http://schemas.openxmlformats.org/officeDocument/2006/relationships/header" Target="header2.xml"/><Relationship Id="rId61" Type="http://schemas.openxmlformats.org/officeDocument/2006/relationships/hyperlink" Target="https://doi.org/10.3390/app152011095" TargetMode="External"/><Relationship Id="rId82" Type="http://schemas.openxmlformats.org/officeDocument/2006/relationships/hyperlink" Target="https://www.itf-oecd.org/sites/default/files/docs/digital-operation-reduce-freight-emissions.pdf" TargetMode="Externa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hyperlink" Target="https://doi.org/10.53808/KUS.2022.19.01.2132-se" TargetMode="External"/><Relationship Id="rId77" Type="http://schemas.openxmlformats.org/officeDocument/2006/relationships/hyperlink" Target="https://eloquentjavascript.net/" TargetMode="External"/><Relationship Id="rId100" Type="http://schemas.openxmlformats.org/officeDocument/2006/relationships/hyperlink" Target="https://www.ijrti.org/papers/IJRTI2411004.pdf" TargetMode="External"/><Relationship Id="rId105" Type="http://schemas.openxmlformats.org/officeDocument/2006/relationships/hyperlink" Target="https://doi.org/10.3390/smartcities6020038" TargetMode="External"/><Relationship Id="rId126" Type="http://schemas.openxmlformats.org/officeDocument/2006/relationships/image" Target="media/image53.png"/><Relationship Id="rId8" Type="http://schemas.openxmlformats.org/officeDocument/2006/relationships/endnotes" Target="endnotes.xml"/><Relationship Id="rId51" Type="http://schemas.openxmlformats.org/officeDocument/2006/relationships/hyperlink" Target="https://www.researchgate.net/publication/390300594_A_Predictive_Modeling_Approach_to_Optimizing_Business_Operations_A_Case_Study_on_Reducing_Operational_Inefficiencies_through_Machine_Learning" TargetMode="External"/><Relationship Id="rId72" Type="http://schemas.openxmlformats.org/officeDocument/2006/relationships/hyperlink" Target="https://ejournal.unuja.ac.id/index.php/jeecom/article/download/13084/pdf" TargetMode="External"/><Relationship Id="rId93" Type="http://schemas.openxmlformats.org/officeDocument/2006/relationships/hyperlink" Target="https://ncts.upd.edu.ph/tssp/archives/2967" TargetMode="External"/><Relationship Id="rId98" Type="http://schemas.openxmlformats.org/officeDocument/2006/relationships/hyperlink" Target="https://iiari.org/online_book/information-technology-cross-platform-application-and-development/rfid-based-attendance-monitoring-system-with-sms-notification-and-data-analytics/" TargetMode="External"/><Relationship Id="rId121" Type="http://schemas.openxmlformats.org/officeDocument/2006/relationships/image" Target="media/image48.png"/><Relationship Id="rId142" Type="http://schemas.microsoft.com/office/2011/relationships/people" Target="people.xml"/><Relationship Id="rId3" Type="http://schemas.openxmlformats.org/officeDocument/2006/relationships/numbering" Target="numbering.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hyperlink" Target="https://doi.org/10.3389/fbuil.2022.942651" TargetMode="External"/><Relationship Id="rId116" Type="http://schemas.openxmlformats.org/officeDocument/2006/relationships/image" Target="media/image43.png"/><Relationship Id="rId137" Type="http://schemas.openxmlformats.org/officeDocument/2006/relationships/footer" Target="footer1.xml"/><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hyperlink" Target="https://iiari.org/wp-content/uploads/irssr.v5.1.2572.pdf" TargetMode="External"/><Relationship Id="rId83" Type="http://schemas.openxmlformats.org/officeDocument/2006/relationships/hyperlink" Target="https://www.investopedia.com/terms/k/kpi.asp" TargetMode="External"/><Relationship Id="rId88" Type="http://schemas.openxmlformats.org/officeDocument/2006/relationships/hyperlink" Target="https://jiemar.org/index.php/jiemar/article/download/619/482" TargetMode="External"/><Relationship Id="rId111" Type="http://schemas.openxmlformats.org/officeDocument/2006/relationships/image" Target="media/image38.png"/><Relationship Id="rId132" Type="http://schemas.openxmlformats.org/officeDocument/2006/relationships/image" Target="media/image59.png"/><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hyperlink" Target="https://journals.e-palli.com/home/index.php/ajsts/article/download/4717/2593/35440" TargetMode="External"/><Relationship Id="rId106" Type="http://schemas.openxmlformats.org/officeDocument/2006/relationships/hyperlink" Target="https://www.google.com/url?sa=t&amp;rct=j&amp;q=&amp;esrc=s&amp;source=web&amp;cd=&amp;ved=2ahUKEwjPle6pn7aTAxViZvUHHRGFAC4QFnoECBsQAQ&amp;url=http%3A%2F%2F103.203.175.90%3A81%2FfdScript%2FRootOfEBooks%2FE%2520Book%2520collection%2520-%25202024%2FECE%2FModern_Systems_Analysis_and_Design%2C_Global_E" TargetMode="External"/><Relationship Id="rId127" Type="http://schemas.openxmlformats.org/officeDocument/2006/relationships/image" Target="media/image54.png"/><Relationship Id="rId10" Type="http://schemas.microsoft.com/office/2011/relationships/commentsExtended" Target="commentsExtended.xml"/><Relationship Id="rId31" Type="http://schemas.openxmlformats.org/officeDocument/2006/relationships/image" Target="media/image19.png"/><Relationship Id="rId52" Type="http://schemas.openxmlformats.org/officeDocument/2006/relationships/hyperlink" Target="https://digitalcommons.odu.edu/cgi/viewcontent.cgi?article=1277&amp;context=emse_fac_pubs" TargetMode="External"/><Relationship Id="rId73" Type="http://schemas.openxmlformats.org/officeDocument/2006/relationships/hyperlink" Target="https://www.oreilly.com/library/view/hands-on-machine-learning/9781492032632/" TargetMode="External"/><Relationship Id="rId78" Type="http://schemas.openxmlformats.org/officeDocument/2006/relationships/hyperlink" Target="https://www.ijsred.com/volume8/issue4/IJSRED-V8I4P68.pdf" TargetMode="External"/><Relationship Id="rId94" Type="http://schemas.openxmlformats.org/officeDocument/2006/relationships/hyperlink" Target="https://doi.org/10.3390/s23083880" TargetMode="External"/><Relationship Id="rId99" Type="http://schemas.openxmlformats.org/officeDocument/2006/relationships/hyperlink" Target="https://cids.up.edu.ph/wp-content/uploads/2025/08/An-Analysis-of-Smart-City-Development-Frameworks.pdf" TargetMode="External"/><Relationship Id="rId101" Type="http://schemas.openxmlformats.org/officeDocument/2006/relationships/hyperlink" Target="https://www.pearson.com/nl/en_NL/higher-education/subject-catalogue/computer-science/Sommerville-Engineering-Software-Products-An-Introduction-to-Modern-Software-Engineering.html" TargetMode="External"/><Relationship Id="rId122" Type="http://schemas.openxmlformats.org/officeDocument/2006/relationships/image" Target="media/image49.png"/><Relationship Id="rId143"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hyperlink" Target="https://unidel.edu.ng/focelibrary/books/Systems%20Analysis%20and%20Design,%208e%20(Alan%20Dennis,%20Barbara%20Wixom,%20Roberta%20M.%20Roth)%20(Z-Library).pdf" TargetMode="External"/><Relationship Id="rId89" Type="http://schemas.openxmlformats.org/officeDocument/2006/relationships/hyperlink" Target="https://alife-robotics.co.jp/members2024/icarob/data/html/data/OS/OS18-1.pdf" TargetMode="External"/><Relationship Id="rId112" Type="http://schemas.openxmlformats.org/officeDocument/2006/relationships/image" Target="media/image39.png"/><Relationship Id="rId133" Type="http://schemas.openxmlformats.org/officeDocument/2006/relationships/image" Target="media/image60.png"/><Relationship Id="rId16"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C538ECC-3731-4B88-BD3B-F1474837FBFA}">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63B60F0-C459-4037-B8B1-8B33B6B83007}">
  <we:reference id="wa200010215" version="2.0.0.1" store="en-US" storeType="OMEX"/>
  <we:alternateReferences>
    <we:reference id="WA200010215" version="2.0.0.1" store="WA200010215" storeType="OMEX"/>
  </we:alternateReferences>
  <we:properties>
    <we:property name="bps.codex_control.document_id" value="&quot;aac93381-ebdf-493b-b784-4c1173fa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0fztchRZ1gkcK4wFpYuCRXBAIg==">CgMxLjAyCGguZ2pkZ3hzMgloLjMwajB6bGwyCWguMWZvYjl0ZTIJaC4zem55c2g3MgloLjJldDkycDAyCGgudHlqY3d0MgloLjNkeTZ2a20yCWguMXQzaDVzZjIJaC40ZDM0b2c4MgloLjJzOGV5bzEyCWguMTdkcDh2dTIJaC4zcmRjcmpuMgloLjI2aW4xcmcyCGgubG54Yno5MgloLjM1bmt1bjIyCWguMWtzdjR1djIJaC40NHNpbmlvMg5oLnJ5ajY2ZDNjYzF6azIOaC4zbnh0MGFwbzc1MHA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04AHIhMVdJbU1UZmNjczEtX3R0VVVGS2FrSk9CVVljMUxSWGJ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8F97A45-82AB-4EAB-AF37-F46524D30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209</Pages>
  <Words>30920</Words>
  <Characters>176246</Characters>
  <Application>Microsoft Office Word</Application>
  <DocSecurity>0</DocSecurity>
  <Lines>1468</Lines>
  <Paragraphs>413</Paragraphs>
  <ScaleCrop>false</ScaleCrop>
  <Company/>
  <LinksUpToDate>false</LinksUpToDate>
  <CharactersWithSpaces>206753</CharactersWithSpaces>
  <SharedDoc>false</SharedDoc>
  <HLinks>
    <vt:vector size="954" baseType="variant">
      <vt:variant>
        <vt:i4>6291496</vt:i4>
      </vt:variant>
      <vt:variant>
        <vt:i4>990</vt:i4>
      </vt:variant>
      <vt:variant>
        <vt:i4>0</vt:i4>
      </vt:variant>
      <vt:variant>
        <vt:i4>5</vt:i4>
      </vt:variant>
      <vt:variant>
        <vt:lpwstr>https://doi.org/10.3390/su16103912</vt:lpwstr>
      </vt:variant>
      <vt:variant>
        <vt:lpwstr/>
      </vt:variant>
      <vt:variant>
        <vt:i4>6291496</vt:i4>
      </vt:variant>
      <vt:variant>
        <vt:i4>987</vt:i4>
      </vt:variant>
      <vt:variant>
        <vt:i4>0</vt:i4>
      </vt:variant>
      <vt:variant>
        <vt:i4>5</vt:i4>
      </vt:variant>
      <vt:variant>
        <vt:lpwstr>https://doi.org/10.3390/su16103912</vt:lpwstr>
      </vt:variant>
      <vt:variant>
        <vt:lpwstr/>
      </vt:variant>
      <vt:variant>
        <vt:i4>2818083</vt:i4>
      </vt:variant>
      <vt:variant>
        <vt:i4>984</vt:i4>
      </vt:variant>
      <vt:variant>
        <vt:i4>0</vt:i4>
      </vt:variant>
      <vt:variant>
        <vt:i4>5</vt:i4>
      </vt:variant>
      <vt:variant>
        <vt:lpwstr>https://www.researchgate.net/publication/384880731_The_Impact_of_Intelligent_Transportation_Technology_on_The_Operational_Efficiency_of_Public_Transportation_Enterprises</vt:lpwstr>
      </vt:variant>
      <vt:variant>
        <vt:lpwstr/>
      </vt:variant>
      <vt:variant>
        <vt:i4>1376261</vt:i4>
      </vt:variant>
      <vt:variant>
        <vt:i4>981</vt:i4>
      </vt:variant>
      <vt:variant>
        <vt:i4>0</vt:i4>
      </vt:variant>
      <vt:variant>
        <vt:i4>5</vt:i4>
      </vt:variant>
      <vt:variant>
        <vt:lpwstr>https://doi.org/10.3389/fpubh.2021.61116</vt:lpwstr>
      </vt:variant>
      <vt:variant>
        <vt:lpwstr/>
      </vt:variant>
      <vt:variant>
        <vt:i4>3276897</vt:i4>
      </vt:variant>
      <vt:variant>
        <vt:i4>978</vt:i4>
      </vt:variant>
      <vt:variant>
        <vt:i4>0</vt:i4>
      </vt:variant>
      <vt:variant>
        <vt:i4>5</vt:i4>
      </vt:variant>
      <vt:variant>
        <vt:lpwstr>https://www.google.com/url?sa=t&amp;rct=j&amp;q=&amp;esrc=s&amp;source=web&amp;cd=&amp;ved=2ahUKEwjPle6pn7aTAxViZvUHHRGFAC4QFnoECBsQAQ&amp;url=http%3A%2F%2F103.203.175.90%3A81%2FfdScript%2FRootOfEBooks%2FE%2520Book%2520collection%2520-%25202024%2FECE%2FModern_Systems_Analysis_and_Design%2C_Global_E</vt:lpwstr>
      </vt:variant>
      <vt:variant>
        <vt:lpwstr/>
      </vt:variant>
      <vt:variant>
        <vt:i4>7929983</vt:i4>
      </vt:variant>
      <vt:variant>
        <vt:i4>975</vt:i4>
      </vt:variant>
      <vt:variant>
        <vt:i4>0</vt:i4>
      </vt:variant>
      <vt:variant>
        <vt:i4>5</vt:i4>
      </vt:variant>
      <vt:variant>
        <vt:lpwstr>https://doi.org/10.3390/smartcities6020038</vt:lpwstr>
      </vt:variant>
      <vt:variant>
        <vt:lpwstr/>
      </vt:variant>
      <vt:variant>
        <vt:i4>7995488</vt:i4>
      </vt:variant>
      <vt:variant>
        <vt:i4>972</vt:i4>
      </vt:variant>
      <vt:variant>
        <vt:i4>0</vt:i4>
      </vt:variant>
      <vt:variant>
        <vt:i4>5</vt:i4>
      </vt:variant>
      <vt:variant>
        <vt:lpwstr>https://ncts.upd.edu.ph/tssp/wp-content/uploads/2024/12/TSSP-2024-31-Revised-Paper.pdf</vt:lpwstr>
      </vt:variant>
      <vt:variant>
        <vt:lpwstr/>
      </vt:variant>
      <vt:variant>
        <vt:i4>524371</vt:i4>
      </vt:variant>
      <vt:variant>
        <vt:i4>969</vt:i4>
      </vt:variant>
      <vt:variant>
        <vt:i4>0</vt:i4>
      </vt:variant>
      <vt:variant>
        <vt:i4>5</vt:i4>
      </vt:variant>
      <vt:variant>
        <vt:lpwstr>https://supabase.com/docs</vt:lpwstr>
      </vt:variant>
      <vt:variant>
        <vt:lpwstr/>
      </vt:variant>
      <vt:variant>
        <vt:i4>589854</vt:i4>
      </vt:variant>
      <vt:variant>
        <vt:i4>966</vt:i4>
      </vt:variant>
      <vt:variant>
        <vt:i4>0</vt:i4>
      </vt:variant>
      <vt:variant>
        <vt:i4>5</vt:i4>
      </vt:variant>
      <vt:variant>
        <vt:lpwstr>https://ojs.aaresearchindex.com/index.php/aasgbcpjmra/article/view/15580</vt:lpwstr>
      </vt:variant>
      <vt:variant>
        <vt:lpwstr/>
      </vt:variant>
      <vt:variant>
        <vt:i4>6029429</vt:i4>
      </vt:variant>
      <vt:variant>
        <vt:i4>963</vt:i4>
      </vt:variant>
      <vt:variant>
        <vt:i4>0</vt:i4>
      </vt:variant>
      <vt:variant>
        <vt:i4>5</vt:i4>
      </vt:variant>
      <vt:variant>
        <vt:lpwstr>https://www.pearson.com/nl/en_NL/higher-education/subject-catalogue/computer-science/Sommerville-Engineering-Software-Products-An-Introduction-to-Modern-Software-Engineering.html</vt:lpwstr>
      </vt:variant>
      <vt:variant>
        <vt:lpwstr/>
      </vt:variant>
      <vt:variant>
        <vt:i4>6225934</vt:i4>
      </vt:variant>
      <vt:variant>
        <vt:i4>960</vt:i4>
      </vt:variant>
      <vt:variant>
        <vt:i4>0</vt:i4>
      </vt:variant>
      <vt:variant>
        <vt:i4>5</vt:i4>
      </vt:variant>
      <vt:variant>
        <vt:lpwstr>https://www.ijrti.org/papers/IJRTI2411004.pdf</vt:lpwstr>
      </vt:variant>
      <vt:variant>
        <vt:lpwstr/>
      </vt:variant>
      <vt:variant>
        <vt:i4>7012411</vt:i4>
      </vt:variant>
      <vt:variant>
        <vt:i4>957</vt:i4>
      </vt:variant>
      <vt:variant>
        <vt:i4>0</vt:i4>
      </vt:variant>
      <vt:variant>
        <vt:i4>5</vt:i4>
      </vt:variant>
      <vt:variant>
        <vt:lpwstr>https://cids.up.edu.ph/wp-content/uploads/2025/08/An-Analysis-of-Smart-City-Development-Frameworks.pdf</vt:lpwstr>
      </vt:variant>
      <vt:variant>
        <vt:lpwstr/>
      </vt:variant>
      <vt:variant>
        <vt:i4>852068</vt:i4>
      </vt:variant>
      <vt:variant>
        <vt:i4>954</vt:i4>
      </vt:variant>
      <vt:variant>
        <vt:i4>0</vt:i4>
      </vt:variant>
      <vt:variant>
        <vt:i4>5</vt:i4>
      </vt:variant>
      <vt:variant>
        <vt:lpwstr>https://iiari.org/online_book/information-technology-cross-platform-application-and-development/rfid-based-attendance-monitoring-system-with-sms-notification-and-data-analytics/</vt:lpwstr>
      </vt:variant>
      <vt:variant>
        <vt:lpwstr/>
      </vt:variant>
      <vt:variant>
        <vt:i4>6291554</vt:i4>
      </vt:variant>
      <vt:variant>
        <vt:i4>951</vt:i4>
      </vt:variant>
      <vt:variant>
        <vt:i4>0</vt:i4>
      </vt:variant>
      <vt:variant>
        <vt:i4>5</vt:i4>
      </vt:variant>
      <vt:variant>
        <vt:lpwstr>https://www.researchgate.net/publication/365946272_Software_Engineering_A_Practitioner%27s_Approach_9_th_Edition</vt:lpwstr>
      </vt:variant>
      <vt:variant>
        <vt:lpwstr/>
      </vt:variant>
      <vt:variant>
        <vt:i4>7405677</vt:i4>
      </vt:variant>
      <vt:variant>
        <vt:i4>948</vt:i4>
      </vt:variant>
      <vt:variant>
        <vt:i4>0</vt:i4>
      </vt:variant>
      <vt:variant>
        <vt:i4>5</vt:i4>
      </vt:variant>
      <vt:variant>
        <vt:lpwstr>https://pistonph.com/on-world-day-for-decent-work-piston-demands-decent-work-for-filipino-transport-workers-amid-marcos-jrs-modernization-program-questionable-ev-push/</vt:lpwstr>
      </vt:variant>
      <vt:variant>
        <vt:lpwstr/>
      </vt:variant>
      <vt:variant>
        <vt:i4>2293810</vt:i4>
      </vt:variant>
      <vt:variant>
        <vt:i4>945</vt:i4>
      </vt:variant>
      <vt:variant>
        <vt:i4>0</vt:i4>
      </vt:variant>
      <vt:variant>
        <vt:i4>5</vt:i4>
      </vt:variant>
      <vt:variant>
        <vt:lpwstr>https://www.pagero.com/blog/tms-solutions-for-smes</vt:lpwstr>
      </vt:variant>
      <vt:variant>
        <vt:lpwstr/>
      </vt:variant>
      <vt:variant>
        <vt:i4>1114137</vt:i4>
      </vt:variant>
      <vt:variant>
        <vt:i4>942</vt:i4>
      </vt:variant>
      <vt:variant>
        <vt:i4>0</vt:i4>
      </vt:variant>
      <vt:variant>
        <vt:i4>5</vt:i4>
      </vt:variant>
      <vt:variant>
        <vt:lpwstr>https://doi.org/10.3390/s23083880</vt:lpwstr>
      </vt:variant>
      <vt:variant>
        <vt:lpwstr/>
      </vt:variant>
      <vt:variant>
        <vt:i4>7536699</vt:i4>
      </vt:variant>
      <vt:variant>
        <vt:i4>939</vt:i4>
      </vt:variant>
      <vt:variant>
        <vt:i4>0</vt:i4>
      </vt:variant>
      <vt:variant>
        <vt:i4>5</vt:i4>
      </vt:variant>
      <vt:variant>
        <vt:lpwstr>https://ncts.upd.edu.ph/tssp/archives/2967</vt:lpwstr>
      </vt:variant>
      <vt:variant>
        <vt:lpwstr/>
      </vt:variant>
      <vt:variant>
        <vt:i4>7667836</vt:i4>
      </vt:variant>
      <vt:variant>
        <vt:i4>936</vt:i4>
      </vt:variant>
      <vt:variant>
        <vt:i4>0</vt:i4>
      </vt:variant>
      <vt:variant>
        <vt:i4>5</vt:i4>
      </vt:variant>
      <vt:variant>
        <vt:lpwstr>https://doi.org/10.3390/smartcities8010009</vt:lpwstr>
      </vt:variant>
      <vt:variant>
        <vt:lpwstr/>
      </vt:variant>
      <vt:variant>
        <vt:i4>5701677</vt:i4>
      </vt:variant>
      <vt:variant>
        <vt:i4>933</vt:i4>
      </vt:variant>
      <vt:variant>
        <vt:i4>0</vt:i4>
      </vt:variant>
      <vt:variant>
        <vt:i4>5</vt:i4>
      </vt:variant>
      <vt:variant>
        <vt:lpwstr>https://acta.uni-obuda.hu/Mac_Pham_Nguyen_149.pdf</vt:lpwstr>
      </vt:variant>
      <vt:variant>
        <vt:lpwstr/>
      </vt:variant>
      <vt:variant>
        <vt:i4>5046343</vt:i4>
      </vt:variant>
      <vt:variant>
        <vt:i4>930</vt:i4>
      </vt:variant>
      <vt:variant>
        <vt:i4>0</vt:i4>
      </vt:variant>
      <vt:variant>
        <vt:i4>5</vt:i4>
      </vt:variant>
      <vt:variant>
        <vt:lpwstr>https://transformative-mobility.org/wp-content/uploads/2024/01/GIZ_SUTP_SB2B_Mobility-Management_EN.pdf</vt:lpwstr>
      </vt:variant>
      <vt:variant>
        <vt:lpwstr/>
      </vt:variant>
      <vt:variant>
        <vt:i4>5046357</vt:i4>
      </vt:variant>
      <vt:variant>
        <vt:i4>927</vt:i4>
      </vt:variant>
      <vt:variant>
        <vt:i4>0</vt:i4>
      </vt:variant>
      <vt:variant>
        <vt:i4>5</vt:i4>
      </vt:variant>
      <vt:variant>
        <vt:lpwstr>https://alife-robotics.co.jp/members2024/icarob/data/html/data/OS/OS18-1.pdf</vt:lpwstr>
      </vt:variant>
      <vt:variant>
        <vt:lpwstr/>
      </vt:variant>
      <vt:variant>
        <vt:i4>77</vt:i4>
      </vt:variant>
      <vt:variant>
        <vt:i4>924</vt:i4>
      </vt:variant>
      <vt:variant>
        <vt:i4>0</vt:i4>
      </vt:variant>
      <vt:variant>
        <vt:i4>5</vt:i4>
      </vt:variant>
      <vt:variant>
        <vt:lpwstr>https://jiemar.org/index.php/jiemar/article/download/619/482</vt:lpwstr>
      </vt:variant>
      <vt:variant>
        <vt:lpwstr/>
      </vt:variant>
      <vt:variant>
        <vt:i4>65557</vt:i4>
      </vt:variant>
      <vt:variant>
        <vt:i4>921</vt:i4>
      </vt:variant>
      <vt:variant>
        <vt:i4>0</vt:i4>
      </vt:variant>
      <vt:variant>
        <vt:i4>5</vt:i4>
      </vt:variant>
      <vt:variant>
        <vt:lpwstr>https://doi.org/10.11594/ijmaber.06.04.27</vt:lpwstr>
      </vt:variant>
      <vt:variant>
        <vt:lpwstr/>
      </vt:variant>
      <vt:variant>
        <vt:i4>2490479</vt:i4>
      </vt:variant>
      <vt:variant>
        <vt:i4>918</vt:i4>
      </vt:variant>
      <vt:variant>
        <vt:i4>0</vt:i4>
      </vt:variant>
      <vt:variant>
        <vt:i4>5</vt:i4>
      </vt:variant>
      <vt:variant>
        <vt:lpwstr>https://doi.org/10.3390/futuretransp4040070</vt:lpwstr>
      </vt:variant>
      <vt:variant>
        <vt:lpwstr/>
      </vt:variant>
      <vt:variant>
        <vt:i4>6225950</vt:i4>
      </vt:variant>
      <vt:variant>
        <vt:i4>915</vt:i4>
      </vt:variant>
      <vt:variant>
        <vt:i4>0</vt:i4>
      </vt:variant>
      <vt:variant>
        <vt:i4>5</vt:i4>
      </vt:variant>
      <vt:variant>
        <vt:lpwstr>https://www.statlearning.com/</vt:lpwstr>
      </vt:variant>
      <vt:variant>
        <vt:lpwstr/>
      </vt:variant>
      <vt:variant>
        <vt:i4>131163</vt:i4>
      </vt:variant>
      <vt:variant>
        <vt:i4>912</vt:i4>
      </vt:variant>
      <vt:variant>
        <vt:i4>0</vt:i4>
      </vt:variant>
      <vt:variant>
        <vt:i4>5</vt:i4>
      </vt:variant>
      <vt:variant>
        <vt:lpwstr>https://www.irejournals.com/formatedpaper/1708772.pdf</vt:lpwstr>
      </vt:variant>
      <vt:variant>
        <vt:lpwstr/>
      </vt:variant>
      <vt:variant>
        <vt:i4>4259844</vt:i4>
      </vt:variant>
      <vt:variant>
        <vt:i4>909</vt:i4>
      </vt:variant>
      <vt:variant>
        <vt:i4>0</vt:i4>
      </vt:variant>
      <vt:variant>
        <vt:i4>5</vt:i4>
      </vt:variant>
      <vt:variant>
        <vt:lpwstr>https://www.investopedia.com/terms/k/kpi.asp</vt:lpwstr>
      </vt:variant>
      <vt:variant>
        <vt:lpwstr/>
      </vt:variant>
      <vt:variant>
        <vt:i4>5636169</vt:i4>
      </vt:variant>
      <vt:variant>
        <vt:i4>906</vt:i4>
      </vt:variant>
      <vt:variant>
        <vt:i4>0</vt:i4>
      </vt:variant>
      <vt:variant>
        <vt:i4>5</vt:i4>
      </vt:variant>
      <vt:variant>
        <vt:lpwstr>https://www.itf-oecd.org/sites/default/files/docs/digital-operation-reduce-freight-emissions.pdf</vt:lpwstr>
      </vt:variant>
      <vt:variant>
        <vt:lpwstr/>
      </vt:variant>
      <vt:variant>
        <vt:i4>6815798</vt:i4>
      </vt:variant>
      <vt:variant>
        <vt:i4>903</vt:i4>
      </vt:variant>
      <vt:variant>
        <vt:i4>0</vt:i4>
      </vt:variant>
      <vt:variant>
        <vt:i4>5</vt:i4>
      </vt:variant>
      <vt:variant>
        <vt:lpwstr>https://insite.training/the-future-of-fleet-management-embracing-technology-and-innovation/</vt:lpwstr>
      </vt:variant>
      <vt:variant>
        <vt:lpwstr/>
      </vt:variant>
      <vt:variant>
        <vt:i4>7209016</vt:i4>
      </vt:variant>
      <vt:variant>
        <vt:i4>900</vt:i4>
      </vt:variant>
      <vt:variant>
        <vt:i4>0</vt:i4>
      </vt:variant>
      <vt:variant>
        <vt:i4>5</vt:i4>
      </vt:variant>
      <vt:variant>
        <vt:lpwstr>https://insiderph.com/fly-ace-to-build-manufacturing-hub-at-lima-estate-in-batangas</vt:lpwstr>
      </vt:variant>
      <vt:variant>
        <vt:lpwstr/>
      </vt:variant>
      <vt:variant>
        <vt:i4>2752634</vt:i4>
      </vt:variant>
      <vt:variant>
        <vt:i4>897</vt:i4>
      </vt:variant>
      <vt:variant>
        <vt:i4>0</vt:i4>
      </vt:variant>
      <vt:variant>
        <vt:i4>5</vt:i4>
      </vt:variant>
      <vt:variant>
        <vt:lpwstr>https://www.indeed.com/recruitment/c/info/officers-of-a-corporation-roles-and-responsibilities</vt:lpwstr>
      </vt:variant>
      <vt:variant>
        <vt:lpwstr/>
      </vt:variant>
      <vt:variant>
        <vt:i4>1572881</vt:i4>
      </vt:variant>
      <vt:variant>
        <vt:i4>894</vt:i4>
      </vt:variant>
      <vt:variant>
        <vt:i4>0</vt:i4>
      </vt:variant>
      <vt:variant>
        <vt:i4>5</vt:i4>
      </vt:variant>
      <vt:variant>
        <vt:lpwstr>https://www.ijsred.com/volume8/issue4/IJSRED-V8I4P68.pdf</vt:lpwstr>
      </vt:variant>
      <vt:variant>
        <vt:lpwstr/>
      </vt:variant>
      <vt:variant>
        <vt:i4>7929975</vt:i4>
      </vt:variant>
      <vt:variant>
        <vt:i4>891</vt:i4>
      </vt:variant>
      <vt:variant>
        <vt:i4>0</vt:i4>
      </vt:variant>
      <vt:variant>
        <vt:i4>5</vt:i4>
      </vt:variant>
      <vt:variant>
        <vt:lpwstr>https://eloquentjavascript.net/</vt:lpwstr>
      </vt:variant>
      <vt:variant>
        <vt:lpwstr/>
      </vt:variant>
      <vt:variant>
        <vt:i4>6488106</vt:i4>
      </vt:variant>
      <vt:variant>
        <vt:i4>888</vt:i4>
      </vt:variant>
      <vt:variant>
        <vt:i4>0</vt:i4>
      </vt:variant>
      <vt:variant>
        <vt:i4>5</vt:i4>
      </vt:variant>
      <vt:variant>
        <vt:lpwstr>https://doi.org/10.3390/su151310186</vt:lpwstr>
      </vt:variant>
      <vt:variant>
        <vt:lpwstr/>
      </vt:variant>
      <vt:variant>
        <vt:i4>5242951</vt:i4>
      </vt:variant>
      <vt:variant>
        <vt:i4>885</vt:i4>
      </vt:variant>
      <vt:variant>
        <vt:i4>0</vt:i4>
      </vt:variant>
      <vt:variant>
        <vt:i4>5</vt:i4>
      </vt:variant>
      <vt:variant>
        <vt:lpwstr>https://www.oreilly.com/library/view/flask-web-development/9781491991725/</vt:lpwstr>
      </vt:variant>
      <vt:variant>
        <vt:lpwstr/>
      </vt:variant>
      <vt:variant>
        <vt:i4>6815855</vt:i4>
      </vt:variant>
      <vt:variant>
        <vt:i4>882</vt:i4>
      </vt:variant>
      <vt:variant>
        <vt:i4>0</vt:i4>
      </vt:variant>
      <vt:variant>
        <vt:i4>5</vt:i4>
      </vt:variant>
      <vt:variant>
        <vt:lpwstr>https://doi.org/10.3390/electronics14040719</vt:lpwstr>
      </vt:variant>
      <vt:variant>
        <vt:lpwstr/>
      </vt:variant>
      <vt:variant>
        <vt:i4>6094867</vt:i4>
      </vt:variant>
      <vt:variant>
        <vt:i4>879</vt:i4>
      </vt:variant>
      <vt:variant>
        <vt:i4>0</vt:i4>
      </vt:variant>
      <vt:variant>
        <vt:i4>5</vt:i4>
      </vt:variant>
      <vt:variant>
        <vt:lpwstr>https://www.oreilly.com/library/view/hands-on-machine-learning/9781492032632/</vt:lpwstr>
      </vt:variant>
      <vt:variant>
        <vt:lpwstr/>
      </vt:variant>
      <vt:variant>
        <vt:i4>851987</vt:i4>
      </vt:variant>
      <vt:variant>
        <vt:i4>876</vt:i4>
      </vt:variant>
      <vt:variant>
        <vt:i4>0</vt:i4>
      </vt:variant>
      <vt:variant>
        <vt:i4>5</vt:i4>
      </vt:variant>
      <vt:variant>
        <vt:lpwstr>https://ejournal.unuja.ac.id/index.php/jeecom/article/download/13084/pdf</vt:lpwstr>
      </vt:variant>
      <vt:variant>
        <vt:lpwstr/>
      </vt:variant>
      <vt:variant>
        <vt:i4>6946852</vt:i4>
      </vt:variant>
      <vt:variant>
        <vt:i4>873</vt:i4>
      </vt:variant>
      <vt:variant>
        <vt:i4>0</vt:i4>
      </vt:variant>
      <vt:variant>
        <vt:i4>5</vt:i4>
      </vt:variant>
      <vt:variant>
        <vt:lpwstr>https://dx.doi.org/10.2139/ssrn.4960376</vt:lpwstr>
      </vt:variant>
      <vt:variant>
        <vt:lpwstr/>
      </vt:variant>
      <vt:variant>
        <vt:i4>3538970</vt:i4>
      </vt:variant>
      <vt:variant>
        <vt:i4>870</vt:i4>
      </vt:variant>
      <vt:variant>
        <vt:i4>0</vt:i4>
      </vt:variant>
      <vt:variant>
        <vt:i4>5</vt:i4>
      </vt:variant>
      <vt:variant>
        <vt:lpwstr>https://www.researchgate.net/publication/383521609_Development_of_a_Utility_Vehicle_Express_System_Framework_Using_Design_Thinking_Process_for_the_Province_of_Albay</vt:lpwstr>
      </vt:variant>
      <vt:variant>
        <vt:lpwstr/>
      </vt:variant>
      <vt:variant>
        <vt:i4>4587545</vt:i4>
      </vt:variant>
      <vt:variant>
        <vt:i4>867</vt:i4>
      </vt:variant>
      <vt:variant>
        <vt:i4>0</vt:i4>
      </vt:variant>
      <vt:variant>
        <vt:i4>5</vt:i4>
      </vt:variant>
      <vt:variant>
        <vt:lpwstr>https://pcieerd.dost.gov.ph/wp-content/uploads/2022/02/02_Transportation_Sector.pdf</vt:lpwstr>
      </vt:variant>
      <vt:variant>
        <vt:lpwstr/>
      </vt:variant>
      <vt:variant>
        <vt:i4>917573</vt:i4>
      </vt:variant>
      <vt:variant>
        <vt:i4>864</vt:i4>
      </vt:variant>
      <vt:variant>
        <vt:i4>0</vt:i4>
      </vt:variant>
      <vt:variant>
        <vt:i4>5</vt:i4>
      </vt:variant>
      <vt:variant>
        <vt:lpwstr>https://unidel.edu.ng/focelibrary/books/Systems Analysis and Design, 8e (Alan Dennis, Barbara Wixom, Roberta M. Roth) (Z-Library).pdf</vt:lpwstr>
      </vt:variant>
      <vt:variant>
        <vt:lpwstr/>
      </vt:variant>
      <vt:variant>
        <vt:i4>3</vt:i4>
      </vt:variant>
      <vt:variant>
        <vt:i4>861</vt:i4>
      </vt:variant>
      <vt:variant>
        <vt:i4>0</vt:i4>
      </vt:variant>
      <vt:variant>
        <vt:i4>5</vt:i4>
      </vt:variant>
      <vt:variant>
        <vt:lpwstr>https://doi.org/10.3389/fbuil.2022.942651</vt:lpwstr>
      </vt:variant>
      <vt:variant>
        <vt:lpwstr/>
      </vt:variant>
      <vt:variant>
        <vt:i4>3932207</vt:i4>
      </vt:variant>
      <vt:variant>
        <vt:i4>858</vt:i4>
      </vt:variant>
      <vt:variant>
        <vt:i4>0</vt:i4>
      </vt:variant>
      <vt:variant>
        <vt:i4>5</vt:i4>
      </vt:variant>
      <vt:variant>
        <vt:lpwstr>https://www.databridgemarketresearch.com/reports/global-fleet-management-market</vt:lpwstr>
      </vt:variant>
      <vt:variant>
        <vt:lpwstr/>
      </vt:variant>
      <vt:variant>
        <vt:i4>5701646</vt:i4>
      </vt:variant>
      <vt:variant>
        <vt:i4>855</vt:i4>
      </vt:variant>
      <vt:variant>
        <vt:i4>0</vt:i4>
      </vt:variant>
      <vt:variant>
        <vt:i4>5</vt:i4>
      </vt:variant>
      <vt:variant>
        <vt:lpwstr>https://www.ijrti.org/papers/IJRTI2510084.pdf</vt:lpwstr>
      </vt:variant>
      <vt:variant>
        <vt:lpwstr/>
      </vt:variant>
      <vt:variant>
        <vt:i4>196688</vt:i4>
      </vt:variant>
      <vt:variant>
        <vt:i4>852</vt:i4>
      </vt:variant>
      <vt:variant>
        <vt:i4>0</vt:i4>
      </vt:variant>
      <vt:variant>
        <vt:i4>5</vt:i4>
      </vt:variant>
      <vt:variant>
        <vt:lpwstr>https://ncts.upd.edu.ph/tssp/wp-content/uploads/2024/12/TSSP2024-11-Revised-Paper.pdf</vt:lpwstr>
      </vt:variant>
      <vt:variant>
        <vt:lpwstr/>
      </vt:variant>
      <vt:variant>
        <vt:i4>8060991</vt:i4>
      </vt:variant>
      <vt:variant>
        <vt:i4>849</vt:i4>
      </vt:variant>
      <vt:variant>
        <vt:i4>0</vt:i4>
      </vt:variant>
      <vt:variant>
        <vt:i4>5</vt:i4>
      </vt:variant>
      <vt:variant>
        <vt:lpwstr>https://www.creatio.com/glossary/client-vs-customer</vt:lpwstr>
      </vt:variant>
      <vt:variant>
        <vt:lpwstr/>
      </vt:variant>
      <vt:variant>
        <vt:i4>1114137</vt:i4>
      </vt:variant>
      <vt:variant>
        <vt:i4>846</vt:i4>
      </vt:variant>
      <vt:variant>
        <vt:i4>0</vt:i4>
      </vt:variant>
      <vt:variant>
        <vt:i4>5</vt:i4>
      </vt:variant>
      <vt:variant>
        <vt:lpwstr>https://iiari.org/wp-content/uploads/irssr.v5.1.2572.pdf</vt:lpwstr>
      </vt:variant>
      <vt:variant>
        <vt:lpwstr/>
      </vt:variant>
      <vt:variant>
        <vt:i4>6225989</vt:i4>
      </vt:variant>
      <vt:variant>
        <vt:i4>843</vt:i4>
      </vt:variant>
      <vt:variant>
        <vt:i4>0</vt:i4>
      </vt:variant>
      <vt:variant>
        <vt:i4>5</vt:i4>
      </vt:variant>
      <vt:variant>
        <vt:lpwstr>https://doi.org/10.3390/app152011095</vt:lpwstr>
      </vt:variant>
      <vt:variant>
        <vt:lpwstr/>
      </vt:variant>
      <vt:variant>
        <vt:i4>7012464</vt:i4>
      </vt:variant>
      <vt:variant>
        <vt:i4>840</vt:i4>
      </vt:variant>
      <vt:variant>
        <vt:i4>0</vt:i4>
      </vt:variant>
      <vt:variant>
        <vt:i4>5</vt:i4>
      </vt:variant>
      <vt:variant>
        <vt:lpwstr>https://www.ijraset.com/research-paper/a-study-on-hr-analytics-for-attendance-patterns-and-organizational-insights</vt:lpwstr>
      </vt:variant>
      <vt:variant>
        <vt:lpwstr/>
      </vt:variant>
      <vt:variant>
        <vt:i4>3276919</vt:i4>
      </vt:variant>
      <vt:variant>
        <vt:i4>837</vt:i4>
      </vt:variant>
      <vt:variant>
        <vt:i4>0</vt:i4>
      </vt:variant>
      <vt:variant>
        <vt:i4>5</vt:i4>
      </vt:variant>
      <vt:variant>
        <vt:lpwstr>https://www.bsp.gov.ph/Media_And_Research/Publications/EN25-01.pdf</vt:lpwstr>
      </vt:variant>
      <vt:variant>
        <vt:lpwstr/>
      </vt:variant>
      <vt:variant>
        <vt:i4>6225946</vt:i4>
      </vt:variant>
      <vt:variant>
        <vt:i4>834</vt:i4>
      </vt:variant>
      <vt:variant>
        <vt:i4>0</vt:i4>
      </vt:variant>
      <vt:variant>
        <vt:i4>5</vt:i4>
      </vt:variant>
      <vt:variant>
        <vt:lpwstr>https://ww2.arb.ca.gov/our-work/programs/obd</vt:lpwstr>
      </vt:variant>
      <vt:variant>
        <vt:lpwstr/>
      </vt:variant>
      <vt:variant>
        <vt:i4>3145764</vt:i4>
      </vt:variant>
      <vt:variant>
        <vt:i4>831</vt:i4>
      </vt:variant>
      <vt:variant>
        <vt:i4>0</vt:i4>
      </vt:variant>
      <vt:variant>
        <vt:i4>5</vt:i4>
      </vt:variant>
      <vt:variant>
        <vt:lpwstr>https://journals.e-palli.com/home/index.php/ajsts/article/download/4717/2593/35440</vt:lpwstr>
      </vt:variant>
      <vt:variant>
        <vt:lpwstr/>
      </vt:variant>
      <vt:variant>
        <vt:i4>6881325</vt:i4>
      </vt:variant>
      <vt:variant>
        <vt:i4>828</vt:i4>
      </vt:variant>
      <vt:variant>
        <vt:i4>0</vt:i4>
      </vt:variant>
      <vt:variant>
        <vt:i4>5</vt:i4>
      </vt:variant>
      <vt:variant>
        <vt:lpwstr>https://doi.org/10.53808/KUS.2022.19.01.2132-se</vt:lpwstr>
      </vt:variant>
      <vt:variant>
        <vt:lpwstr/>
      </vt:variant>
      <vt:variant>
        <vt:i4>7209087</vt:i4>
      </vt:variant>
      <vt:variant>
        <vt:i4>825</vt:i4>
      </vt:variant>
      <vt:variant>
        <vt:i4>0</vt:i4>
      </vt:variant>
      <vt:variant>
        <vt:i4>5</vt:i4>
      </vt:variant>
      <vt:variant>
        <vt:lpwstr>https://www.researchgate.net/publication/360617825</vt:lpwstr>
      </vt:variant>
      <vt:variant>
        <vt:lpwstr/>
      </vt:variant>
      <vt:variant>
        <vt:i4>6946874</vt:i4>
      </vt:variant>
      <vt:variant>
        <vt:i4>822</vt:i4>
      </vt:variant>
      <vt:variant>
        <vt:i4>0</vt:i4>
      </vt:variant>
      <vt:variant>
        <vt:i4>5</vt:i4>
      </vt:variant>
      <vt:variant>
        <vt:lpwstr>https://aws.amazon.com/what-is-cloud-computing/</vt:lpwstr>
      </vt:variant>
      <vt:variant>
        <vt:lpwstr/>
      </vt:variant>
      <vt:variant>
        <vt:i4>4653078</vt:i4>
      </vt:variant>
      <vt:variant>
        <vt:i4>819</vt:i4>
      </vt:variant>
      <vt:variant>
        <vt:i4>0</vt:i4>
      </vt:variant>
      <vt:variant>
        <vt:i4>5</vt:i4>
      </vt:variant>
      <vt:variant>
        <vt:lpwstr>https://doi.org/10.3991/ijim.v14i11.13269</vt:lpwstr>
      </vt:variant>
      <vt:variant>
        <vt:lpwstr/>
      </vt:variant>
      <vt:variant>
        <vt:i4>1376284</vt:i4>
      </vt:variant>
      <vt:variant>
        <vt:i4>816</vt:i4>
      </vt:variant>
      <vt:variant>
        <vt:i4>0</vt:i4>
      </vt:variant>
      <vt:variant>
        <vt:i4>5</vt:i4>
      </vt:variant>
      <vt:variant>
        <vt:lpwstr>https://digitalcommons.odu.edu/cgi/viewcontent.cgi?article=1277&amp;context=emse_fac_pubs</vt:lpwstr>
      </vt:variant>
      <vt:variant>
        <vt:lpwstr/>
      </vt:variant>
      <vt:variant>
        <vt:i4>3080247</vt:i4>
      </vt:variant>
      <vt:variant>
        <vt:i4>813</vt:i4>
      </vt:variant>
      <vt:variant>
        <vt:i4>0</vt:i4>
      </vt:variant>
      <vt:variant>
        <vt:i4>5</vt:i4>
      </vt:variant>
      <vt:variant>
        <vt:lpwstr>https://www.researchgate.net/publication/390300594_A_Predictive_Modeling_Approach_to_Optimizing_Business_Operations_A_Case_Study_on_Reducing_Operational_Inefficiencies_through_Machine_Learning</vt:lpwstr>
      </vt:variant>
      <vt:variant>
        <vt:lpwstr/>
      </vt:variant>
      <vt:variant>
        <vt:i4>1441872</vt:i4>
      </vt:variant>
      <vt:variant>
        <vt:i4>810</vt:i4>
      </vt:variant>
      <vt:variant>
        <vt:i4>0</vt:i4>
      </vt:variant>
      <vt:variant>
        <vt:i4>5</vt:i4>
      </vt:variant>
      <vt:variant>
        <vt:lpwstr>https://iiari.org/wp-content/uploads/Ch3.12.-RFID-based-Attendance-Monitoring-System-with-SMS-Notification-and-Data-Analytics.pdf</vt:lpwstr>
      </vt:variant>
      <vt:variant>
        <vt:lpwstr/>
      </vt:variant>
      <vt:variant>
        <vt:i4>2031667</vt:i4>
      </vt:variant>
      <vt:variant>
        <vt:i4>593</vt:i4>
      </vt:variant>
      <vt:variant>
        <vt:i4>0</vt:i4>
      </vt:variant>
      <vt:variant>
        <vt:i4>5</vt:i4>
      </vt:variant>
      <vt:variant>
        <vt:lpwstr/>
      </vt:variant>
      <vt:variant>
        <vt:lpwstr>_Toc242911246</vt:lpwstr>
      </vt:variant>
      <vt:variant>
        <vt:i4>2031667</vt:i4>
      </vt:variant>
      <vt:variant>
        <vt:i4>587</vt:i4>
      </vt:variant>
      <vt:variant>
        <vt:i4>0</vt:i4>
      </vt:variant>
      <vt:variant>
        <vt:i4>5</vt:i4>
      </vt:variant>
      <vt:variant>
        <vt:lpwstr/>
      </vt:variant>
      <vt:variant>
        <vt:lpwstr>_Toc242911245</vt:lpwstr>
      </vt:variant>
      <vt:variant>
        <vt:i4>2031667</vt:i4>
      </vt:variant>
      <vt:variant>
        <vt:i4>581</vt:i4>
      </vt:variant>
      <vt:variant>
        <vt:i4>0</vt:i4>
      </vt:variant>
      <vt:variant>
        <vt:i4>5</vt:i4>
      </vt:variant>
      <vt:variant>
        <vt:lpwstr/>
      </vt:variant>
      <vt:variant>
        <vt:lpwstr>_Toc242911244</vt:lpwstr>
      </vt:variant>
      <vt:variant>
        <vt:i4>2031667</vt:i4>
      </vt:variant>
      <vt:variant>
        <vt:i4>575</vt:i4>
      </vt:variant>
      <vt:variant>
        <vt:i4>0</vt:i4>
      </vt:variant>
      <vt:variant>
        <vt:i4>5</vt:i4>
      </vt:variant>
      <vt:variant>
        <vt:lpwstr/>
      </vt:variant>
      <vt:variant>
        <vt:lpwstr>_Toc242911243</vt:lpwstr>
      </vt:variant>
      <vt:variant>
        <vt:i4>2031667</vt:i4>
      </vt:variant>
      <vt:variant>
        <vt:i4>569</vt:i4>
      </vt:variant>
      <vt:variant>
        <vt:i4>0</vt:i4>
      </vt:variant>
      <vt:variant>
        <vt:i4>5</vt:i4>
      </vt:variant>
      <vt:variant>
        <vt:lpwstr/>
      </vt:variant>
      <vt:variant>
        <vt:lpwstr>_Toc242911242</vt:lpwstr>
      </vt:variant>
      <vt:variant>
        <vt:i4>2031667</vt:i4>
      </vt:variant>
      <vt:variant>
        <vt:i4>563</vt:i4>
      </vt:variant>
      <vt:variant>
        <vt:i4>0</vt:i4>
      </vt:variant>
      <vt:variant>
        <vt:i4>5</vt:i4>
      </vt:variant>
      <vt:variant>
        <vt:lpwstr/>
      </vt:variant>
      <vt:variant>
        <vt:lpwstr>_Toc242911241</vt:lpwstr>
      </vt:variant>
      <vt:variant>
        <vt:i4>2031667</vt:i4>
      </vt:variant>
      <vt:variant>
        <vt:i4>557</vt:i4>
      </vt:variant>
      <vt:variant>
        <vt:i4>0</vt:i4>
      </vt:variant>
      <vt:variant>
        <vt:i4>5</vt:i4>
      </vt:variant>
      <vt:variant>
        <vt:lpwstr/>
      </vt:variant>
      <vt:variant>
        <vt:lpwstr>_Toc242911240</vt:lpwstr>
      </vt:variant>
      <vt:variant>
        <vt:i4>1572915</vt:i4>
      </vt:variant>
      <vt:variant>
        <vt:i4>551</vt:i4>
      </vt:variant>
      <vt:variant>
        <vt:i4>0</vt:i4>
      </vt:variant>
      <vt:variant>
        <vt:i4>5</vt:i4>
      </vt:variant>
      <vt:variant>
        <vt:lpwstr/>
      </vt:variant>
      <vt:variant>
        <vt:lpwstr>_Toc242911239</vt:lpwstr>
      </vt:variant>
      <vt:variant>
        <vt:i4>1572915</vt:i4>
      </vt:variant>
      <vt:variant>
        <vt:i4>545</vt:i4>
      </vt:variant>
      <vt:variant>
        <vt:i4>0</vt:i4>
      </vt:variant>
      <vt:variant>
        <vt:i4>5</vt:i4>
      </vt:variant>
      <vt:variant>
        <vt:lpwstr/>
      </vt:variant>
      <vt:variant>
        <vt:lpwstr>_Toc242911238</vt:lpwstr>
      </vt:variant>
      <vt:variant>
        <vt:i4>1572915</vt:i4>
      </vt:variant>
      <vt:variant>
        <vt:i4>539</vt:i4>
      </vt:variant>
      <vt:variant>
        <vt:i4>0</vt:i4>
      </vt:variant>
      <vt:variant>
        <vt:i4>5</vt:i4>
      </vt:variant>
      <vt:variant>
        <vt:lpwstr/>
      </vt:variant>
      <vt:variant>
        <vt:lpwstr>_Toc242911237</vt:lpwstr>
      </vt:variant>
      <vt:variant>
        <vt:i4>1572915</vt:i4>
      </vt:variant>
      <vt:variant>
        <vt:i4>533</vt:i4>
      </vt:variant>
      <vt:variant>
        <vt:i4>0</vt:i4>
      </vt:variant>
      <vt:variant>
        <vt:i4>5</vt:i4>
      </vt:variant>
      <vt:variant>
        <vt:lpwstr/>
      </vt:variant>
      <vt:variant>
        <vt:lpwstr>_Toc242911236</vt:lpwstr>
      </vt:variant>
      <vt:variant>
        <vt:i4>1572915</vt:i4>
      </vt:variant>
      <vt:variant>
        <vt:i4>527</vt:i4>
      </vt:variant>
      <vt:variant>
        <vt:i4>0</vt:i4>
      </vt:variant>
      <vt:variant>
        <vt:i4>5</vt:i4>
      </vt:variant>
      <vt:variant>
        <vt:lpwstr/>
      </vt:variant>
      <vt:variant>
        <vt:lpwstr>_Toc242911235</vt:lpwstr>
      </vt:variant>
      <vt:variant>
        <vt:i4>1572915</vt:i4>
      </vt:variant>
      <vt:variant>
        <vt:i4>521</vt:i4>
      </vt:variant>
      <vt:variant>
        <vt:i4>0</vt:i4>
      </vt:variant>
      <vt:variant>
        <vt:i4>5</vt:i4>
      </vt:variant>
      <vt:variant>
        <vt:lpwstr/>
      </vt:variant>
      <vt:variant>
        <vt:lpwstr>_Toc242911234</vt:lpwstr>
      </vt:variant>
      <vt:variant>
        <vt:i4>1572915</vt:i4>
      </vt:variant>
      <vt:variant>
        <vt:i4>515</vt:i4>
      </vt:variant>
      <vt:variant>
        <vt:i4>0</vt:i4>
      </vt:variant>
      <vt:variant>
        <vt:i4>5</vt:i4>
      </vt:variant>
      <vt:variant>
        <vt:lpwstr/>
      </vt:variant>
      <vt:variant>
        <vt:lpwstr>_Toc242911233</vt:lpwstr>
      </vt:variant>
      <vt:variant>
        <vt:i4>1572915</vt:i4>
      </vt:variant>
      <vt:variant>
        <vt:i4>509</vt:i4>
      </vt:variant>
      <vt:variant>
        <vt:i4>0</vt:i4>
      </vt:variant>
      <vt:variant>
        <vt:i4>5</vt:i4>
      </vt:variant>
      <vt:variant>
        <vt:lpwstr/>
      </vt:variant>
      <vt:variant>
        <vt:lpwstr>_Toc242911232</vt:lpwstr>
      </vt:variant>
      <vt:variant>
        <vt:i4>1572915</vt:i4>
      </vt:variant>
      <vt:variant>
        <vt:i4>503</vt:i4>
      </vt:variant>
      <vt:variant>
        <vt:i4>0</vt:i4>
      </vt:variant>
      <vt:variant>
        <vt:i4>5</vt:i4>
      </vt:variant>
      <vt:variant>
        <vt:lpwstr/>
      </vt:variant>
      <vt:variant>
        <vt:lpwstr>_Toc242911231</vt:lpwstr>
      </vt:variant>
      <vt:variant>
        <vt:i4>1572915</vt:i4>
      </vt:variant>
      <vt:variant>
        <vt:i4>497</vt:i4>
      </vt:variant>
      <vt:variant>
        <vt:i4>0</vt:i4>
      </vt:variant>
      <vt:variant>
        <vt:i4>5</vt:i4>
      </vt:variant>
      <vt:variant>
        <vt:lpwstr/>
      </vt:variant>
      <vt:variant>
        <vt:lpwstr>_Toc242911230</vt:lpwstr>
      </vt:variant>
      <vt:variant>
        <vt:i4>1638451</vt:i4>
      </vt:variant>
      <vt:variant>
        <vt:i4>491</vt:i4>
      </vt:variant>
      <vt:variant>
        <vt:i4>0</vt:i4>
      </vt:variant>
      <vt:variant>
        <vt:i4>5</vt:i4>
      </vt:variant>
      <vt:variant>
        <vt:lpwstr/>
      </vt:variant>
      <vt:variant>
        <vt:lpwstr>_Toc242911229</vt:lpwstr>
      </vt:variant>
      <vt:variant>
        <vt:i4>1638451</vt:i4>
      </vt:variant>
      <vt:variant>
        <vt:i4>482</vt:i4>
      </vt:variant>
      <vt:variant>
        <vt:i4>0</vt:i4>
      </vt:variant>
      <vt:variant>
        <vt:i4>5</vt:i4>
      </vt:variant>
      <vt:variant>
        <vt:lpwstr/>
      </vt:variant>
      <vt:variant>
        <vt:lpwstr>_Toc242911228</vt:lpwstr>
      </vt:variant>
      <vt:variant>
        <vt:i4>1638451</vt:i4>
      </vt:variant>
      <vt:variant>
        <vt:i4>476</vt:i4>
      </vt:variant>
      <vt:variant>
        <vt:i4>0</vt:i4>
      </vt:variant>
      <vt:variant>
        <vt:i4>5</vt:i4>
      </vt:variant>
      <vt:variant>
        <vt:lpwstr/>
      </vt:variant>
      <vt:variant>
        <vt:lpwstr>_Toc242911227</vt:lpwstr>
      </vt:variant>
      <vt:variant>
        <vt:i4>1638451</vt:i4>
      </vt:variant>
      <vt:variant>
        <vt:i4>470</vt:i4>
      </vt:variant>
      <vt:variant>
        <vt:i4>0</vt:i4>
      </vt:variant>
      <vt:variant>
        <vt:i4>5</vt:i4>
      </vt:variant>
      <vt:variant>
        <vt:lpwstr/>
      </vt:variant>
      <vt:variant>
        <vt:lpwstr>_Toc242911226</vt:lpwstr>
      </vt:variant>
      <vt:variant>
        <vt:i4>1638451</vt:i4>
      </vt:variant>
      <vt:variant>
        <vt:i4>464</vt:i4>
      </vt:variant>
      <vt:variant>
        <vt:i4>0</vt:i4>
      </vt:variant>
      <vt:variant>
        <vt:i4>5</vt:i4>
      </vt:variant>
      <vt:variant>
        <vt:lpwstr/>
      </vt:variant>
      <vt:variant>
        <vt:lpwstr>_Toc242911225</vt:lpwstr>
      </vt:variant>
      <vt:variant>
        <vt:i4>1638451</vt:i4>
      </vt:variant>
      <vt:variant>
        <vt:i4>458</vt:i4>
      </vt:variant>
      <vt:variant>
        <vt:i4>0</vt:i4>
      </vt:variant>
      <vt:variant>
        <vt:i4>5</vt:i4>
      </vt:variant>
      <vt:variant>
        <vt:lpwstr/>
      </vt:variant>
      <vt:variant>
        <vt:lpwstr>_Toc242911224</vt:lpwstr>
      </vt:variant>
      <vt:variant>
        <vt:i4>1638451</vt:i4>
      </vt:variant>
      <vt:variant>
        <vt:i4>452</vt:i4>
      </vt:variant>
      <vt:variant>
        <vt:i4>0</vt:i4>
      </vt:variant>
      <vt:variant>
        <vt:i4>5</vt:i4>
      </vt:variant>
      <vt:variant>
        <vt:lpwstr/>
      </vt:variant>
      <vt:variant>
        <vt:lpwstr>_Toc242911223</vt:lpwstr>
      </vt:variant>
      <vt:variant>
        <vt:i4>1638451</vt:i4>
      </vt:variant>
      <vt:variant>
        <vt:i4>446</vt:i4>
      </vt:variant>
      <vt:variant>
        <vt:i4>0</vt:i4>
      </vt:variant>
      <vt:variant>
        <vt:i4>5</vt:i4>
      </vt:variant>
      <vt:variant>
        <vt:lpwstr/>
      </vt:variant>
      <vt:variant>
        <vt:lpwstr>_Toc242911222</vt:lpwstr>
      </vt:variant>
      <vt:variant>
        <vt:i4>1638451</vt:i4>
      </vt:variant>
      <vt:variant>
        <vt:i4>440</vt:i4>
      </vt:variant>
      <vt:variant>
        <vt:i4>0</vt:i4>
      </vt:variant>
      <vt:variant>
        <vt:i4>5</vt:i4>
      </vt:variant>
      <vt:variant>
        <vt:lpwstr/>
      </vt:variant>
      <vt:variant>
        <vt:lpwstr>_Toc242911221</vt:lpwstr>
      </vt:variant>
      <vt:variant>
        <vt:i4>1638451</vt:i4>
      </vt:variant>
      <vt:variant>
        <vt:i4>434</vt:i4>
      </vt:variant>
      <vt:variant>
        <vt:i4>0</vt:i4>
      </vt:variant>
      <vt:variant>
        <vt:i4>5</vt:i4>
      </vt:variant>
      <vt:variant>
        <vt:lpwstr/>
      </vt:variant>
      <vt:variant>
        <vt:lpwstr>_Toc242911220</vt:lpwstr>
      </vt:variant>
      <vt:variant>
        <vt:i4>1703987</vt:i4>
      </vt:variant>
      <vt:variant>
        <vt:i4>428</vt:i4>
      </vt:variant>
      <vt:variant>
        <vt:i4>0</vt:i4>
      </vt:variant>
      <vt:variant>
        <vt:i4>5</vt:i4>
      </vt:variant>
      <vt:variant>
        <vt:lpwstr/>
      </vt:variant>
      <vt:variant>
        <vt:lpwstr>_Toc242911219</vt:lpwstr>
      </vt:variant>
      <vt:variant>
        <vt:i4>1703987</vt:i4>
      </vt:variant>
      <vt:variant>
        <vt:i4>422</vt:i4>
      </vt:variant>
      <vt:variant>
        <vt:i4>0</vt:i4>
      </vt:variant>
      <vt:variant>
        <vt:i4>5</vt:i4>
      </vt:variant>
      <vt:variant>
        <vt:lpwstr/>
      </vt:variant>
      <vt:variant>
        <vt:lpwstr>_Toc242911218</vt:lpwstr>
      </vt:variant>
      <vt:variant>
        <vt:i4>1703987</vt:i4>
      </vt:variant>
      <vt:variant>
        <vt:i4>416</vt:i4>
      </vt:variant>
      <vt:variant>
        <vt:i4>0</vt:i4>
      </vt:variant>
      <vt:variant>
        <vt:i4>5</vt:i4>
      </vt:variant>
      <vt:variant>
        <vt:lpwstr/>
      </vt:variant>
      <vt:variant>
        <vt:lpwstr>_Toc242911217</vt:lpwstr>
      </vt:variant>
      <vt:variant>
        <vt:i4>1703987</vt:i4>
      </vt:variant>
      <vt:variant>
        <vt:i4>410</vt:i4>
      </vt:variant>
      <vt:variant>
        <vt:i4>0</vt:i4>
      </vt:variant>
      <vt:variant>
        <vt:i4>5</vt:i4>
      </vt:variant>
      <vt:variant>
        <vt:lpwstr/>
      </vt:variant>
      <vt:variant>
        <vt:lpwstr>_Toc242911216</vt:lpwstr>
      </vt:variant>
      <vt:variant>
        <vt:i4>1703987</vt:i4>
      </vt:variant>
      <vt:variant>
        <vt:i4>404</vt:i4>
      </vt:variant>
      <vt:variant>
        <vt:i4>0</vt:i4>
      </vt:variant>
      <vt:variant>
        <vt:i4>5</vt:i4>
      </vt:variant>
      <vt:variant>
        <vt:lpwstr/>
      </vt:variant>
      <vt:variant>
        <vt:lpwstr>_Toc242911215</vt:lpwstr>
      </vt:variant>
      <vt:variant>
        <vt:i4>1703987</vt:i4>
      </vt:variant>
      <vt:variant>
        <vt:i4>398</vt:i4>
      </vt:variant>
      <vt:variant>
        <vt:i4>0</vt:i4>
      </vt:variant>
      <vt:variant>
        <vt:i4>5</vt:i4>
      </vt:variant>
      <vt:variant>
        <vt:lpwstr/>
      </vt:variant>
      <vt:variant>
        <vt:lpwstr>_Toc242911214</vt:lpwstr>
      </vt:variant>
      <vt:variant>
        <vt:i4>1703987</vt:i4>
      </vt:variant>
      <vt:variant>
        <vt:i4>392</vt:i4>
      </vt:variant>
      <vt:variant>
        <vt:i4>0</vt:i4>
      </vt:variant>
      <vt:variant>
        <vt:i4>5</vt:i4>
      </vt:variant>
      <vt:variant>
        <vt:lpwstr/>
      </vt:variant>
      <vt:variant>
        <vt:lpwstr>_Toc242911213</vt:lpwstr>
      </vt:variant>
      <vt:variant>
        <vt:i4>1703987</vt:i4>
      </vt:variant>
      <vt:variant>
        <vt:i4>386</vt:i4>
      </vt:variant>
      <vt:variant>
        <vt:i4>0</vt:i4>
      </vt:variant>
      <vt:variant>
        <vt:i4>5</vt:i4>
      </vt:variant>
      <vt:variant>
        <vt:lpwstr/>
      </vt:variant>
      <vt:variant>
        <vt:lpwstr>_Toc242911212</vt:lpwstr>
      </vt:variant>
      <vt:variant>
        <vt:i4>1703987</vt:i4>
      </vt:variant>
      <vt:variant>
        <vt:i4>380</vt:i4>
      </vt:variant>
      <vt:variant>
        <vt:i4>0</vt:i4>
      </vt:variant>
      <vt:variant>
        <vt:i4>5</vt:i4>
      </vt:variant>
      <vt:variant>
        <vt:lpwstr/>
      </vt:variant>
      <vt:variant>
        <vt:lpwstr>_Toc242911211</vt:lpwstr>
      </vt:variant>
      <vt:variant>
        <vt:i4>1703987</vt:i4>
      </vt:variant>
      <vt:variant>
        <vt:i4>374</vt:i4>
      </vt:variant>
      <vt:variant>
        <vt:i4>0</vt:i4>
      </vt:variant>
      <vt:variant>
        <vt:i4>5</vt:i4>
      </vt:variant>
      <vt:variant>
        <vt:lpwstr/>
      </vt:variant>
      <vt:variant>
        <vt:lpwstr>_Toc242911210</vt:lpwstr>
      </vt:variant>
      <vt:variant>
        <vt:i4>1769523</vt:i4>
      </vt:variant>
      <vt:variant>
        <vt:i4>368</vt:i4>
      </vt:variant>
      <vt:variant>
        <vt:i4>0</vt:i4>
      </vt:variant>
      <vt:variant>
        <vt:i4>5</vt:i4>
      </vt:variant>
      <vt:variant>
        <vt:lpwstr/>
      </vt:variant>
      <vt:variant>
        <vt:lpwstr>_Toc242911209</vt:lpwstr>
      </vt:variant>
      <vt:variant>
        <vt:i4>1769523</vt:i4>
      </vt:variant>
      <vt:variant>
        <vt:i4>362</vt:i4>
      </vt:variant>
      <vt:variant>
        <vt:i4>0</vt:i4>
      </vt:variant>
      <vt:variant>
        <vt:i4>5</vt:i4>
      </vt:variant>
      <vt:variant>
        <vt:lpwstr/>
      </vt:variant>
      <vt:variant>
        <vt:lpwstr>_Toc242911208</vt:lpwstr>
      </vt:variant>
      <vt:variant>
        <vt:i4>1769523</vt:i4>
      </vt:variant>
      <vt:variant>
        <vt:i4>356</vt:i4>
      </vt:variant>
      <vt:variant>
        <vt:i4>0</vt:i4>
      </vt:variant>
      <vt:variant>
        <vt:i4>5</vt:i4>
      </vt:variant>
      <vt:variant>
        <vt:lpwstr/>
      </vt:variant>
      <vt:variant>
        <vt:lpwstr>_Toc242911207</vt:lpwstr>
      </vt:variant>
      <vt:variant>
        <vt:i4>1769523</vt:i4>
      </vt:variant>
      <vt:variant>
        <vt:i4>350</vt:i4>
      </vt:variant>
      <vt:variant>
        <vt:i4>0</vt:i4>
      </vt:variant>
      <vt:variant>
        <vt:i4>5</vt:i4>
      </vt:variant>
      <vt:variant>
        <vt:lpwstr/>
      </vt:variant>
      <vt:variant>
        <vt:lpwstr>_Toc242911206</vt:lpwstr>
      </vt:variant>
      <vt:variant>
        <vt:i4>1769523</vt:i4>
      </vt:variant>
      <vt:variant>
        <vt:i4>344</vt:i4>
      </vt:variant>
      <vt:variant>
        <vt:i4>0</vt:i4>
      </vt:variant>
      <vt:variant>
        <vt:i4>5</vt:i4>
      </vt:variant>
      <vt:variant>
        <vt:lpwstr/>
      </vt:variant>
      <vt:variant>
        <vt:lpwstr>_Toc242911205</vt:lpwstr>
      </vt:variant>
      <vt:variant>
        <vt:i4>1769523</vt:i4>
      </vt:variant>
      <vt:variant>
        <vt:i4>338</vt:i4>
      </vt:variant>
      <vt:variant>
        <vt:i4>0</vt:i4>
      </vt:variant>
      <vt:variant>
        <vt:i4>5</vt:i4>
      </vt:variant>
      <vt:variant>
        <vt:lpwstr/>
      </vt:variant>
      <vt:variant>
        <vt:lpwstr>_Toc242911204</vt:lpwstr>
      </vt:variant>
      <vt:variant>
        <vt:i4>1769523</vt:i4>
      </vt:variant>
      <vt:variant>
        <vt:i4>332</vt:i4>
      </vt:variant>
      <vt:variant>
        <vt:i4>0</vt:i4>
      </vt:variant>
      <vt:variant>
        <vt:i4>5</vt:i4>
      </vt:variant>
      <vt:variant>
        <vt:lpwstr/>
      </vt:variant>
      <vt:variant>
        <vt:lpwstr>_Toc242911203</vt:lpwstr>
      </vt:variant>
      <vt:variant>
        <vt:i4>1769523</vt:i4>
      </vt:variant>
      <vt:variant>
        <vt:i4>326</vt:i4>
      </vt:variant>
      <vt:variant>
        <vt:i4>0</vt:i4>
      </vt:variant>
      <vt:variant>
        <vt:i4>5</vt:i4>
      </vt:variant>
      <vt:variant>
        <vt:lpwstr/>
      </vt:variant>
      <vt:variant>
        <vt:lpwstr>_Toc242911202</vt:lpwstr>
      </vt:variant>
      <vt:variant>
        <vt:i4>1769523</vt:i4>
      </vt:variant>
      <vt:variant>
        <vt:i4>320</vt:i4>
      </vt:variant>
      <vt:variant>
        <vt:i4>0</vt:i4>
      </vt:variant>
      <vt:variant>
        <vt:i4>5</vt:i4>
      </vt:variant>
      <vt:variant>
        <vt:lpwstr/>
      </vt:variant>
      <vt:variant>
        <vt:lpwstr>_Toc242911201</vt:lpwstr>
      </vt:variant>
      <vt:variant>
        <vt:i4>1769523</vt:i4>
      </vt:variant>
      <vt:variant>
        <vt:i4>314</vt:i4>
      </vt:variant>
      <vt:variant>
        <vt:i4>0</vt:i4>
      </vt:variant>
      <vt:variant>
        <vt:i4>5</vt:i4>
      </vt:variant>
      <vt:variant>
        <vt:lpwstr/>
      </vt:variant>
      <vt:variant>
        <vt:lpwstr>_Toc242911200</vt:lpwstr>
      </vt:variant>
      <vt:variant>
        <vt:i4>1179696</vt:i4>
      </vt:variant>
      <vt:variant>
        <vt:i4>308</vt:i4>
      </vt:variant>
      <vt:variant>
        <vt:i4>0</vt:i4>
      </vt:variant>
      <vt:variant>
        <vt:i4>5</vt:i4>
      </vt:variant>
      <vt:variant>
        <vt:lpwstr/>
      </vt:variant>
      <vt:variant>
        <vt:lpwstr>_Toc242911199</vt:lpwstr>
      </vt:variant>
      <vt:variant>
        <vt:i4>1179696</vt:i4>
      </vt:variant>
      <vt:variant>
        <vt:i4>302</vt:i4>
      </vt:variant>
      <vt:variant>
        <vt:i4>0</vt:i4>
      </vt:variant>
      <vt:variant>
        <vt:i4>5</vt:i4>
      </vt:variant>
      <vt:variant>
        <vt:lpwstr/>
      </vt:variant>
      <vt:variant>
        <vt:lpwstr>_Toc242911198</vt:lpwstr>
      </vt:variant>
      <vt:variant>
        <vt:i4>1179696</vt:i4>
      </vt:variant>
      <vt:variant>
        <vt:i4>296</vt:i4>
      </vt:variant>
      <vt:variant>
        <vt:i4>0</vt:i4>
      </vt:variant>
      <vt:variant>
        <vt:i4>5</vt:i4>
      </vt:variant>
      <vt:variant>
        <vt:lpwstr/>
      </vt:variant>
      <vt:variant>
        <vt:lpwstr>_Toc242911197</vt:lpwstr>
      </vt:variant>
      <vt:variant>
        <vt:i4>1179696</vt:i4>
      </vt:variant>
      <vt:variant>
        <vt:i4>290</vt:i4>
      </vt:variant>
      <vt:variant>
        <vt:i4>0</vt:i4>
      </vt:variant>
      <vt:variant>
        <vt:i4>5</vt:i4>
      </vt:variant>
      <vt:variant>
        <vt:lpwstr/>
      </vt:variant>
      <vt:variant>
        <vt:lpwstr>_Toc242911196</vt:lpwstr>
      </vt:variant>
      <vt:variant>
        <vt:i4>1179696</vt:i4>
      </vt:variant>
      <vt:variant>
        <vt:i4>284</vt:i4>
      </vt:variant>
      <vt:variant>
        <vt:i4>0</vt:i4>
      </vt:variant>
      <vt:variant>
        <vt:i4>5</vt:i4>
      </vt:variant>
      <vt:variant>
        <vt:lpwstr/>
      </vt:variant>
      <vt:variant>
        <vt:lpwstr>_Toc242911195</vt:lpwstr>
      </vt:variant>
      <vt:variant>
        <vt:i4>1179696</vt:i4>
      </vt:variant>
      <vt:variant>
        <vt:i4>278</vt:i4>
      </vt:variant>
      <vt:variant>
        <vt:i4>0</vt:i4>
      </vt:variant>
      <vt:variant>
        <vt:i4>5</vt:i4>
      </vt:variant>
      <vt:variant>
        <vt:lpwstr/>
      </vt:variant>
      <vt:variant>
        <vt:lpwstr>_Toc242911194</vt:lpwstr>
      </vt:variant>
      <vt:variant>
        <vt:i4>1179696</vt:i4>
      </vt:variant>
      <vt:variant>
        <vt:i4>272</vt:i4>
      </vt:variant>
      <vt:variant>
        <vt:i4>0</vt:i4>
      </vt:variant>
      <vt:variant>
        <vt:i4>5</vt:i4>
      </vt:variant>
      <vt:variant>
        <vt:lpwstr/>
      </vt:variant>
      <vt:variant>
        <vt:lpwstr>_Toc242911193</vt:lpwstr>
      </vt:variant>
      <vt:variant>
        <vt:i4>1179696</vt:i4>
      </vt:variant>
      <vt:variant>
        <vt:i4>266</vt:i4>
      </vt:variant>
      <vt:variant>
        <vt:i4>0</vt:i4>
      </vt:variant>
      <vt:variant>
        <vt:i4>5</vt:i4>
      </vt:variant>
      <vt:variant>
        <vt:lpwstr/>
      </vt:variant>
      <vt:variant>
        <vt:lpwstr>_Toc242911192</vt:lpwstr>
      </vt:variant>
      <vt:variant>
        <vt:i4>1179696</vt:i4>
      </vt:variant>
      <vt:variant>
        <vt:i4>257</vt:i4>
      </vt:variant>
      <vt:variant>
        <vt:i4>0</vt:i4>
      </vt:variant>
      <vt:variant>
        <vt:i4>5</vt:i4>
      </vt:variant>
      <vt:variant>
        <vt:lpwstr/>
      </vt:variant>
      <vt:variant>
        <vt:lpwstr>_Toc242911191</vt:lpwstr>
      </vt:variant>
      <vt:variant>
        <vt:i4>1179696</vt:i4>
      </vt:variant>
      <vt:variant>
        <vt:i4>251</vt:i4>
      </vt:variant>
      <vt:variant>
        <vt:i4>0</vt:i4>
      </vt:variant>
      <vt:variant>
        <vt:i4>5</vt:i4>
      </vt:variant>
      <vt:variant>
        <vt:lpwstr/>
      </vt:variant>
      <vt:variant>
        <vt:lpwstr>_Toc242911190</vt:lpwstr>
      </vt:variant>
      <vt:variant>
        <vt:i4>1245232</vt:i4>
      </vt:variant>
      <vt:variant>
        <vt:i4>245</vt:i4>
      </vt:variant>
      <vt:variant>
        <vt:i4>0</vt:i4>
      </vt:variant>
      <vt:variant>
        <vt:i4>5</vt:i4>
      </vt:variant>
      <vt:variant>
        <vt:lpwstr/>
      </vt:variant>
      <vt:variant>
        <vt:lpwstr>_Toc242911189</vt:lpwstr>
      </vt:variant>
      <vt:variant>
        <vt:i4>1245232</vt:i4>
      </vt:variant>
      <vt:variant>
        <vt:i4>239</vt:i4>
      </vt:variant>
      <vt:variant>
        <vt:i4>0</vt:i4>
      </vt:variant>
      <vt:variant>
        <vt:i4>5</vt:i4>
      </vt:variant>
      <vt:variant>
        <vt:lpwstr/>
      </vt:variant>
      <vt:variant>
        <vt:lpwstr>_Toc242911188</vt:lpwstr>
      </vt:variant>
      <vt:variant>
        <vt:i4>1245232</vt:i4>
      </vt:variant>
      <vt:variant>
        <vt:i4>233</vt:i4>
      </vt:variant>
      <vt:variant>
        <vt:i4>0</vt:i4>
      </vt:variant>
      <vt:variant>
        <vt:i4>5</vt:i4>
      </vt:variant>
      <vt:variant>
        <vt:lpwstr/>
      </vt:variant>
      <vt:variant>
        <vt:lpwstr>_Toc242911187</vt:lpwstr>
      </vt:variant>
      <vt:variant>
        <vt:i4>1245232</vt:i4>
      </vt:variant>
      <vt:variant>
        <vt:i4>227</vt:i4>
      </vt:variant>
      <vt:variant>
        <vt:i4>0</vt:i4>
      </vt:variant>
      <vt:variant>
        <vt:i4>5</vt:i4>
      </vt:variant>
      <vt:variant>
        <vt:lpwstr/>
      </vt:variant>
      <vt:variant>
        <vt:lpwstr>_Toc242911186</vt:lpwstr>
      </vt:variant>
      <vt:variant>
        <vt:i4>1245232</vt:i4>
      </vt:variant>
      <vt:variant>
        <vt:i4>221</vt:i4>
      </vt:variant>
      <vt:variant>
        <vt:i4>0</vt:i4>
      </vt:variant>
      <vt:variant>
        <vt:i4>5</vt:i4>
      </vt:variant>
      <vt:variant>
        <vt:lpwstr/>
      </vt:variant>
      <vt:variant>
        <vt:lpwstr>_Toc242911185</vt:lpwstr>
      </vt:variant>
      <vt:variant>
        <vt:i4>1245232</vt:i4>
      </vt:variant>
      <vt:variant>
        <vt:i4>215</vt:i4>
      </vt:variant>
      <vt:variant>
        <vt:i4>0</vt:i4>
      </vt:variant>
      <vt:variant>
        <vt:i4>5</vt:i4>
      </vt:variant>
      <vt:variant>
        <vt:lpwstr/>
      </vt:variant>
      <vt:variant>
        <vt:lpwstr>_Toc242911184</vt:lpwstr>
      </vt:variant>
      <vt:variant>
        <vt:i4>1245232</vt:i4>
      </vt:variant>
      <vt:variant>
        <vt:i4>209</vt:i4>
      </vt:variant>
      <vt:variant>
        <vt:i4>0</vt:i4>
      </vt:variant>
      <vt:variant>
        <vt:i4>5</vt:i4>
      </vt:variant>
      <vt:variant>
        <vt:lpwstr/>
      </vt:variant>
      <vt:variant>
        <vt:lpwstr>_Toc242911183</vt:lpwstr>
      </vt:variant>
      <vt:variant>
        <vt:i4>1245232</vt:i4>
      </vt:variant>
      <vt:variant>
        <vt:i4>203</vt:i4>
      </vt:variant>
      <vt:variant>
        <vt:i4>0</vt:i4>
      </vt:variant>
      <vt:variant>
        <vt:i4>5</vt:i4>
      </vt:variant>
      <vt:variant>
        <vt:lpwstr/>
      </vt:variant>
      <vt:variant>
        <vt:lpwstr>_Toc242911182</vt:lpwstr>
      </vt:variant>
      <vt:variant>
        <vt:i4>1245232</vt:i4>
      </vt:variant>
      <vt:variant>
        <vt:i4>194</vt:i4>
      </vt:variant>
      <vt:variant>
        <vt:i4>0</vt:i4>
      </vt:variant>
      <vt:variant>
        <vt:i4>5</vt:i4>
      </vt:variant>
      <vt:variant>
        <vt:lpwstr/>
      </vt:variant>
      <vt:variant>
        <vt:lpwstr>_Toc242911181</vt:lpwstr>
      </vt:variant>
      <vt:variant>
        <vt:i4>1245232</vt:i4>
      </vt:variant>
      <vt:variant>
        <vt:i4>188</vt:i4>
      </vt:variant>
      <vt:variant>
        <vt:i4>0</vt:i4>
      </vt:variant>
      <vt:variant>
        <vt:i4>5</vt:i4>
      </vt:variant>
      <vt:variant>
        <vt:lpwstr/>
      </vt:variant>
      <vt:variant>
        <vt:lpwstr>_Toc242911180</vt:lpwstr>
      </vt:variant>
      <vt:variant>
        <vt:i4>1835056</vt:i4>
      </vt:variant>
      <vt:variant>
        <vt:i4>182</vt:i4>
      </vt:variant>
      <vt:variant>
        <vt:i4>0</vt:i4>
      </vt:variant>
      <vt:variant>
        <vt:i4>5</vt:i4>
      </vt:variant>
      <vt:variant>
        <vt:lpwstr/>
      </vt:variant>
      <vt:variant>
        <vt:lpwstr>_Toc242911179</vt:lpwstr>
      </vt:variant>
      <vt:variant>
        <vt:i4>1835056</vt:i4>
      </vt:variant>
      <vt:variant>
        <vt:i4>176</vt:i4>
      </vt:variant>
      <vt:variant>
        <vt:i4>0</vt:i4>
      </vt:variant>
      <vt:variant>
        <vt:i4>5</vt:i4>
      </vt:variant>
      <vt:variant>
        <vt:lpwstr/>
      </vt:variant>
      <vt:variant>
        <vt:lpwstr>_Toc242911178</vt:lpwstr>
      </vt:variant>
      <vt:variant>
        <vt:i4>1835056</vt:i4>
      </vt:variant>
      <vt:variant>
        <vt:i4>170</vt:i4>
      </vt:variant>
      <vt:variant>
        <vt:i4>0</vt:i4>
      </vt:variant>
      <vt:variant>
        <vt:i4>5</vt:i4>
      </vt:variant>
      <vt:variant>
        <vt:lpwstr/>
      </vt:variant>
      <vt:variant>
        <vt:lpwstr>_Toc242911177</vt:lpwstr>
      </vt:variant>
      <vt:variant>
        <vt:i4>1835056</vt:i4>
      </vt:variant>
      <vt:variant>
        <vt:i4>164</vt:i4>
      </vt:variant>
      <vt:variant>
        <vt:i4>0</vt:i4>
      </vt:variant>
      <vt:variant>
        <vt:i4>5</vt:i4>
      </vt:variant>
      <vt:variant>
        <vt:lpwstr/>
      </vt:variant>
      <vt:variant>
        <vt:lpwstr>_Toc242911176</vt:lpwstr>
      </vt:variant>
      <vt:variant>
        <vt:i4>1835056</vt:i4>
      </vt:variant>
      <vt:variant>
        <vt:i4>158</vt:i4>
      </vt:variant>
      <vt:variant>
        <vt:i4>0</vt:i4>
      </vt:variant>
      <vt:variant>
        <vt:i4>5</vt:i4>
      </vt:variant>
      <vt:variant>
        <vt:lpwstr/>
      </vt:variant>
      <vt:variant>
        <vt:lpwstr>_Toc242911175</vt:lpwstr>
      </vt:variant>
      <vt:variant>
        <vt:i4>1835056</vt:i4>
      </vt:variant>
      <vt:variant>
        <vt:i4>152</vt:i4>
      </vt:variant>
      <vt:variant>
        <vt:i4>0</vt:i4>
      </vt:variant>
      <vt:variant>
        <vt:i4>5</vt:i4>
      </vt:variant>
      <vt:variant>
        <vt:lpwstr/>
      </vt:variant>
      <vt:variant>
        <vt:lpwstr>_Toc242911174</vt:lpwstr>
      </vt:variant>
      <vt:variant>
        <vt:i4>1835056</vt:i4>
      </vt:variant>
      <vt:variant>
        <vt:i4>146</vt:i4>
      </vt:variant>
      <vt:variant>
        <vt:i4>0</vt:i4>
      </vt:variant>
      <vt:variant>
        <vt:i4>5</vt:i4>
      </vt:variant>
      <vt:variant>
        <vt:lpwstr/>
      </vt:variant>
      <vt:variant>
        <vt:lpwstr>_Toc242911173</vt:lpwstr>
      </vt:variant>
      <vt:variant>
        <vt:i4>1835056</vt:i4>
      </vt:variant>
      <vt:variant>
        <vt:i4>140</vt:i4>
      </vt:variant>
      <vt:variant>
        <vt:i4>0</vt:i4>
      </vt:variant>
      <vt:variant>
        <vt:i4>5</vt:i4>
      </vt:variant>
      <vt:variant>
        <vt:lpwstr/>
      </vt:variant>
      <vt:variant>
        <vt:lpwstr>_Toc242911172</vt:lpwstr>
      </vt:variant>
      <vt:variant>
        <vt:i4>1835056</vt:i4>
      </vt:variant>
      <vt:variant>
        <vt:i4>134</vt:i4>
      </vt:variant>
      <vt:variant>
        <vt:i4>0</vt:i4>
      </vt:variant>
      <vt:variant>
        <vt:i4>5</vt:i4>
      </vt:variant>
      <vt:variant>
        <vt:lpwstr/>
      </vt:variant>
      <vt:variant>
        <vt:lpwstr>_Toc242911171</vt:lpwstr>
      </vt:variant>
      <vt:variant>
        <vt:i4>1835056</vt:i4>
      </vt:variant>
      <vt:variant>
        <vt:i4>128</vt:i4>
      </vt:variant>
      <vt:variant>
        <vt:i4>0</vt:i4>
      </vt:variant>
      <vt:variant>
        <vt:i4>5</vt:i4>
      </vt:variant>
      <vt:variant>
        <vt:lpwstr/>
      </vt:variant>
      <vt:variant>
        <vt:lpwstr>_Toc242911170</vt:lpwstr>
      </vt:variant>
      <vt:variant>
        <vt:i4>1900592</vt:i4>
      </vt:variant>
      <vt:variant>
        <vt:i4>122</vt:i4>
      </vt:variant>
      <vt:variant>
        <vt:i4>0</vt:i4>
      </vt:variant>
      <vt:variant>
        <vt:i4>5</vt:i4>
      </vt:variant>
      <vt:variant>
        <vt:lpwstr/>
      </vt:variant>
      <vt:variant>
        <vt:lpwstr>_Toc242911169</vt:lpwstr>
      </vt:variant>
      <vt:variant>
        <vt:i4>1900592</vt:i4>
      </vt:variant>
      <vt:variant>
        <vt:i4>116</vt:i4>
      </vt:variant>
      <vt:variant>
        <vt:i4>0</vt:i4>
      </vt:variant>
      <vt:variant>
        <vt:i4>5</vt:i4>
      </vt:variant>
      <vt:variant>
        <vt:lpwstr/>
      </vt:variant>
      <vt:variant>
        <vt:lpwstr>_Toc242911168</vt:lpwstr>
      </vt:variant>
      <vt:variant>
        <vt:i4>1900592</vt:i4>
      </vt:variant>
      <vt:variant>
        <vt:i4>110</vt:i4>
      </vt:variant>
      <vt:variant>
        <vt:i4>0</vt:i4>
      </vt:variant>
      <vt:variant>
        <vt:i4>5</vt:i4>
      </vt:variant>
      <vt:variant>
        <vt:lpwstr/>
      </vt:variant>
      <vt:variant>
        <vt:lpwstr>_Toc242911167</vt:lpwstr>
      </vt:variant>
      <vt:variant>
        <vt:i4>1900592</vt:i4>
      </vt:variant>
      <vt:variant>
        <vt:i4>104</vt:i4>
      </vt:variant>
      <vt:variant>
        <vt:i4>0</vt:i4>
      </vt:variant>
      <vt:variant>
        <vt:i4>5</vt:i4>
      </vt:variant>
      <vt:variant>
        <vt:lpwstr/>
      </vt:variant>
      <vt:variant>
        <vt:lpwstr>_Toc242911166</vt:lpwstr>
      </vt:variant>
      <vt:variant>
        <vt:i4>1900592</vt:i4>
      </vt:variant>
      <vt:variant>
        <vt:i4>98</vt:i4>
      </vt:variant>
      <vt:variant>
        <vt:i4>0</vt:i4>
      </vt:variant>
      <vt:variant>
        <vt:i4>5</vt:i4>
      </vt:variant>
      <vt:variant>
        <vt:lpwstr/>
      </vt:variant>
      <vt:variant>
        <vt:lpwstr>_Toc242911165</vt:lpwstr>
      </vt:variant>
      <vt:variant>
        <vt:i4>1900592</vt:i4>
      </vt:variant>
      <vt:variant>
        <vt:i4>92</vt:i4>
      </vt:variant>
      <vt:variant>
        <vt:i4>0</vt:i4>
      </vt:variant>
      <vt:variant>
        <vt:i4>5</vt:i4>
      </vt:variant>
      <vt:variant>
        <vt:lpwstr/>
      </vt:variant>
      <vt:variant>
        <vt:lpwstr>_Toc242911164</vt:lpwstr>
      </vt:variant>
      <vt:variant>
        <vt:i4>1900592</vt:i4>
      </vt:variant>
      <vt:variant>
        <vt:i4>86</vt:i4>
      </vt:variant>
      <vt:variant>
        <vt:i4>0</vt:i4>
      </vt:variant>
      <vt:variant>
        <vt:i4>5</vt:i4>
      </vt:variant>
      <vt:variant>
        <vt:lpwstr/>
      </vt:variant>
      <vt:variant>
        <vt:lpwstr>_Toc242911163</vt:lpwstr>
      </vt:variant>
      <vt:variant>
        <vt:i4>1900592</vt:i4>
      </vt:variant>
      <vt:variant>
        <vt:i4>80</vt:i4>
      </vt:variant>
      <vt:variant>
        <vt:i4>0</vt:i4>
      </vt:variant>
      <vt:variant>
        <vt:i4>5</vt:i4>
      </vt:variant>
      <vt:variant>
        <vt:lpwstr/>
      </vt:variant>
      <vt:variant>
        <vt:lpwstr>_Toc242911162</vt:lpwstr>
      </vt:variant>
      <vt:variant>
        <vt:i4>1900592</vt:i4>
      </vt:variant>
      <vt:variant>
        <vt:i4>74</vt:i4>
      </vt:variant>
      <vt:variant>
        <vt:i4>0</vt:i4>
      </vt:variant>
      <vt:variant>
        <vt:i4>5</vt:i4>
      </vt:variant>
      <vt:variant>
        <vt:lpwstr/>
      </vt:variant>
      <vt:variant>
        <vt:lpwstr>_Toc242911161</vt:lpwstr>
      </vt:variant>
      <vt:variant>
        <vt:i4>1900592</vt:i4>
      </vt:variant>
      <vt:variant>
        <vt:i4>68</vt:i4>
      </vt:variant>
      <vt:variant>
        <vt:i4>0</vt:i4>
      </vt:variant>
      <vt:variant>
        <vt:i4>5</vt:i4>
      </vt:variant>
      <vt:variant>
        <vt:lpwstr/>
      </vt:variant>
      <vt:variant>
        <vt:lpwstr>_Toc242911160</vt:lpwstr>
      </vt:variant>
      <vt:variant>
        <vt:i4>1966128</vt:i4>
      </vt:variant>
      <vt:variant>
        <vt:i4>62</vt:i4>
      </vt:variant>
      <vt:variant>
        <vt:i4>0</vt:i4>
      </vt:variant>
      <vt:variant>
        <vt:i4>5</vt:i4>
      </vt:variant>
      <vt:variant>
        <vt:lpwstr/>
      </vt:variant>
      <vt:variant>
        <vt:lpwstr>_Toc242911159</vt:lpwstr>
      </vt:variant>
      <vt:variant>
        <vt:i4>1966128</vt:i4>
      </vt:variant>
      <vt:variant>
        <vt:i4>56</vt:i4>
      </vt:variant>
      <vt:variant>
        <vt:i4>0</vt:i4>
      </vt:variant>
      <vt:variant>
        <vt:i4>5</vt:i4>
      </vt:variant>
      <vt:variant>
        <vt:lpwstr/>
      </vt:variant>
      <vt:variant>
        <vt:lpwstr>_Toc242911158</vt:lpwstr>
      </vt:variant>
      <vt:variant>
        <vt:i4>1966128</vt:i4>
      </vt:variant>
      <vt:variant>
        <vt:i4>50</vt:i4>
      </vt:variant>
      <vt:variant>
        <vt:i4>0</vt:i4>
      </vt:variant>
      <vt:variant>
        <vt:i4>5</vt:i4>
      </vt:variant>
      <vt:variant>
        <vt:lpwstr/>
      </vt:variant>
      <vt:variant>
        <vt:lpwstr>_Toc242911157</vt:lpwstr>
      </vt:variant>
      <vt:variant>
        <vt:i4>1966128</vt:i4>
      </vt:variant>
      <vt:variant>
        <vt:i4>44</vt:i4>
      </vt:variant>
      <vt:variant>
        <vt:i4>0</vt:i4>
      </vt:variant>
      <vt:variant>
        <vt:i4>5</vt:i4>
      </vt:variant>
      <vt:variant>
        <vt:lpwstr/>
      </vt:variant>
      <vt:variant>
        <vt:lpwstr>_Toc242911156</vt:lpwstr>
      </vt:variant>
      <vt:variant>
        <vt:i4>1966128</vt:i4>
      </vt:variant>
      <vt:variant>
        <vt:i4>38</vt:i4>
      </vt:variant>
      <vt:variant>
        <vt:i4>0</vt:i4>
      </vt:variant>
      <vt:variant>
        <vt:i4>5</vt:i4>
      </vt:variant>
      <vt:variant>
        <vt:lpwstr/>
      </vt:variant>
      <vt:variant>
        <vt:lpwstr>_Toc242911155</vt:lpwstr>
      </vt:variant>
      <vt:variant>
        <vt:i4>1966128</vt:i4>
      </vt:variant>
      <vt:variant>
        <vt:i4>32</vt:i4>
      </vt:variant>
      <vt:variant>
        <vt:i4>0</vt:i4>
      </vt:variant>
      <vt:variant>
        <vt:i4>5</vt:i4>
      </vt:variant>
      <vt:variant>
        <vt:lpwstr/>
      </vt:variant>
      <vt:variant>
        <vt:lpwstr>_Toc242911154</vt:lpwstr>
      </vt:variant>
      <vt:variant>
        <vt:i4>1966128</vt:i4>
      </vt:variant>
      <vt:variant>
        <vt:i4>26</vt:i4>
      </vt:variant>
      <vt:variant>
        <vt:i4>0</vt:i4>
      </vt:variant>
      <vt:variant>
        <vt:i4>5</vt:i4>
      </vt:variant>
      <vt:variant>
        <vt:lpwstr/>
      </vt:variant>
      <vt:variant>
        <vt:lpwstr>_Toc242911153</vt:lpwstr>
      </vt:variant>
      <vt:variant>
        <vt:i4>1966128</vt:i4>
      </vt:variant>
      <vt:variant>
        <vt:i4>20</vt:i4>
      </vt:variant>
      <vt:variant>
        <vt:i4>0</vt:i4>
      </vt:variant>
      <vt:variant>
        <vt:i4>5</vt:i4>
      </vt:variant>
      <vt:variant>
        <vt:lpwstr/>
      </vt:variant>
      <vt:variant>
        <vt:lpwstr>_Toc242911152</vt:lpwstr>
      </vt:variant>
      <vt:variant>
        <vt:i4>1966128</vt:i4>
      </vt:variant>
      <vt:variant>
        <vt:i4>14</vt:i4>
      </vt:variant>
      <vt:variant>
        <vt:i4>0</vt:i4>
      </vt:variant>
      <vt:variant>
        <vt:i4>5</vt:i4>
      </vt:variant>
      <vt:variant>
        <vt:lpwstr/>
      </vt:variant>
      <vt:variant>
        <vt:lpwstr>_Toc242911151</vt:lpwstr>
      </vt:variant>
      <vt:variant>
        <vt:i4>1966128</vt:i4>
      </vt:variant>
      <vt:variant>
        <vt:i4>8</vt:i4>
      </vt:variant>
      <vt:variant>
        <vt:i4>0</vt:i4>
      </vt:variant>
      <vt:variant>
        <vt:i4>5</vt:i4>
      </vt:variant>
      <vt:variant>
        <vt:lpwstr/>
      </vt:variant>
      <vt:variant>
        <vt:lpwstr>_Toc242911150</vt:lpwstr>
      </vt:variant>
      <vt:variant>
        <vt:i4>2031664</vt:i4>
      </vt:variant>
      <vt:variant>
        <vt:i4>2</vt:i4>
      </vt:variant>
      <vt:variant>
        <vt:i4>0</vt:i4>
      </vt:variant>
      <vt:variant>
        <vt:i4>5</vt:i4>
      </vt:variant>
      <vt:variant>
        <vt:lpwstr/>
      </vt:variant>
      <vt:variant>
        <vt:lpwstr>_Toc242911149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CICS-Lipa</dc:creator>
  <cp:keywords/>
  <cp:lastModifiedBy>Ralph Lucero</cp:lastModifiedBy>
  <cp:revision>2</cp:revision>
  <cp:lastPrinted>2026-10-14T14:58:00Z</cp:lastPrinted>
  <dcterms:created xsi:type="dcterms:W3CDTF">2026-10-15T09:03:00Z</dcterms:created>
  <dcterms:modified xsi:type="dcterms:W3CDTF">2026-10-15T09:03:00Z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bb70b34d5202dc2a5d9e4f2705ff90d6cf5a242bcecd125afe3aa1ea7f31e4e9</vt:lpwstr>
  </property>
</Properties>
</file>